
<file path=[Content_Types].xml><?xml version="1.0" encoding="utf-8"?>
<Types xmlns="http://schemas.openxmlformats.org/package/2006/content-types">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theme/themeOverride1.xml" ContentType="application/vnd.openxmlformats-officedocument.themeOverride+xml"/>
  <Override PartName="/word/charts/chart23.xml" ContentType="application/vnd.openxmlformats-officedocument.drawingml.chart+xml"/>
  <Override PartName="/word/theme/themeOverride2.xml" ContentType="application/vnd.openxmlformats-officedocument.themeOverride+xml"/>
  <Override PartName="/word/charts/chart24.xml" ContentType="application/vnd.openxmlformats-officedocument.drawingml.chart+xml"/>
  <Override PartName="/word/theme/themeOverride3.xml" ContentType="application/vnd.openxmlformats-officedocument.themeOverride+xml"/>
  <Override PartName="/word/charts/chart25.xml" ContentType="application/vnd.openxmlformats-officedocument.drawingml.chart+xml"/>
  <Override PartName="/word/theme/themeOverride4.xml" ContentType="application/vnd.openxmlformats-officedocument.themeOverride+xml"/>
  <Override PartName="/word/charts/chart26.xml" ContentType="application/vnd.openxmlformats-officedocument.drawingml.chart+xml"/>
  <Override PartName="/word/theme/themeOverride5.xml" ContentType="application/vnd.openxmlformats-officedocument.themeOverride+xml"/>
  <Override PartName="/word/charts/chart27.xml" ContentType="application/vnd.openxmlformats-officedocument.drawingml.chart+xml"/>
  <Override PartName="/word/theme/themeOverride6.xml" ContentType="application/vnd.openxmlformats-officedocument.themeOverride+xml"/>
  <Override PartName="/word/charts/chart28.xml" ContentType="application/vnd.openxmlformats-officedocument.drawingml.chart+xml"/>
  <Override PartName="/word/theme/themeOverride7.xml" ContentType="application/vnd.openxmlformats-officedocument.themeOverride+xml"/>
  <Override PartName="/word/charts/chart29.xml" ContentType="application/vnd.openxmlformats-officedocument.drawingml.chart+xml"/>
  <Override PartName="/word/theme/themeOverride8.xml" ContentType="application/vnd.openxmlformats-officedocument.themeOverride+xml"/>
  <Override PartName="/word/charts/chart30.xml" ContentType="application/vnd.openxmlformats-officedocument.drawingml.chart+xml"/>
  <Override PartName="/word/theme/themeOverride9.xml" ContentType="application/vnd.openxmlformats-officedocument.themeOverride+xml"/>
  <Override PartName="/word/charts/chart31.xml" ContentType="application/vnd.openxmlformats-officedocument.drawingml.chart+xml"/>
  <Override PartName="/word/charts/chart32.xml" ContentType="application/vnd.openxmlformats-officedocument.drawingml.chart+xml"/>
  <Override PartName="/word/theme/themeOverride10.xml" ContentType="application/vnd.openxmlformats-officedocument.themeOverride+xml"/>
  <Override PartName="/word/charts/chart33.xml" ContentType="application/vnd.openxmlformats-officedocument.drawingml.chart+xml"/>
  <Override PartName="/word/theme/themeOverride11.xml" ContentType="application/vnd.openxmlformats-officedocument.themeOverride+xml"/>
  <Override PartName="/word/charts/chart34.xml" ContentType="application/vnd.openxmlformats-officedocument.drawingml.chart+xml"/>
  <Override PartName="/word/theme/themeOverride12.xml" ContentType="application/vnd.openxmlformats-officedocument.themeOverride+xml"/>
  <Override PartName="/word/charts/chart35.xml" ContentType="application/vnd.openxmlformats-officedocument.drawingml.chart+xml"/>
  <Override PartName="/word/charts/chart36.xml" ContentType="application/vnd.openxmlformats-officedocument.drawingml.chart+xml"/>
  <Override PartName="/word/theme/themeOverride13.xml" ContentType="application/vnd.openxmlformats-officedocument.themeOverride+xml"/>
  <Override PartName="/word/charts/chart37.xml" ContentType="application/vnd.openxmlformats-officedocument.drawingml.chart+xml"/>
  <Override PartName="/word/theme/themeOverride14.xml" ContentType="application/vnd.openxmlformats-officedocument.themeOverride+xml"/>
  <Override PartName="/word/charts/chart38.xml" ContentType="application/vnd.openxmlformats-officedocument.drawingml.chart+xml"/>
  <Override PartName="/word/theme/themeOverride15.xml" ContentType="application/vnd.openxmlformats-officedocument.themeOverride+xml"/>
  <Override PartName="/word/charts/chart39.xml" ContentType="application/vnd.openxmlformats-officedocument.drawingml.chart+xml"/>
  <Override PartName="/word/theme/themeOverride16.xml" ContentType="application/vnd.openxmlformats-officedocument.themeOverride+xml"/>
  <Override PartName="/word/charts/chart40.xml" ContentType="application/vnd.openxmlformats-officedocument.drawingml.chart+xml"/>
  <Override PartName="/word/theme/themeOverride17.xml" ContentType="application/vnd.openxmlformats-officedocument.themeOverride+xml"/>
  <Override PartName="/word/charts/chart41.xml" ContentType="application/vnd.openxmlformats-officedocument.drawingml.chart+xml"/>
  <Override PartName="/word/theme/themeOverride18.xml" ContentType="application/vnd.openxmlformats-officedocument.themeOverride+xml"/>
  <Override PartName="/word/charts/chart42.xml" ContentType="application/vnd.openxmlformats-officedocument.drawingml.chart+xml"/>
  <Override PartName="/word/theme/themeOverride19.xml" ContentType="application/vnd.openxmlformats-officedocument.themeOverride+xml"/>
  <Override PartName="/word/charts/chart43.xml" ContentType="application/vnd.openxmlformats-officedocument.drawingml.chart+xml"/>
  <Override PartName="/word/theme/themeOverride20.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96E05" w14:textId="77777777" w:rsidR="00741938" w:rsidRPr="000B4BC2" w:rsidRDefault="00741938" w:rsidP="000B4BC2">
      <w:pPr>
        <w:tabs>
          <w:tab w:val="left" w:pos="2608"/>
        </w:tabs>
        <w:jc w:val="center"/>
        <w:rPr>
          <w:rFonts w:asciiTheme="majorHAnsi" w:hAnsiTheme="majorHAnsi"/>
          <w:b/>
          <w:sz w:val="40"/>
          <w:szCs w:val="40"/>
        </w:rPr>
      </w:pPr>
    </w:p>
    <w:p w14:paraId="35D97D9F" w14:textId="2FB04CA6" w:rsidR="005A2DDD" w:rsidRDefault="00EE42B4" w:rsidP="00522332">
      <w:pPr>
        <w:tabs>
          <w:tab w:val="left" w:pos="2608"/>
        </w:tabs>
        <w:jc w:val="center"/>
        <w:rPr>
          <w:rFonts w:asciiTheme="majorHAnsi" w:hAnsiTheme="majorHAnsi"/>
          <w:b/>
          <w:sz w:val="40"/>
          <w:szCs w:val="40"/>
        </w:rPr>
      </w:pPr>
      <w:r w:rsidRPr="00766EFF">
        <w:rPr>
          <w:rFonts w:asciiTheme="majorHAnsi" w:hAnsiTheme="majorHAnsi"/>
          <w:noProof/>
          <w:sz w:val="32"/>
          <w:szCs w:val="32"/>
          <w:lang w:val="es-ES" w:eastAsia="es-ES"/>
        </w:rPr>
        <w:drawing>
          <wp:anchor distT="0" distB="0" distL="114300" distR="114300" simplePos="0" relativeHeight="251644928" behindDoc="0" locked="0" layoutInCell="1" allowOverlap="1" wp14:anchorId="327AE303" wp14:editId="0F61A2D4">
            <wp:simplePos x="0" y="0"/>
            <wp:positionH relativeFrom="margin">
              <wp:posOffset>328930</wp:posOffset>
            </wp:positionH>
            <wp:positionV relativeFrom="paragraph">
              <wp:posOffset>211455</wp:posOffset>
            </wp:positionV>
            <wp:extent cx="4867275" cy="1752600"/>
            <wp:effectExtent l="0" t="0" r="9525" b="0"/>
            <wp:wrapSquare wrapText="bothSides"/>
            <wp:docPr id="1" name="Imagen 1" descr="C:\Users\USER\OneDrive\Archivos varios\Logo nuevo\logo tecnoambiental FINAL-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OneDrive\Archivos varios\Logo nuevo\logo tecnoambiental FINAL-0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7275"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853F3F" w14:textId="6502B8AE" w:rsidR="00522332" w:rsidRDefault="00CB79CD" w:rsidP="00522332">
      <w:pPr>
        <w:tabs>
          <w:tab w:val="left" w:pos="2608"/>
        </w:tabs>
        <w:jc w:val="center"/>
        <w:rPr>
          <w:rFonts w:asciiTheme="majorHAnsi" w:hAnsiTheme="majorHAnsi"/>
          <w:b/>
          <w:sz w:val="40"/>
          <w:szCs w:val="40"/>
        </w:rPr>
      </w:pPr>
      <w:r>
        <w:rPr>
          <w:b/>
          <w:sz w:val="40"/>
          <w:szCs w:val="40"/>
        </w:rPr>
        <w:t>CONSULTORÍA</w:t>
      </w:r>
      <w:r w:rsidR="00522332" w:rsidRPr="000B4BC2">
        <w:rPr>
          <w:rFonts w:asciiTheme="majorHAnsi" w:hAnsiTheme="majorHAnsi"/>
          <w:b/>
          <w:sz w:val="40"/>
          <w:szCs w:val="40"/>
        </w:rPr>
        <w:t>:</w:t>
      </w:r>
    </w:p>
    <w:p w14:paraId="0B738926" w14:textId="77777777" w:rsidR="00CB79CD" w:rsidRDefault="00CB79CD" w:rsidP="00522332">
      <w:pPr>
        <w:tabs>
          <w:tab w:val="left" w:pos="2608"/>
        </w:tabs>
        <w:jc w:val="center"/>
        <w:rPr>
          <w:rFonts w:asciiTheme="majorHAnsi" w:hAnsiTheme="majorHAnsi"/>
          <w:b/>
          <w:sz w:val="40"/>
          <w:szCs w:val="40"/>
        </w:rPr>
      </w:pPr>
    </w:p>
    <w:p w14:paraId="66B503B0" w14:textId="148F6209" w:rsidR="00741938" w:rsidRPr="00073042" w:rsidRDefault="00073042" w:rsidP="00073042">
      <w:pPr>
        <w:jc w:val="center"/>
        <w:rPr>
          <w:b/>
          <w:sz w:val="36"/>
          <w:szCs w:val="36"/>
        </w:rPr>
      </w:pPr>
      <w:proofErr w:type="gramStart"/>
      <w:r>
        <w:rPr>
          <w:b/>
          <w:sz w:val="40"/>
          <w:szCs w:val="40"/>
        </w:rPr>
        <w:t>”</w:t>
      </w:r>
      <w:r w:rsidR="00766EFF">
        <w:rPr>
          <w:b/>
          <w:sz w:val="40"/>
          <w:szCs w:val="40"/>
        </w:rPr>
        <w:t>MONITOREO</w:t>
      </w:r>
      <w:proofErr w:type="gramEnd"/>
      <w:r w:rsidR="00766EFF">
        <w:rPr>
          <w:b/>
          <w:sz w:val="40"/>
          <w:szCs w:val="40"/>
        </w:rPr>
        <w:t xml:space="preserve"> DE </w:t>
      </w:r>
      <w:r w:rsidR="00716F23">
        <w:rPr>
          <w:b/>
          <w:sz w:val="40"/>
          <w:szCs w:val="40"/>
        </w:rPr>
        <w:t xml:space="preserve">LA </w:t>
      </w:r>
      <w:r w:rsidR="00766EFF">
        <w:rPr>
          <w:b/>
          <w:sz w:val="40"/>
          <w:szCs w:val="40"/>
        </w:rPr>
        <w:t>CALIDAD DE AGUA</w:t>
      </w:r>
      <w:r w:rsidR="00CB79CD">
        <w:rPr>
          <w:b/>
          <w:sz w:val="40"/>
          <w:szCs w:val="40"/>
        </w:rPr>
        <w:t xml:space="preserve"> SUPERFICIAL Y SUBTERRÁNEA</w:t>
      </w:r>
      <w:r w:rsidR="00766EFF" w:rsidRPr="00073042">
        <w:rPr>
          <w:b/>
          <w:sz w:val="40"/>
          <w:szCs w:val="40"/>
        </w:rPr>
        <w:t>”</w:t>
      </w:r>
    </w:p>
    <w:p w14:paraId="495B59FE" w14:textId="4C58E6FC" w:rsidR="00741938" w:rsidRPr="000B4BC2" w:rsidRDefault="00741938" w:rsidP="000B4BC2">
      <w:pPr>
        <w:shd w:val="clear" w:color="auto" w:fill="FFFFFF" w:themeFill="background1"/>
        <w:tabs>
          <w:tab w:val="left" w:pos="2608"/>
        </w:tabs>
        <w:ind w:left="180"/>
        <w:jc w:val="both"/>
        <w:rPr>
          <w:rFonts w:asciiTheme="majorHAnsi" w:hAnsiTheme="majorHAnsi" w:cs="Arial"/>
          <w:i/>
        </w:rPr>
      </w:pPr>
    </w:p>
    <w:p w14:paraId="46EBDD5D" w14:textId="77777777" w:rsidR="00741938" w:rsidRDefault="00741938" w:rsidP="000B4BC2">
      <w:pPr>
        <w:shd w:val="clear" w:color="auto" w:fill="FFFFFF" w:themeFill="background1"/>
        <w:tabs>
          <w:tab w:val="left" w:pos="2608"/>
        </w:tabs>
        <w:ind w:left="180"/>
        <w:jc w:val="both"/>
        <w:rPr>
          <w:rFonts w:asciiTheme="majorHAnsi" w:hAnsiTheme="majorHAnsi" w:cs="Arial"/>
          <w:i/>
        </w:rPr>
      </w:pPr>
    </w:p>
    <w:p w14:paraId="70AA74B2" w14:textId="77777777" w:rsidR="00EE42B4" w:rsidRDefault="00EE42B4" w:rsidP="000B4BC2">
      <w:pPr>
        <w:shd w:val="clear" w:color="auto" w:fill="FFFFFF" w:themeFill="background1"/>
        <w:tabs>
          <w:tab w:val="left" w:pos="2608"/>
        </w:tabs>
        <w:ind w:left="180"/>
        <w:jc w:val="both"/>
        <w:rPr>
          <w:rFonts w:asciiTheme="majorHAnsi" w:hAnsiTheme="majorHAnsi" w:cs="Arial"/>
          <w:i/>
        </w:rPr>
      </w:pPr>
    </w:p>
    <w:p w14:paraId="564BCB8C" w14:textId="77777777" w:rsidR="00EE42B4" w:rsidRDefault="00EE42B4" w:rsidP="000B4BC2">
      <w:pPr>
        <w:shd w:val="clear" w:color="auto" w:fill="FFFFFF" w:themeFill="background1"/>
        <w:tabs>
          <w:tab w:val="left" w:pos="2608"/>
        </w:tabs>
        <w:ind w:left="180"/>
        <w:jc w:val="both"/>
        <w:rPr>
          <w:rFonts w:asciiTheme="majorHAnsi" w:hAnsiTheme="majorHAnsi" w:cs="Arial"/>
          <w:i/>
        </w:rPr>
      </w:pPr>
    </w:p>
    <w:p w14:paraId="19794789" w14:textId="77777777" w:rsidR="00EE42B4" w:rsidRDefault="00EE42B4" w:rsidP="000B4BC2">
      <w:pPr>
        <w:shd w:val="clear" w:color="auto" w:fill="FFFFFF" w:themeFill="background1"/>
        <w:tabs>
          <w:tab w:val="left" w:pos="2608"/>
        </w:tabs>
        <w:ind w:left="180"/>
        <w:jc w:val="both"/>
        <w:rPr>
          <w:rFonts w:asciiTheme="majorHAnsi" w:hAnsiTheme="majorHAnsi" w:cs="Arial"/>
          <w:i/>
        </w:rPr>
      </w:pPr>
    </w:p>
    <w:p w14:paraId="5CBA1455" w14:textId="77777777" w:rsidR="00EE42B4" w:rsidRDefault="00EE42B4" w:rsidP="000B4BC2">
      <w:pPr>
        <w:shd w:val="clear" w:color="auto" w:fill="FFFFFF" w:themeFill="background1"/>
        <w:tabs>
          <w:tab w:val="left" w:pos="2608"/>
        </w:tabs>
        <w:ind w:left="180"/>
        <w:jc w:val="both"/>
        <w:rPr>
          <w:rFonts w:asciiTheme="majorHAnsi" w:hAnsiTheme="majorHAnsi" w:cs="Arial"/>
          <w:i/>
        </w:rPr>
      </w:pPr>
    </w:p>
    <w:p w14:paraId="69AAD83E" w14:textId="77777777" w:rsidR="00EE42B4" w:rsidRDefault="00EE42B4" w:rsidP="000B4BC2">
      <w:pPr>
        <w:shd w:val="clear" w:color="auto" w:fill="FFFFFF" w:themeFill="background1"/>
        <w:tabs>
          <w:tab w:val="left" w:pos="2608"/>
        </w:tabs>
        <w:ind w:left="180"/>
        <w:jc w:val="both"/>
        <w:rPr>
          <w:rFonts w:asciiTheme="majorHAnsi" w:hAnsiTheme="majorHAnsi" w:cs="Arial"/>
          <w:i/>
        </w:rPr>
      </w:pPr>
    </w:p>
    <w:p w14:paraId="5A36BAC8" w14:textId="77777777" w:rsidR="00EE42B4" w:rsidRDefault="00EE42B4" w:rsidP="000B4BC2">
      <w:pPr>
        <w:shd w:val="clear" w:color="auto" w:fill="FFFFFF" w:themeFill="background1"/>
        <w:tabs>
          <w:tab w:val="left" w:pos="2608"/>
        </w:tabs>
        <w:ind w:left="180"/>
        <w:jc w:val="both"/>
        <w:rPr>
          <w:rFonts w:asciiTheme="majorHAnsi" w:hAnsiTheme="majorHAnsi" w:cs="Arial"/>
          <w:i/>
        </w:rPr>
      </w:pPr>
    </w:p>
    <w:p w14:paraId="00A878F4" w14:textId="77777777" w:rsidR="00EE42B4" w:rsidRDefault="00EE42B4" w:rsidP="000B4BC2">
      <w:pPr>
        <w:shd w:val="clear" w:color="auto" w:fill="FFFFFF" w:themeFill="background1"/>
        <w:tabs>
          <w:tab w:val="left" w:pos="2608"/>
        </w:tabs>
        <w:ind w:left="180"/>
        <w:jc w:val="both"/>
        <w:rPr>
          <w:rFonts w:asciiTheme="majorHAnsi" w:hAnsiTheme="majorHAnsi" w:cs="Arial"/>
          <w:i/>
        </w:rPr>
      </w:pPr>
    </w:p>
    <w:p w14:paraId="3B1523BE" w14:textId="77777777" w:rsidR="00EE42B4" w:rsidRPr="000B4BC2" w:rsidRDefault="00EE42B4" w:rsidP="000B4BC2">
      <w:pPr>
        <w:shd w:val="clear" w:color="auto" w:fill="FFFFFF" w:themeFill="background1"/>
        <w:tabs>
          <w:tab w:val="left" w:pos="2608"/>
        </w:tabs>
        <w:ind w:left="180"/>
        <w:jc w:val="both"/>
        <w:rPr>
          <w:rFonts w:asciiTheme="majorHAnsi" w:hAnsiTheme="majorHAnsi" w:cs="Arial"/>
          <w:i/>
        </w:rPr>
      </w:pPr>
    </w:p>
    <w:p w14:paraId="5098440F" w14:textId="77777777" w:rsidR="00741938" w:rsidRPr="000B4BC2" w:rsidRDefault="00741938" w:rsidP="000B4BC2">
      <w:pPr>
        <w:shd w:val="clear" w:color="auto" w:fill="FFFFFF" w:themeFill="background1"/>
        <w:tabs>
          <w:tab w:val="left" w:pos="2608"/>
        </w:tabs>
        <w:ind w:left="180"/>
        <w:jc w:val="both"/>
        <w:rPr>
          <w:rFonts w:asciiTheme="majorHAnsi" w:hAnsiTheme="majorHAnsi" w:cs="Arial"/>
          <w:i/>
        </w:rPr>
      </w:pPr>
    </w:p>
    <w:p w14:paraId="7C77C4AB" w14:textId="77777777" w:rsidR="00741938" w:rsidRPr="00F3509D" w:rsidRDefault="00741938" w:rsidP="000B4BC2">
      <w:pPr>
        <w:tabs>
          <w:tab w:val="left" w:pos="2608"/>
        </w:tabs>
        <w:ind w:left="567"/>
        <w:jc w:val="both"/>
        <w:rPr>
          <w:rFonts w:cstheme="minorHAnsi"/>
        </w:rPr>
      </w:pPr>
    </w:p>
    <w:p w14:paraId="19C0D06E" w14:textId="2B0A08C8" w:rsidR="00741938" w:rsidRPr="00EE42B4" w:rsidRDefault="008952D0" w:rsidP="00EE42B4">
      <w:pPr>
        <w:rPr>
          <w:sz w:val="26"/>
          <w:szCs w:val="26"/>
        </w:rPr>
      </w:pPr>
      <w:r w:rsidRPr="00EE42B4">
        <w:rPr>
          <w:sz w:val="26"/>
          <w:szCs w:val="26"/>
        </w:rPr>
        <w:t>CONTRATANTE:</w:t>
      </w:r>
      <w:r w:rsidRPr="00EE42B4">
        <w:rPr>
          <w:sz w:val="26"/>
          <w:szCs w:val="26"/>
        </w:rPr>
        <w:tab/>
      </w:r>
      <w:r>
        <w:rPr>
          <w:sz w:val="26"/>
          <w:szCs w:val="26"/>
        </w:rPr>
        <w:tab/>
      </w:r>
      <w:r w:rsidR="00EE42B4" w:rsidRPr="00EE42B4">
        <w:rPr>
          <w:sz w:val="26"/>
          <w:szCs w:val="26"/>
        </w:rPr>
        <w:t>PARACEL S.A.</w:t>
      </w:r>
    </w:p>
    <w:p w14:paraId="09825410" w14:textId="536A5C93" w:rsidR="00741938" w:rsidRPr="00EE42B4" w:rsidRDefault="00EE42B4" w:rsidP="00EE42B4">
      <w:pPr>
        <w:rPr>
          <w:sz w:val="26"/>
          <w:szCs w:val="26"/>
        </w:rPr>
      </w:pPr>
      <w:r w:rsidRPr="00EE42B4">
        <w:rPr>
          <w:sz w:val="26"/>
          <w:szCs w:val="26"/>
        </w:rPr>
        <w:t>DEPARTAMENTO:</w:t>
      </w:r>
      <w:r w:rsidRPr="00EE42B4">
        <w:rPr>
          <w:sz w:val="26"/>
          <w:szCs w:val="26"/>
        </w:rPr>
        <w:tab/>
      </w:r>
      <w:r w:rsidRPr="00EE42B4">
        <w:rPr>
          <w:sz w:val="26"/>
          <w:szCs w:val="26"/>
        </w:rPr>
        <w:tab/>
        <w:t>CONCEPCIÓN Y AMAMBAY</w:t>
      </w:r>
    </w:p>
    <w:p w14:paraId="57166FB5" w14:textId="5EB0510C" w:rsidR="00EE42B4" w:rsidRPr="00EE42B4" w:rsidRDefault="00EE42B4" w:rsidP="00EE42B4">
      <w:pPr>
        <w:ind w:left="2832" w:hanging="2832"/>
        <w:rPr>
          <w:sz w:val="26"/>
          <w:szCs w:val="26"/>
        </w:rPr>
      </w:pPr>
      <w:r w:rsidRPr="00EE42B4">
        <w:rPr>
          <w:sz w:val="26"/>
          <w:szCs w:val="26"/>
        </w:rPr>
        <w:t xml:space="preserve">DISTRITOS: </w:t>
      </w:r>
      <w:r w:rsidRPr="00EE42B4">
        <w:rPr>
          <w:sz w:val="26"/>
          <w:szCs w:val="26"/>
        </w:rPr>
        <w:tab/>
        <w:t>CONCEPCIÓN, SGTO. JOSÉ FÉLIX LÓPEZ, LORETO Y BELLA VISTA</w:t>
      </w:r>
    </w:p>
    <w:p w14:paraId="0F2AF940" w14:textId="448861E1" w:rsidR="00741938" w:rsidRPr="00EE42B4" w:rsidRDefault="00EE42B4" w:rsidP="00EE42B4">
      <w:pPr>
        <w:rPr>
          <w:sz w:val="26"/>
          <w:szCs w:val="26"/>
        </w:rPr>
      </w:pPr>
      <w:r w:rsidRPr="00EE42B4">
        <w:rPr>
          <w:sz w:val="26"/>
          <w:szCs w:val="26"/>
        </w:rPr>
        <w:t xml:space="preserve">CONSULTOR: </w:t>
      </w:r>
      <w:r w:rsidRPr="00EE42B4">
        <w:rPr>
          <w:sz w:val="26"/>
          <w:szCs w:val="26"/>
        </w:rPr>
        <w:tab/>
      </w:r>
      <w:r w:rsidRPr="00EE42B4">
        <w:rPr>
          <w:sz w:val="26"/>
          <w:szCs w:val="26"/>
        </w:rPr>
        <w:tab/>
      </w:r>
      <w:r>
        <w:rPr>
          <w:sz w:val="26"/>
          <w:szCs w:val="26"/>
        </w:rPr>
        <w:t>T</w:t>
      </w:r>
      <w:r w:rsidRPr="00EE42B4">
        <w:rPr>
          <w:sz w:val="26"/>
          <w:szCs w:val="26"/>
        </w:rPr>
        <w:t xml:space="preserve">ECNOAMBIENTAL S.R.L. </w:t>
      </w:r>
    </w:p>
    <w:p w14:paraId="2E67EADC" w14:textId="4A85D3F2" w:rsidR="00741938" w:rsidRPr="00EE42B4" w:rsidRDefault="00EE42B4" w:rsidP="00EE42B4">
      <w:pPr>
        <w:rPr>
          <w:sz w:val="26"/>
          <w:szCs w:val="26"/>
        </w:rPr>
      </w:pPr>
      <w:r w:rsidRPr="00EE42B4">
        <w:rPr>
          <w:sz w:val="26"/>
          <w:szCs w:val="26"/>
        </w:rPr>
        <w:t xml:space="preserve">CÓDIGO CTCA: </w:t>
      </w:r>
      <w:r w:rsidRPr="00EE42B4">
        <w:rPr>
          <w:sz w:val="26"/>
          <w:szCs w:val="26"/>
        </w:rPr>
        <w:tab/>
      </w:r>
      <w:r w:rsidRPr="00EE42B4">
        <w:rPr>
          <w:sz w:val="26"/>
          <w:szCs w:val="26"/>
        </w:rPr>
        <w:tab/>
        <w:t xml:space="preserve">E-133    </w:t>
      </w:r>
    </w:p>
    <w:p w14:paraId="63A9C513" w14:textId="77777777" w:rsidR="00741938" w:rsidRPr="000B4BC2" w:rsidRDefault="00741938" w:rsidP="000B4BC2">
      <w:pPr>
        <w:ind w:left="567"/>
        <w:jc w:val="both"/>
        <w:rPr>
          <w:rFonts w:asciiTheme="majorHAnsi" w:hAnsiTheme="majorHAnsi"/>
          <w:sz w:val="24"/>
          <w:szCs w:val="24"/>
        </w:rPr>
      </w:pPr>
    </w:p>
    <w:p w14:paraId="34CC8F81" w14:textId="77777777" w:rsidR="00EE42B4" w:rsidRDefault="00EE42B4" w:rsidP="000B4BC2">
      <w:pPr>
        <w:jc w:val="both"/>
        <w:rPr>
          <w:rFonts w:asciiTheme="majorHAnsi" w:hAnsiTheme="majorHAnsi"/>
          <w:sz w:val="24"/>
          <w:szCs w:val="24"/>
          <w:highlight w:val="yellow"/>
        </w:rPr>
      </w:pPr>
    </w:p>
    <w:p w14:paraId="1B20A2FF" w14:textId="77777777" w:rsidR="00CA5AC7" w:rsidRPr="000B4BC2" w:rsidRDefault="00CA5AC7" w:rsidP="000B4BC2">
      <w:pPr>
        <w:jc w:val="both"/>
        <w:rPr>
          <w:rFonts w:asciiTheme="majorHAnsi" w:hAnsiTheme="majorHAnsi"/>
          <w:sz w:val="24"/>
          <w:szCs w:val="24"/>
          <w:highlight w:val="yellow"/>
        </w:rPr>
      </w:pPr>
    </w:p>
    <w:p w14:paraId="4FC1194A" w14:textId="77777777" w:rsidR="00741938" w:rsidRPr="000B4BC2" w:rsidRDefault="00741938" w:rsidP="000B4BC2">
      <w:pPr>
        <w:jc w:val="both"/>
        <w:rPr>
          <w:rFonts w:asciiTheme="majorHAnsi" w:hAnsiTheme="majorHAnsi"/>
          <w:sz w:val="24"/>
          <w:szCs w:val="24"/>
          <w:highlight w:val="yellow"/>
        </w:rPr>
      </w:pPr>
    </w:p>
    <w:p w14:paraId="128BCF68" w14:textId="487DADBD" w:rsidR="00766EFF" w:rsidRDefault="002626BD" w:rsidP="002C4229">
      <w:pPr>
        <w:jc w:val="center"/>
        <w:rPr>
          <w:rFonts w:asciiTheme="majorHAnsi" w:hAnsiTheme="majorHAnsi"/>
          <w:b/>
          <w:sz w:val="40"/>
          <w:szCs w:val="30"/>
        </w:rPr>
      </w:pPr>
      <w:r>
        <w:rPr>
          <w:rFonts w:asciiTheme="majorHAnsi" w:hAnsiTheme="majorHAnsi"/>
          <w:b/>
          <w:sz w:val="40"/>
          <w:szCs w:val="30"/>
        </w:rPr>
        <w:t>JULIO</w:t>
      </w:r>
      <w:r w:rsidR="00766EFF" w:rsidRPr="00533A64">
        <w:rPr>
          <w:rFonts w:asciiTheme="majorHAnsi" w:hAnsiTheme="majorHAnsi"/>
          <w:b/>
          <w:sz w:val="40"/>
          <w:szCs w:val="30"/>
        </w:rPr>
        <w:t xml:space="preserve"> </w:t>
      </w:r>
      <w:r>
        <w:rPr>
          <w:rFonts w:asciiTheme="majorHAnsi" w:hAnsiTheme="majorHAnsi"/>
          <w:b/>
          <w:sz w:val="40"/>
          <w:szCs w:val="30"/>
        </w:rPr>
        <w:t>2022</w:t>
      </w:r>
    </w:p>
    <w:p w14:paraId="6F64335F" w14:textId="77777777" w:rsidR="00994D67" w:rsidRPr="00EE42B4" w:rsidRDefault="00994D67" w:rsidP="00994D67">
      <w:pPr>
        <w:rPr>
          <w:rFonts w:asciiTheme="majorHAnsi" w:hAnsiTheme="majorHAnsi"/>
          <w:b/>
          <w:sz w:val="40"/>
          <w:szCs w:val="30"/>
          <w:lang w:val="es-ES"/>
        </w:rPr>
        <w:sectPr w:rsidR="00994D67" w:rsidRPr="00EE42B4" w:rsidSect="00FE3D41">
          <w:headerReference w:type="even" r:id="rId9"/>
          <w:headerReference w:type="default" r:id="rId10"/>
          <w:footerReference w:type="default" r:id="rId11"/>
          <w:footerReference w:type="first" r:id="rId12"/>
          <w:type w:val="continuous"/>
          <w:pgSz w:w="11906" w:h="16838" w:code="9"/>
          <w:pgMar w:top="1417" w:right="1701" w:bottom="1417" w:left="1701" w:header="709" w:footer="709" w:gutter="0"/>
          <w:pgBorders w:display="firstPage" w:offsetFrom="page">
            <w:top w:val="single" w:sz="4" w:space="24" w:color="2B5D62"/>
            <w:left w:val="single" w:sz="4" w:space="24" w:color="2B5D62"/>
            <w:bottom w:val="single" w:sz="4" w:space="24" w:color="2B5D62"/>
            <w:right w:val="single" w:sz="4" w:space="24" w:color="2B5D62"/>
          </w:pgBorders>
          <w:cols w:space="708"/>
          <w:titlePg/>
          <w:docGrid w:linePitch="360"/>
        </w:sectPr>
      </w:pPr>
    </w:p>
    <w:p w14:paraId="1609DF58" w14:textId="223DE2A5" w:rsidR="00B71609" w:rsidRPr="008D6FA1" w:rsidRDefault="00B71609" w:rsidP="000B24D6">
      <w:pPr>
        <w:rPr>
          <w:b/>
        </w:rPr>
      </w:pPr>
    </w:p>
    <w:sdt>
      <w:sdtPr>
        <w:rPr>
          <w:sz w:val="18"/>
          <w:szCs w:val="18"/>
        </w:rPr>
        <w:id w:val="-937526097"/>
        <w:docPartObj>
          <w:docPartGallery w:val="Table of Contents"/>
          <w:docPartUnique/>
        </w:docPartObj>
      </w:sdtPr>
      <w:sdtEndPr>
        <w:rPr>
          <w:sz w:val="20"/>
          <w:szCs w:val="20"/>
        </w:rPr>
      </w:sdtEndPr>
      <w:sdtContent>
        <w:p w14:paraId="384B4194" w14:textId="47DBC109" w:rsidR="00725D98" w:rsidRPr="00811613" w:rsidRDefault="00725D98" w:rsidP="00725D98">
          <w:pPr>
            <w:jc w:val="center"/>
            <w:rPr>
              <w:b/>
              <w:sz w:val="18"/>
              <w:szCs w:val="18"/>
            </w:rPr>
          </w:pPr>
          <w:r w:rsidRPr="00811613">
            <w:rPr>
              <w:b/>
              <w:sz w:val="18"/>
              <w:szCs w:val="18"/>
            </w:rPr>
            <w:t>TABLA DE CONTENIDO</w:t>
          </w:r>
        </w:p>
        <w:p w14:paraId="0002453A" w14:textId="77777777" w:rsidR="00725D98" w:rsidRPr="00811613" w:rsidRDefault="00725D98" w:rsidP="00725D98">
          <w:pPr>
            <w:jc w:val="center"/>
            <w:rPr>
              <w:b/>
              <w:sz w:val="18"/>
              <w:szCs w:val="18"/>
            </w:rPr>
          </w:pPr>
        </w:p>
        <w:p w14:paraId="564EB448" w14:textId="77777777" w:rsidR="009E3656" w:rsidRDefault="00083694">
          <w:pPr>
            <w:pStyle w:val="TDC1"/>
            <w:rPr>
              <w:rFonts w:asciiTheme="minorHAnsi" w:eastAsiaTheme="minorEastAsia" w:hAnsiTheme="minorHAnsi" w:cstheme="minorBidi"/>
              <w:b w:val="0"/>
              <w:color w:val="auto"/>
              <w:sz w:val="22"/>
              <w:szCs w:val="22"/>
              <w:lang w:val="es-ES" w:eastAsia="es-ES"/>
            </w:rPr>
          </w:pPr>
          <w:r w:rsidRPr="00811613">
            <w:rPr>
              <w:sz w:val="18"/>
              <w:szCs w:val="18"/>
            </w:rPr>
            <w:fldChar w:fldCharType="begin"/>
          </w:r>
          <w:r w:rsidRPr="00811613">
            <w:rPr>
              <w:sz w:val="18"/>
              <w:szCs w:val="18"/>
            </w:rPr>
            <w:instrText xml:space="preserve"> TOC \o "1-3" \h \z \u </w:instrText>
          </w:r>
          <w:r w:rsidRPr="00811613">
            <w:rPr>
              <w:sz w:val="18"/>
              <w:szCs w:val="18"/>
            </w:rPr>
            <w:fldChar w:fldCharType="separate"/>
          </w:r>
          <w:hyperlink w:anchor="_Toc108566529" w:history="1">
            <w:r w:rsidR="009E3656" w:rsidRPr="00C6658F">
              <w:rPr>
                <w:rStyle w:val="Hipervnculo"/>
              </w:rPr>
              <w:t>I. INTRODUCCIÓN</w:t>
            </w:r>
            <w:r w:rsidR="009E3656">
              <w:rPr>
                <w:webHidden/>
              </w:rPr>
              <w:tab/>
            </w:r>
            <w:r w:rsidR="009E3656">
              <w:rPr>
                <w:webHidden/>
              </w:rPr>
              <w:fldChar w:fldCharType="begin"/>
            </w:r>
            <w:r w:rsidR="009E3656">
              <w:rPr>
                <w:webHidden/>
              </w:rPr>
              <w:instrText xml:space="preserve"> PAGEREF _Toc108566529 \h </w:instrText>
            </w:r>
            <w:r w:rsidR="009E3656">
              <w:rPr>
                <w:webHidden/>
              </w:rPr>
            </w:r>
            <w:r w:rsidR="009E3656">
              <w:rPr>
                <w:webHidden/>
              </w:rPr>
              <w:fldChar w:fldCharType="separate"/>
            </w:r>
            <w:r w:rsidR="009E3656">
              <w:rPr>
                <w:webHidden/>
              </w:rPr>
              <w:t>7</w:t>
            </w:r>
            <w:r w:rsidR="009E3656">
              <w:rPr>
                <w:webHidden/>
              </w:rPr>
              <w:fldChar w:fldCharType="end"/>
            </w:r>
          </w:hyperlink>
        </w:p>
        <w:p w14:paraId="246717A8" w14:textId="77777777" w:rsidR="009E3656" w:rsidRDefault="00000000">
          <w:pPr>
            <w:pStyle w:val="TDC1"/>
            <w:rPr>
              <w:rFonts w:asciiTheme="minorHAnsi" w:eastAsiaTheme="minorEastAsia" w:hAnsiTheme="minorHAnsi" w:cstheme="minorBidi"/>
              <w:b w:val="0"/>
              <w:color w:val="auto"/>
              <w:sz w:val="22"/>
              <w:szCs w:val="22"/>
              <w:lang w:val="es-ES" w:eastAsia="es-ES"/>
            </w:rPr>
          </w:pPr>
          <w:hyperlink w:anchor="_Toc108566530" w:history="1">
            <w:r w:rsidR="009E3656" w:rsidRPr="00C6658F">
              <w:rPr>
                <w:rStyle w:val="Hipervnculo"/>
              </w:rPr>
              <w:t>II. METODOLOGÍA</w:t>
            </w:r>
            <w:r w:rsidR="009E3656">
              <w:rPr>
                <w:webHidden/>
              </w:rPr>
              <w:tab/>
            </w:r>
            <w:r w:rsidR="009E3656">
              <w:rPr>
                <w:webHidden/>
              </w:rPr>
              <w:fldChar w:fldCharType="begin"/>
            </w:r>
            <w:r w:rsidR="009E3656">
              <w:rPr>
                <w:webHidden/>
              </w:rPr>
              <w:instrText xml:space="preserve"> PAGEREF _Toc108566530 \h </w:instrText>
            </w:r>
            <w:r w:rsidR="009E3656">
              <w:rPr>
                <w:webHidden/>
              </w:rPr>
            </w:r>
            <w:r w:rsidR="009E3656">
              <w:rPr>
                <w:webHidden/>
              </w:rPr>
              <w:fldChar w:fldCharType="separate"/>
            </w:r>
            <w:r w:rsidR="009E3656">
              <w:rPr>
                <w:webHidden/>
              </w:rPr>
              <w:t>8</w:t>
            </w:r>
            <w:r w:rsidR="009E3656">
              <w:rPr>
                <w:webHidden/>
              </w:rPr>
              <w:fldChar w:fldCharType="end"/>
            </w:r>
          </w:hyperlink>
        </w:p>
        <w:p w14:paraId="22035848"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31" w:history="1">
            <w:r w:rsidR="009E3656" w:rsidRPr="00C6658F">
              <w:rPr>
                <w:rStyle w:val="Hipervnculo"/>
                <w:noProof/>
              </w:rPr>
              <w:t>2.1 Generalidades sobre el área de estudio.</w:t>
            </w:r>
            <w:r w:rsidR="009E3656">
              <w:rPr>
                <w:noProof/>
                <w:webHidden/>
              </w:rPr>
              <w:tab/>
            </w:r>
            <w:r w:rsidR="009E3656">
              <w:rPr>
                <w:noProof/>
                <w:webHidden/>
              </w:rPr>
              <w:fldChar w:fldCharType="begin"/>
            </w:r>
            <w:r w:rsidR="009E3656">
              <w:rPr>
                <w:noProof/>
                <w:webHidden/>
              </w:rPr>
              <w:instrText xml:space="preserve"> PAGEREF _Toc108566531 \h </w:instrText>
            </w:r>
            <w:r w:rsidR="009E3656">
              <w:rPr>
                <w:noProof/>
                <w:webHidden/>
              </w:rPr>
            </w:r>
            <w:r w:rsidR="009E3656">
              <w:rPr>
                <w:noProof/>
                <w:webHidden/>
              </w:rPr>
              <w:fldChar w:fldCharType="separate"/>
            </w:r>
            <w:r w:rsidR="009E3656">
              <w:rPr>
                <w:noProof/>
                <w:webHidden/>
              </w:rPr>
              <w:t>8</w:t>
            </w:r>
            <w:r w:rsidR="009E3656">
              <w:rPr>
                <w:noProof/>
                <w:webHidden/>
              </w:rPr>
              <w:fldChar w:fldCharType="end"/>
            </w:r>
          </w:hyperlink>
        </w:p>
        <w:p w14:paraId="755E8A3C"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32" w:history="1">
            <w:r w:rsidR="009E3656" w:rsidRPr="00C6658F">
              <w:rPr>
                <w:rStyle w:val="Hipervnculo"/>
                <w:rFonts w:cs="Courier New"/>
                <w:noProof/>
              </w:rPr>
              <w:t xml:space="preserve">2.1.1 </w:t>
            </w:r>
            <w:r w:rsidR="009E3656" w:rsidRPr="00C6658F">
              <w:rPr>
                <w:rStyle w:val="Hipervnculo"/>
                <w:noProof/>
              </w:rPr>
              <w:t>Aguas superficiales</w:t>
            </w:r>
            <w:r w:rsidR="009E3656">
              <w:rPr>
                <w:noProof/>
                <w:webHidden/>
              </w:rPr>
              <w:tab/>
            </w:r>
            <w:r w:rsidR="009E3656">
              <w:rPr>
                <w:noProof/>
                <w:webHidden/>
              </w:rPr>
              <w:fldChar w:fldCharType="begin"/>
            </w:r>
            <w:r w:rsidR="009E3656">
              <w:rPr>
                <w:noProof/>
                <w:webHidden/>
              </w:rPr>
              <w:instrText xml:space="preserve"> PAGEREF _Toc108566532 \h </w:instrText>
            </w:r>
            <w:r w:rsidR="009E3656">
              <w:rPr>
                <w:noProof/>
                <w:webHidden/>
              </w:rPr>
            </w:r>
            <w:r w:rsidR="009E3656">
              <w:rPr>
                <w:noProof/>
                <w:webHidden/>
              </w:rPr>
              <w:fldChar w:fldCharType="separate"/>
            </w:r>
            <w:r w:rsidR="009E3656">
              <w:rPr>
                <w:noProof/>
                <w:webHidden/>
              </w:rPr>
              <w:t>8</w:t>
            </w:r>
            <w:r w:rsidR="009E3656">
              <w:rPr>
                <w:noProof/>
                <w:webHidden/>
              </w:rPr>
              <w:fldChar w:fldCharType="end"/>
            </w:r>
          </w:hyperlink>
        </w:p>
        <w:p w14:paraId="46EA15F5"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33" w:history="1">
            <w:r w:rsidR="009E3656" w:rsidRPr="00C6658F">
              <w:rPr>
                <w:rStyle w:val="Hipervnculo"/>
                <w:noProof/>
              </w:rPr>
              <w:t>2.1.2. Aguas subterráneas</w:t>
            </w:r>
            <w:r w:rsidR="009E3656">
              <w:rPr>
                <w:noProof/>
                <w:webHidden/>
              </w:rPr>
              <w:tab/>
            </w:r>
            <w:r w:rsidR="009E3656">
              <w:rPr>
                <w:noProof/>
                <w:webHidden/>
              </w:rPr>
              <w:fldChar w:fldCharType="begin"/>
            </w:r>
            <w:r w:rsidR="009E3656">
              <w:rPr>
                <w:noProof/>
                <w:webHidden/>
              </w:rPr>
              <w:instrText xml:space="preserve"> PAGEREF _Toc108566533 \h </w:instrText>
            </w:r>
            <w:r w:rsidR="009E3656">
              <w:rPr>
                <w:noProof/>
                <w:webHidden/>
              </w:rPr>
            </w:r>
            <w:r w:rsidR="009E3656">
              <w:rPr>
                <w:noProof/>
                <w:webHidden/>
              </w:rPr>
              <w:fldChar w:fldCharType="separate"/>
            </w:r>
            <w:r w:rsidR="009E3656">
              <w:rPr>
                <w:noProof/>
                <w:webHidden/>
              </w:rPr>
              <w:t>8</w:t>
            </w:r>
            <w:r w:rsidR="009E3656">
              <w:rPr>
                <w:noProof/>
                <w:webHidden/>
              </w:rPr>
              <w:fldChar w:fldCharType="end"/>
            </w:r>
          </w:hyperlink>
        </w:p>
        <w:p w14:paraId="1D594314"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34" w:history="1">
            <w:r w:rsidR="009E3656" w:rsidRPr="00C6658F">
              <w:rPr>
                <w:rStyle w:val="Hipervnculo"/>
                <w:noProof/>
              </w:rPr>
              <w:t>2.2 Ubicación de los puntos de monitoreo</w:t>
            </w:r>
            <w:r w:rsidR="009E3656">
              <w:rPr>
                <w:noProof/>
                <w:webHidden/>
              </w:rPr>
              <w:tab/>
            </w:r>
            <w:r w:rsidR="009E3656">
              <w:rPr>
                <w:noProof/>
                <w:webHidden/>
              </w:rPr>
              <w:fldChar w:fldCharType="begin"/>
            </w:r>
            <w:r w:rsidR="009E3656">
              <w:rPr>
                <w:noProof/>
                <w:webHidden/>
              </w:rPr>
              <w:instrText xml:space="preserve"> PAGEREF _Toc108566534 \h </w:instrText>
            </w:r>
            <w:r w:rsidR="009E3656">
              <w:rPr>
                <w:noProof/>
                <w:webHidden/>
              </w:rPr>
            </w:r>
            <w:r w:rsidR="009E3656">
              <w:rPr>
                <w:noProof/>
                <w:webHidden/>
              </w:rPr>
              <w:fldChar w:fldCharType="separate"/>
            </w:r>
            <w:r w:rsidR="009E3656">
              <w:rPr>
                <w:noProof/>
                <w:webHidden/>
              </w:rPr>
              <w:t>9</w:t>
            </w:r>
            <w:r w:rsidR="009E3656">
              <w:rPr>
                <w:noProof/>
                <w:webHidden/>
              </w:rPr>
              <w:fldChar w:fldCharType="end"/>
            </w:r>
          </w:hyperlink>
        </w:p>
        <w:p w14:paraId="046F1F66"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35" w:history="1">
            <w:r w:rsidR="009E3656" w:rsidRPr="00C6658F">
              <w:rPr>
                <w:rStyle w:val="Hipervnculo"/>
                <w:noProof/>
              </w:rPr>
              <w:t>2.3 Parámetros determinados según tipo de muestra</w:t>
            </w:r>
            <w:r w:rsidR="009E3656">
              <w:rPr>
                <w:noProof/>
                <w:webHidden/>
              </w:rPr>
              <w:tab/>
            </w:r>
            <w:r w:rsidR="009E3656">
              <w:rPr>
                <w:noProof/>
                <w:webHidden/>
              </w:rPr>
              <w:fldChar w:fldCharType="begin"/>
            </w:r>
            <w:r w:rsidR="009E3656">
              <w:rPr>
                <w:noProof/>
                <w:webHidden/>
              </w:rPr>
              <w:instrText xml:space="preserve"> PAGEREF _Toc108566535 \h </w:instrText>
            </w:r>
            <w:r w:rsidR="009E3656">
              <w:rPr>
                <w:noProof/>
                <w:webHidden/>
              </w:rPr>
            </w:r>
            <w:r w:rsidR="009E3656">
              <w:rPr>
                <w:noProof/>
                <w:webHidden/>
              </w:rPr>
              <w:fldChar w:fldCharType="separate"/>
            </w:r>
            <w:r w:rsidR="009E3656">
              <w:rPr>
                <w:noProof/>
                <w:webHidden/>
              </w:rPr>
              <w:t>12</w:t>
            </w:r>
            <w:r w:rsidR="009E3656">
              <w:rPr>
                <w:noProof/>
                <w:webHidden/>
              </w:rPr>
              <w:fldChar w:fldCharType="end"/>
            </w:r>
          </w:hyperlink>
        </w:p>
        <w:p w14:paraId="36144A52"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36" w:history="1">
            <w:r w:rsidR="009E3656" w:rsidRPr="00C6658F">
              <w:rPr>
                <w:rStyle w:val="Hipervnculo"/>
                <w:noProof/>
              </w:rPr>
              <w:t>2.4. Procedimientos durante la toma de muestra</w:t>
            </w:r>
            <w:r w:rsidR="009E3656">
              <w:rPr>
                <w:noProof/>
                <w:webHidden/>
              </w:rPr>
              <w:tab/>
            </w:r>
            <w:r w:rsidR="009E3656">
              <w:rPr>
                <w:noProof/>
                <w:webHidden/>
              </w:rPr>
              <w:fldChar w:fldCharType="begin"/>
            </w:r>
            <w:r w:rsidR="009E3656">
              <w:rPr>
                <w:noProof/>
                <w:webHidden/>
              </w:rPr>
              <w:instrText xml:space="preserve"> PAGEREF _Toc108566536 \h </w:instrText>
            </w:r>
            <w:r w:rsidR="009E3656">
              <w:rPr>
                <w:noProof/>
                <w:webHidden/>
              </w:rPr>
            </w:r>
            <w:r w:rsidR="009E3656">
              <w:rPr>
                <w:noProof/>
                <w:webHidden/>
              </w:rPr>
              <w:fldChar w:fldCharType="separate"/>
            </w:r>
            <w:r w:rsidR="009E3656">
              <w:rPr>
                <w:noProof/>
                <w:webHidden/>
              </w:rPr>
              <w:t>14</w:t>
            </w:r>
            <w:r w:rsidR="009E3656">
              <w:rPr>
                <w:noProof/>
                <w:webHidden/>
              </w:rPr>
              <w:fldChar w:fldCharType="end"/>
            </w:r>
          </w:hyperlink>
        </w:p>
        <w:p w14:paraId="43740375"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37" w:history="1">
            <w:r w:rsidR="009E3656" w:rsidRPr="00C6658F">
              <w:rPr>
                <w:rStyle w:val="Hipervnculo"/>
                <w:noProof/>
              </w:rPr>
              <w:t xml:space="preserve">2.4.1 Aguas superficiales </w:t>
            </w:r>
            <w:r w:rsidR="009E3656" w:rsidRPr="00C6658F">
              <w:rPr>
                <w:rStyle w:val="Hipervnculo"/>
                <w:noProof/>
                <w:lang w:val="es-ES"/>
              </w:rPr>
              <w:t>(FW)</w:t>
            </w:r>
            <w:r w:rsidR="009E3656">
              <w:rPr>
                <w:noProof/>
                <w:webHidden/>
              </w:rPr>
              <w:tab/>
            </w:r>
            <w:r w:rsidR="009E3656">
              <w:rPr>
                <w:noProof/>
                <w:webHidden/>
              </w:rPr>
              <w:fldChar w:fldCharType="begin"/>
            </w:r>
            <w:r w:rsidR="009E3656">
              <w:rPr>
                <w:noProof/>
                <w:webHidden/>
              </w:rPr>
              <w:instrText xml:space="preserve"> PAGEREF _Toc108566537 \h </w:instrText>
            </w:r>
            <w:r w:rsidR="009E3656">
              <w:rPr>
                <w:noProof/>
                <w:webHidden/>
              </w:rPr>
            </w:r>
            <w:r w:rsidR="009E3656">
              <w:rPr>
                <w:noProof/>
                <w:webHidden/>
              </w:rPr>
              <w:fldChar w:fldCharType="separate"/>
            </w:r>
            <w:r w:rsidR="009E3656">
              <w:rPr>
                <w:noProof/>
                <w:webHidden/>
              </w:rPr>
              <w:t>14</w:t>
            </w:r>
            <w:r w:rsidR="009E3656">
              <w:rPr>
                <w:noProof/>
                <w:webHidden/>
              </w:rPr>
              <w:fldChar w:fldCharType="end"/>
            </w:r>
          </w:hyperlink>
        </w:p>
        <w:p w14:paraId="54B566E9"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38" w:history="1">
            <w:r w:rsidR="009E3656" w:rsidRPr="00C6658F">
              <w:rPr>
                <w:rStyle w:val="Hipervnculo"/>
                <w:noProof/>
              </w:rPr>
              <w:t>2.4.2 Aguas subterráneas (GW)</w:t>
            </w:r>
            <w:r w:rsidR="009E3656">
              <w:rPr>
                <w:noProof/>
                <w:webHidden/>
              </w:rPr>
              <w:tab/>
            </w:r>
            <w:r w:rsidR="009E3656">
              <w:rPr>
                <w:noProof/>
                <w:webHidden/>
              </w:rPr>
              <w:fldChar w:fldCharType="begin"/>
            </w:r>
            <w:r w:rsidR="009E3656">
              <w:rPr>
                <w:noProof/>
                <w:webHidden/>
              </w:rPr>
              <w:instrText xml:space="preserve"> PAGEREF _Toc108566538 \h </w:instrText>
            </w:r>
            <w:r w:rsidR="009E3656">
              <w:rPr>
                <w:noProof/>
                <w:webHidden/>
              </w:rPr>
            </w:r>
            <w:r w:rsidR="009E3656">
              <w:rPr>
                <w:noProof/>
                <w:webHidden/>
              </w:rPr>
              <w:fldChar w:fldCharType="separate"/>
            </w:r>
            <w:r w:rsidR="009E3656">
              <w:rPr>
                <w:noProof/>
                <w:webHidden/>
              </w:rPr>
              <w:t>14</w:t>
            </w:r>
            <w:r w:rsidR="009E3656">
              <w:rPr>
                <w:noProof/>
                <w:webHidden/>
              </w:rPr>
              <w:fldChar w:fldCharType="end"/>
            </w:r>
          </w:hyperlink>
        </w:p>
        <w:p w14:paraId="4E39D674" w14:textId="1227D9F2"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39" w:history="1">
            <w:r w:rsidR="009E3656" w:rsidRPr="00C6658F">
              <w:rPr>
                <w:rStyle w:val="Hipervnculo"/>
                <w:noProof/>
              </w:rPr>
              <w:t>2.4.3 Frascos y preservantes según tipo de muestr</w:t>
            </w:r>
            <w:r w:rsidR="00420F18">
              <w:rPr>
                <w:rStyle w:val="Hipervnculo"/>
                <w:noProof/>
              </w:rPr>
              <w:t>a</w:t>
            </w:r>
            <w:r w:rsidR="009E3656">
              <w:rPr>
                <w:noProof/>
                <w:webHidden/>
              </w:rPr>
              <w:tab/>
            </w:r>
            <w:r w:rsidR="009E3656">
              <w:rPr>
                <w:noProof/>
                <w:webHidden/>
              </w:rPr>
              <w:fldChar w:fldCharType="begin"/>
            </w:r>
            <w:r w:rsidR="009E3656">
              <w:rPr>
                <w:noProof/>
                <w:webHidden/>
              </w:rPr>
              <w:instrText xml:space="preserve"> PAGEREF _Toc108566539 \h </w:instrText>
            </w:r>
            <w:r w:rsidR="009E3656">
              <w:rPr>
                <w:noProof/>
                <w:webHidden/>
              </w:rPr>
            </w:r>
            <w:r w:rsidR="009E3656">
              <w:rPr>
                <w:noProof/>
                <w:webHidden/>
              </w:rPr>
              <w:fldChar w:fldCharType="separate"/>
            </w:r>
            <w:r w:rsidR="009E3656">
              <w:rPr>
                <w:noProof/>
                <w:webHidden/>
              </w:rPr>
              <w:t>14</w:t>
            </w:r>
            <w:r w:rsidR="009E3656">
              <w:rPr>
                <w:noProof/>
                <w:webHidden/>
              </w:rPr>
              <w:fldChar w:fldCharType="end"/>
            </w:r>
          </w:hyperlink>
        </w:p>
        <w:p w14:paraId="1BE509DE"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40" w:history="1">
            <w:r w:rsidR="009E3656" w:rsidRPr="00C6658F">
              <w:rPr>
                <w:rStyle w:val="Hipervnculo"/>
                <w:noProof/>
              </w:rPr>
              <w:t>2.5 Métodos analíticos aplicados</w:t>
            </w:r>
            <w:r w:rsidR="009E3656">
              <w:rPr>
                <w:noProof/>
                <w:webHidden/>
              </w:rPr>
              <w:tab/>
            </w:r>
            <w:r w:rsidR="009E3656">
              <w:rPr>
                <w:noProof/>
                <w:webHidden/>
              </w:rPr>
              <w:fldChar w:fldCharType="begin"/>
            </w:r>
            <w:r w:rsidR="009E3656">
              <w:rPr>
                <w:noProof/>
                <w:webHidden/>
              </w:rPr>
              <w:instrText xml:space="preserve"> PAGEREF _Toc108566540 \h </w:instrText>
            </w:r>
            <w:r w:rsidR="009E3656">
              <w:rPr>
                <w:noProof/>
                <w:webHidden/>
              </w:rPr>
            </w:r>
            <w:r w:rsidR="009E3656">
              <w:rPr>
                <w:noProof/>
                <w:webHidden/>
              </w:rPr>
              <w:fldChar w:fldCharType="separate"/>
            </w:r>
            <w:r w:rsidR="009E3656">
              <w:rPr>
                <w:noProof/>
                <w:webHidden/>
              </w:rPr>
              <w:t>15</w:t>
            </w:r>
            <w:r w:rsidR="009E3656">
              <w:rPr>
                <w:noProof/>
                <w:webHidden/>
              </w:rPr>
              <w:fldChar w:fldCharType="end"/>
            </w:r>
          </w:hyperlink>
        </w:p>
        <w:p w14:paraId="3CB84870"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41" w:history="1">
            <w:r w:rsidR="009E3656" w:rsidRPr="00C6658F">
              <w:rPr>
                <w:rStyle w:val="Hipervnculo"/>
                <w:noProof/>
                <w:lang w:val="es-ES"/>
              </w:rPr>
              <w:t>2.6 Control de la calidad de los datos</w:t>
            </w:r>
            <w:r w:rsidR="009E3656">
              <w:rPr>
                <w:noProof/>
                <w:webHidden/>
              </w:rPr>
              <w:tab/>
            </w:r>
            <w:r w:rsidR="009E3656">
              <w:rPr>
                <w:noProof/>
                <w:webHidden/>
              </w:rPr>
              <w:fldChar w:fldCharType="begin"/>
            </w:r>
            <w:r w:rsidR="009E3656">
              <w:rPr>
                <w:noProof/>
                <w:webHidden/>
              </w:rPr>
              <w:instrText xml:space="preserve"> PAGEREF _Toc108566541 \h </w:instrText>
            </w:r>
            <w:r w:rsidR="009E3656">
              <w:rPr>
                <w:noProof/>
                <w:webHidden/>
              </w:rPr>
            </w:r>
            <w:r w:rsidR="009E3656">
              <w:rPr>
                <w:noProof/>
                <w:webHidden/>
              </w:rPr>
              <w:fldChar w:fldCharType="separate"/>
            </w:r>
            <w:r w:rsidR="009E3656">
              <w:rPr>
                <w:noProof/>
                <w:webHidden/>
              </w:rPr>
              <w:t>19</w:t>
            </w:r>
            <w:r w:rsidR="009E3656">
              <w:rPr>
                <w:noProof/>
                <w:webHidden/>
              </w:rPr>
              <w:fldChar w:fldCharType="end"/>
            </w:r>
          </w:hyperlink>
        </w:p>
        <w:p w14:paraId="04BFD2C6"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42" w:history="1">
            <w:r w:rsidR="009E3656" w:rsidRPr="00C6658F">
              <w:rPr>
                <w:rStyle w:val="Hipervnculo"/>
                <w:noProof/>
              </w:rPr>
              <w:t>2.7 Modelos de interpretación de datos</w:t>
            </w:r>
            <w:r w:rsidR="009E3656">
              <w:rPr>
                <w:noProof/>
                <w:webHidden/>
              </w:rPr>
              <w:tab/>
            </w:r>
            <w:r w:rsidR="009E3656">
              <w:rPr>
                <w:noProof/>
                <w:webHidden/>
              </w:rPr>
              <w:fldChar w:fldCharType="begin"/>
            </w:r>
            <w:r w:rsidR="009E3656">
              <w:rPr>
                <w:noProof/>
                <w:webHidden/>
              </w:rPr>
              <w:instrText xml:space="preserve"> PAGEREF _Toc108566542 \h </w:instrText>
            </w:r>
            <w:r w:rsidR="009E3656">
              <w:rPr>
                <w:noProof/>
                <w:webHidden/>
              </w:rPr>
            </w:r>
            <w:r w:rsidR="009E3656">
              <w:rPr>
                <w:noProof/>
                <w:webHidden/>
              </w:rPr>
              <w:fldChar w:fldCharType="separate"/>
            </w:r>
            <w:r w:rsidR="009E3656">
              <w:rPr>
                <w:noProof/>
                <w:webHidden/>
              </w:rPr>
              <w:t>20</w:t>
            </w:r>
            <w:r w:rsidR="009E3656">
              <w:rPr>
                <w:noProof/>
                <w:webHidden/>
              </w:rPr>
              <w:fldChar w:fldCharType="end"/>
            </w:r>
          </w:hyperlink>
        </w:p>
        <w:p w14:paraId="4E05A07D" w14:textId="77777777" w:rsidR="009E3656" w:rsidRDefault="00000000">
          <w:pPr>
            <w:pStyle w:val="TDC1"/>
            <w:rPr>
              <w:rFonts w:asciiTheme="minorHAnsi" w:eastAsiaTheme="minorEastAsia" w:hAnsiTheme="minorHAnsi" w:cstheme="minorBidi"/>
              <w:b w:val="0"/>
              <w:color w:val="auto"/>
              <w:sz w:val="22"/>
              <w:szCs w:val="22"/>
              <w:lang w:val="es-ES" w:eastAsia="es-ES"/>
            </w:rPr>
          </w:pPr>
          <w:hyperlink w:anchor="_Toc108566543" w:history="1">
            <w:r w:rsidR="009E3656" w:rsidRPr="00C6658F">
              <w:rPr>
                <w:rStyle w:val="Hipervnculo"/>
              </w:rPr>
              <w:t>III. RESULTADOS AGUAS SUPERFICIALES</w:t>
            </w:r>
            <w:r w:rsidR="009E3656">
              <w:rPr>
                <w:webHidden/>
              </w:rPr>
              <w:tab/>
            </w:r>
            <w:r w:rsidR="009E3656">
              <w:rPr>
                <w:webHidden/>
              </w:rPr>
              <w:fldChar w:fldCharType="begin"/>
            </w:r>
            <w:r w:rsidR="009E3656">
              <w:rPr>
                <w:webHidden/>
              </w:rPr>
              <w:instrText xml:space="preserve"> PAGEREF _Toc108566543 \h </w:instrText>
            </w:r>
            <w:r w:rsidR="009E3656">
              <w:rPr>
                <w:webHidden/>
              </w:rPr>
            </w:r>
            <w:r w:rsidR="009E3656">
              <w:rPr>
                <w:webHidden/>
              </w:rPr>
              <w:fldChar w:fldCharType="separate"/>
            </w:r>
            <w:r w:rsidR="009E3656">
              <w:rPr>
                <w:webHidden/>
              </w:rPr>
              <w:t>22</w:t>
            </w:r>
            <w:r w:rsidR="009E3656">
              <w:rPr>
                <w:webHidden/>
              </w:rPr>
              <w:fldChar w:fldCharType="end"/>
            </w:r>
          </w:hyperlink>
        </w:p>
        <w:p w14:paraId="48EABBD8"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44" w:history="1">
            <w:r w:rsidR="009E3656" w:rsidRPr="00C6658F">
              <w:rPr>
                <w:rStyle w:val="Hipervnculo"/>
                <w:noProof/>
                <w:lang w:val="es-ES"/>
              </w:rPr>
              <w:t xml:space="preserve">3.1. Análisis </w:t>
            </w:r>
            <w:r w:rsidR="009E3656" w:rsidRPr="00C6658F">
              <w:rPr>
                <w:rStyle w:val="Hipervnculo"/>
                <w:noProof/>
              </w:rPr>
              <w:t>del punto FW 104-ZA</w:t>
            </w:r>
            <w:r w:rsidR="009E3656">
              <w:rPr>
                <w:noProof/>
                <w:webHidden/>
              </w:rPr>
              <w:tab/>
            </w:r>
            <w:r w:rsidR="009E3656">
              <w:rPr>
                <w:noProof/>
                <w:webHidden/>
              </w:rPr>
              <w:fldChar w:fldCharType="begin"/>
            </w:r>
            <w:r w:rsidR="009E3656">
              <w:rPr>
                <w:noProof/>
                <w:webHidden/>
              </w:rPr>
              <w:instrText xml:space="preserve"> PAGEREF _Toc108566544 \h </w:instrText>
            </w:r>
            <w:r w:rsidR="009E3656">
              <w:rPr>
                <w:noProof/>
                <w:webHidden/>
              </w:rPr>
            </w:r>
            <w:r w:rsidR="009E3656">
              <w:rPr>
                <w:noProof/>
                <w:webHidden/>
              </w:rPr>
              <w:fldChar w:fldCharType="separate"/>
            </w:r>
            <w:r w:rsidR="009E3656">
              <w:rPr>
                <w:noProof/>
                <w:webHidden/>
              </w:rPr>
              <w:t>22</w:t>
            </w:r>
            <w:r w:rsidR="009E3656">
              <w:rPr>
                <w:noProof/>
                <w:webHidden/>
              </w:rPr>
              <w:fldChar w:fldCharType="end"/>
            </w:r>
          </w:hyperlink>
        </w:p>
        <w:p w14:paraId="70351E8A"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45" w:history="1">
            <w:r w:rsidR="009E3656" w:rsidRPr="00C6658F">
              <w:rPr>
                <w:rStyle w:val="Hipervnculo"/>
                <w:noProof/>
              </w:rPr>
              <w:t>3.1.2 Análisis del punto FW 201-ST</w:t>
            </w:r>
            <w:r w:rsidR="009E3656">
              <w:rPr>
                <w:noProof/>
                <w:webHidden/>
              </w:rPr>
              <w:tab/>
            </w:r>
            <w:r w:rsidR="009E3656">
              <w:rPr>
                <w:noProof/>
                <w:webHidden/>
              </w:rPr>
              <w:fldChar w:fldCharType="begin"/>
            </w:r>
            <w:r w:rsidR="009E3656">
              <w:rPr>
                <w:noProof/>
                <w:webHidden/>
              </w:rPr>
              <w:instrText xml:space="preserve"> PAGEREF _Toc108566545 \h </w:instrText>
            </w:r>
            <w:r w:rsidR="009E3656">
              <w:rPr>
                <w:noProof/>
                <w:webHidden/>
              </w:rPr>
            </w:r>
            <w:r w:rsidR="009E3656">
              <w:rPr>
                <w:noProof/>
                <w:webHidden/>
              </w:rPr>
              <w:fldChar w:fldCharType="separate"/>
            </w:r>
            <w:r w:rsidR="009E3656">
              <w:rPr>
                <w:noProof/>
                <w:webHidden/>
              </w:rPr>
              <w:t>23</w:t>
            </w:r>
            <w:r w:rsidR="009E3656">
              <w:rPr>
                <w:noProof/>
                <w:webHidden/>
              </w:rPr>
              <w:fldChar w:fldCharType="end"/>
            </w:r>
          </w:hyperlink>
        </w:p>
        <w:p w14:paraId="40E18281"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46" w:history="1">
            <w:r w:rsidR="009E3656" w:rsidRPr="00C6658F">
              <w:rPr>
                <w:rStyle w:val="Hipervnculo"/>
                <w:noProof/>
              </w:rPr>
              <w:t>3.1.3 Análisis del punto FW 320-ST</w:t>
            </w:r>
            <w:r w:rsidR="009E3656">
              <w:rPr>
                <w:noProof/>
                <w:webHidden/>
              </w:rPr>
              <w:tab/>
            </w:r>
            <w:r w:rsidR="009E3656">
              <w:rPr>
                <w:noProof/>
                <w:webHidden/>
              </w:rPr>
              <w:fldChar w:fldCharType="begin"/>
            </w:r>
            <w:r w:rsidR="009E3656">
              <w:rPr>
                <w:noProof/>
                <w:webHidden/>
              </w:rPr>
              <w:instrText xml:space="preserve"> PAGEREF _Toc108566546 \h </w:instrText>
            </w:r>
            <w:r w:rsidR="009E3656">
              <w:rPr>
                <w:noProof/>
                <w:webHidden/>
              </w:rPr>
            </w:r>
            <w:r w:rsidR="009E3656">
              <w:rPr>
                <w:noProof/>
                <w:webHidden/>
              </w:rPr>
              <w:fldChar w:fldCharType="separate"/>
            </w:r>
            <w:r w:rsidR="009E3656">
              <w:rPr>
                <w:noProof/>
                <w:webHidden/>
              </w:rPr>
              <w:t>24</w:t>
            </w:r>
            <w:r w:rsidR="009E3656">
              <w:rPr>
                <w:noProof/>
                <w:webHidden/>
              </w:rPr>
              <w:fldChar w:fldCharType="end"/>
            </w:r>
          </w:hyperlink>
        </w:p>
        <w:p w14:paraId="265857C5"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47" w:history="1">
            <w:r w:rsidR="009E3656" w:rsidRPr="00C6658F">
              <w:rPr>
                <w:rStyle w:val="Hipervnculo"/>
                <w:noProof/>
              </w:rPr>
              <w:t>3.1.4 Análisis del punto FW 315-HE</w:t>
            </w:r>
            <w:r w:rsidR="009E3656">
              <w:rPr>
                <w:noProof/>
                <w:webHidden/>
              </w:rPr>
              <w:tab/>
            </w:r>
            <w:r w:rsidR="009E3656">
              <w:rPr>
                <w:noProof/>
                <w:webHidden/>
              </w:rPr>
              <w:fldChar w:fldCharType="begin"/>
            </w:r>
            <w:r w:rsidR="009E3656">
              <w:rPr>
                <w:noProof/>
                <w:webHidden/>
              </w:rPr>
              <w:instrText xml:space="preserve"> PAGEREF _Toc108566547 \h </w:instrText>
            </w:r>
            <w:r w:rsidR="009E3656">
              <w:rPr>
                <w:noProof/>
                <w:webHidden/>
              </w:rPr>
            </w:r>
            <w:r w:rsidR="009E3656">
              <w:rPr>
                <w:noProof/>
                <w:webHidden/>
              </w:rPr>
              <w:fldChar w:fldCharType="separate"/>
            </w:r>
            <w:r w:rsidR="009E3656">
              <w:rPr>
                <w:noProof/>
                <w:webHidden/>
              </w:rPr>
              <w:t>25</w:t>
            </w:r>
            <w:r w:rsidR="009E3656">
              <w:rPr>
                <w:noProof/>
                <w:webHidden/>
              </w:rPr>
              <w:fldChar w:fldCharType="end"/>
            </w:r>
          </w:hyperlink>
        </w:p>
        <w:p w14:paraId="262BF04B"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48" w:history="1">
            <w:r w:rsidR="009E3656" w:rsidRPr="00C6658F">
              <w:rPr>
                <w:rStyle w:val="Hipervnculo"/>
                <w:noProof/>
              </w:rPr>
              <w:t>3.1.5 Análisis del punto FW 304-HE</w:t>
            </w:r>
            <w:r w:rsidR="009E3656">
              <w:rPr>
                <w:noProof/>
                <w:webHidden/>
              </w:rPr>
              <w:tab/>
            </w:r>
            <w:r w:rsidR="009E3656">
              <w:rPr>
                <w:noProof/>
                <w:webHidden/>
              </w:rPr>
              <w:fldChar w:fldCharType="begin"/>
            </w:r>
            <w:r w:rsidR="009E3656">
              <w:rPr>
                <w:noProof/>
                <w:webHidden/>
              </w:rPr>
              <w:instrText xml:space="preserve"> PAGEREF _Toc108566548 \h </w:instrText>
            </w:r>
            <w:r w:rsidR="009E3656">
              <w:rPr>
                <w:noProof/>
                <w:webHidden/>
              </w:rPr>
            </w:r>
            <w:r w:rsidR="009E3656">
              <w:rPr>
                <w:noProof/>
                <w:webHidden/>
              </w:rPr>
              <w:fldChar w:fldCharType="separate"/>
            </w:r>
            <w:r w:rsidR="009E3656">
              <w:rPr>
                <w:noProof/>
                <w:webHidden/>
              </w:rPr>
              <w:t>26</w:t>
            </w:r>
            <w:r w:rsidR="009E3656">
              <w:rPr>
                <w:noProof/>
                <w:webHidden/>
              </w:rPr>
              <w:fldChar w:fldCharType="end"/>
            </w:r>
          </w:hyperlink>
        </w:p>
        <w:p w14:paraId="7EAE2AE9"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49" w:history="1">
            <w:r w:rsidR="009E3656" w:rsidRPr="00C6658F">
              <w:rPr>
                <w:rStyle w:val="Hipervnculo"/>
                <w:noProof/>
              </w:rPr>
              <w:t>3.1.6 Análisis del punto FW 100-GASL</w:t>
            </w:r>
            <w:r w:rsidR="009E3656">
              <w:rPr>
                <w:noProof/>
                <w:webHidden/>
              </w:rPr>
              <w:tab/>
            </w:r>
            <w:r w:rsidR="009E3656">
              <w:rPr>
                <w:noProof/>
                <w:webHidden/>
              </w:rPr>
              <w:fldChar w:fldCharType="begin"/>
            </w:r>
            <w:r w:rsidR="009E3656">
              <w:rPr>
                <w:noProof/>
                <w:webHidden/>
              </w:rPr>
              <w:instrText xml:space="preserve"> PAGEREF _Toc108566549 \h </w:instrText>
            </w:r>
            <w:r w:rsidR="009E3656">
              <w:rPr>
                <w:noProof/>
                <w:webHidden/>
              </w:rPr>
            </w:r>
            <w:r w:rsidR="009E3656">
              <w:rPr>
                <w:noProof/>
                <w:webHidden/>
              </w:rPr>
              <w:fldChar w:fldCharType="separate"/>
            </w:r>
            <w:r w:rsidR="009E3656">
              <w:rPr>
                <w:noProof/>
                <w:webHidden/>
              </w:rPr>
              <w:t>27</w:t>
            </w:r>
            <w:r w:rsidR="009E3656">
              <w:rPr>
                <w:noProof/>
                <w:webHidden/>
              </w:rPr>
              <w:fldChar w:fldCharType="end"/>
            </w:r>
          </w:hyperlink>
        </w:p>
        <w:p w14:paraId="7AB1194A"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50" w:history="1">
            <w:r w:rsidR="009E3656" w:rsidRPr="00C6658F">
              <w:rPr>
                <w:rStyle w:val="Hipervnculo"/>
                <w:noProof/>
                <w:lang w:val="es-ES"/>
              </w:rPr>
              <w:t>3.1.7 Análisis del punto FW 200-SLTR</w:t>
            </w:r>
            <w:r w:rsidR="009E3656">
              <w:rPr>
                <w:noProof/>
                <w:webHidden/>
              </w:rPr>
              <w:tab/>
            </w:r>
            <w:r w:rsidR="009E3656">
              <w:rPr>
                <w:noProof/>
                <w:webHidden/>
              </w:rPr>
              <w:fldChar w:fldCharType="begin"/>
            </w:r>
            <w:r w:rsidR="009E3656">
              <w:rPr>
                <w:noProof/>
                <w:webHidden/>
              </w:rPr>
              <w:instrText xml:space="preserve"> PAGEREF _Toc108566550 \h </w:instrText>
            </w:r>
            <w:r w:rsidR="009E3656">
              <w:rPr>
                <w:noProof/>
                <w:webHidden/>
              </w:rPr>
            </w:r>
            <w:r w:rsidR="009E3656">
              <w:rPr>
                <w:noProof/>
                <w:webHidden/>
              </w:rPr>
              <w:fldChar w:fldCharType="separate"/>
            </w:r>
            <w:r w:rsidR="009E3656">
              <w:rPr>
                <w:noProof/>
                <w:webHidden/>
              </w:rPr>
              <w:t>28</w:t>
            </w:r>
            <w:r w:rsidR="009E3656">
              <w:rPr>
                <w:noProof/>
                <w:webHidden/>
              </w:rPr>
              <w:fldChar w:fldCharType="end"/>
            </w:r>
          </w:hyperlink>
        </w:p>
        <w:p w14:paraId="77241441"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51" w:history="1">
            <w:r w:rsidR="009E3656" w:rsidRPr="00C6658F">
              <w:rPr>
                <w:rStyle w:val="Hipervnculo"/>
                <w:rFonts w:cs="Courier New"/>
                <w:noProof/>
                <w:lang w:val="es-ES"/>
              </w:rPr>
              <w:t>3.1.8 Análisis del punto FW 208-TR</w:t>
            </w:r>
            <w:r w:rsidR="009E3656">
              <w:rPr>
                <w:noProof/>
                <w:webHidden/>
              </w:rPr>
              <w:tab/>
            </w:r>
            <w:r w:rsidR="009E3656">
              <w:rPr>
                <w:noProof/>
                <w:webHidden/>
              </w:rPr>
              <w:fldChar w:fldCharType="begin"/>
            </w:r>
            <w:r w:rsidR="009E3656">
              <w:rPr>
                <w:noProof/>
                <w:webHidden/>
              </w:rPr>
              <w:instrText xml:space="preserve"> PAGEREF _Toc108566551 \h </w:instrText>
            </w:r>
            <w:r w:rsidR="009E3656">
              <w:rPr>
                <w:noProof/>
                <w:webHidden/>
              </w:rPr>
            </w:r>
            <w:r w:rsidR="009E3656">
              <w:rPr>
                <w:noProof/>
                <w:webHidden/>
              </w:rPr>
              <w:fldChar w:fldCharType="separate"/>
            </w:r>
            <w:r w:rsidR="009E3656">
              <w:rPr>
                <w:noProof/>
                <w:webHidden/>
              </w:rPr>
              <w:t>29</w:t>
            </w:r>
            <w:r w:rsidR="009E3656">
              <w:rPr>
                <w:noProof/>
                <w:webHidden/>
              </w:rPr>
              <w:fldChar w:fldCharType="end"/>
            </w:r>
          </w:hyperlink>
        </w:p>
        <w:p w14:paraId="3E2A02DD"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52" w:history="1">
            <w:r w:rsidR="009E3656" w:rsidRPr="00C6658F">
              <w:rPr>
                <w:rStyle w:val="Hipervnculo"/>
                <w:rFonts w:cs="Courier New"/>
                <w:noProof/>
                <w:lang w:val="es-ES" w:eastAsia="es-ES"/>
              </w:rPr>
              <w:t>3.1.9</w:t>
            </w:r>
            <w:r w:rsidR="009E3656" w:rsidRPr="00C6658F">
              <w:rPr>
                <w:rStyle w:val="Hipervnculo"/>
                <w:rFonts w:cs="Courier New"/>
                <w:noProof/>
                <w:lang w:val="es-ES"/>
              </w:rPr>
              <w:t xml:space="preserve"> Análisis del punto FW 205-TR</w:t>
            </w:r>
            <w:r w:rsidR="009E3656">
              <w:rPr>
                <w:noProof/>
                <w:webHidden/>
              </w:rPr>
              <w:tab/>
            </w:r>
            <w:r w:rsidR="009E3656">
              <w:rPr>
                <w:noProof/>
                <w:webHidden/>
              </w:rPr>
              <w:fldChar w:fldCharType="begin"/>
            </w:r>
            <w:r w:rsidR="009E3656">
              <w:rPr>
                <w:noProof/>
                <w:webHidden/>
              </w:rPr>
              <w:instrText xml:space="preserve"> PAGEREF _Toc108566552 \h </w:instrText>
            </w:r>
            <w:r w:rsidR="009E3656">
              <w:rPr>
                <w:noProof/>
                <w:webHidden/>
              </w:rPr>
            </w:r>
            <w:r w:rsidR="009E3656">
              <w:rPr>
                <w:noProof/>
                <w:webHidden/>
              </w:rPr>
              <w:fldChar w:fldCharType="separate"/>
            </w:r>
            <w:r w:rsidR="009E3656">
              <w:rPr>
                <w:noProof/>
                <w:webHidden/>
              </w:rPr>
              <w:t>30</w:t>
            </w:r>
            <w:r w:rsidR="009E3656">
              <w:rPr>
                <w:noProof/>
                <w:webHidden/>
              </w:rPr>
              <w:fldChar w:fldCharType="end"/>
            </w:r>
          </w:hyperlink>
        </w:p>
        <w:p w14:paraId="6CBCBEDC"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53" w:history="1">
            <w:r w:rsidR="009E3656" w:rsidRPr="00C6658F">
              <w:rPr>
                <w:rStyle w:val="Hipervnculo"/>
                <w:noProof/>
              </w:rPr>
              <w:t>3.1.10 Análisis del punto FW 109-MYRZ</w:t>
            </w:r>
            <w:r w:rsidR="009E3656">
              <w:rPr>
                <w:noProof/>
                <w:webHidden/>
              </w:rPr>
              <w:tab/>
            </w:r>
            <w:r w:rsidR="009E3656">
              <w:rPr>
                <w:noProof/>
                <w:webHidden/>
              </w:rPr>
              <w:fldChar w:fldCharType="begin"/>
            </w:r>
            <w:r w:rsidR="009E3656">
              <w:rPr>
                <w:noProof/>
                <w:webHidden/>
              </w:rPr>
              <w:instrText xml:space="preserve"> PAGEREF _Toc108566553 \h </w:instrText>
            </w:r>
            <w:r w:rsidR="009E3656">
              <w:rPr>
                <w:noProof/>
                <w:webHidden/>
              </w:rPr>
            </w:r>
            <w:r w:rsidR="009E3656">
              <w:rPr>
                <w:noProof/>
                <w:webHidden/>
              </w:rPr>
              <w:fldChar w:fldCharType="separate"/>
            </w:r>
            <w:r w:rsidR="009E3656">
              <w:rPr>
                <w:noProof/>
                <w:webHidden/>
              </w:rPr>
              <w:t>31</w:t>
            </w:r>
            <w:r w:rsidR="009E3656">
              <w:rPr>
                <w:noProof/>
                <w:webHidden/>
              </w:rPr>
              <w:fldChar w:fldCharType="end"/>
            </w:r>
          </w:hyperlink>
        </w:p>
        <w:p w14:paraId="1FF2F150"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54" w:history="1">
            <w:r w:rsidR="009E3656" w:rsidRPr="00C6658F">
              <w:rPr>
                <w:rStyle w:val="Hipervnculo"/>
                <w:noProof/>
              </w:rPr>
              <w:t>3.1.11 Análisis del punto FW 317-RZ</w:t>
            </w:r>
            <w:r w:rsidR="009E3656">
              <w:rPr>
                <w:noProof/>
                <w:webHidden/>
              </w:rPr>
              <w:tab/>
            </w:r>
            <w:r w:rsidR="009E3656">
              <w:rPr>
                <w:noProof/>
                <w:webHidden/>
              </w:rPr>
              <w:fldChar w:fldCharType="begin"/>
            </w:r>
            <w:r w:rsidR="009E3656">
              <w:rPr>
                <w:noProof/>
                <w:webHidden/>
              </w:rPr>
              <w:instrText xml:space="preserve"> PAGEREF _Toc108566554 \h </w:instrText>
            </w:r>
            <w:r w:rsidR="009E3656">
              <w:rPr>
                <w:noProof/>
                <w:webHidden/>
              </w:rPr>
            </w:r>
            <w:r w:rsidR="009E3656">
              <w:rPr>
                <w:noProof/>
                <w:webHidden/>
              </w:rPr>
              <w:fldChar w:fldCharType="separate"/>
            </w:r>
            <w:r w:rsidR="009E3656">
              <w:rPr>
                <w:noProof/>
                <w:webHidden/>
              </w:rPr>
              <w:t>32</w:t>
            </w:r>
            <w:r w:rsidR="009E3656">
              <w:rPr>
                <w:noProof/>
                <w:webHidden/>
              </w:rPr>
              <w:fldChar w:fldCharType="end"/>
            </w:r>
          </w:hyperlink>
        </w:p>
        <w:p w14:paraId="46205969"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55" w:history="1">
            <w:r w:rsidR="009E3656" w:rsidRPr="00C6658F">
              <w:rPr>
                <w:rStyle w:val="Hipervnculo"/>
                <w:noProof/>
              </w:rPr>
              <w:t>3.1.12  Análisis del punto FW 110-LB</w:t>
            </w:r>
            <w:r w:rsidR="009E3656">
              <w:rPr>
                <w:noProof/>
                <w:webHidden/>
              </w:rPr>
              <w:tab/>
            </w:r>
            <w:r w:rsidR="009E3656">
              <w:rPr>
                <w:noProof/>
                <w:webHidden/>
              </w:rPr>
              <w:fldChar w:fldCharType="begin"/>
            </w:r>
            <w:r w:rsidR="009E3656">
              <w:rPr>
                <w:noProof/>
                <w:webHidden/>
              </w:rPr>
              <w:instrText xml:space="preserve"> PAGEREF _Toc108566555 \h </w:instrText>
            </w:r>
            <w:r w:rsidR="009E3656">
              <w:rPr>
                <w:noProof/>
                <w:webHidden/>
              </w:rPr>
            </w:r>
            <w:r w:rsidR="009E3656">
              <w:rPr>
                <w:noProof/>
                <w:webHidden/>
              </w:rPr>
              <w:fldChar w:fldCharType="separate"/>
            </w:r>
            <w:r w:rsidR="009E3656">
              <w:rPr>
                <w:noProof/>
                <w:webHidden/>
              </w:rPr>
              <w:t>33</w:t>
            </w:r>
            <w:r w:rsidR="009E3656">
              <w:rPr>
                <w:noProof/>
                <w:webHidden/>
              </w:rPr>
              <w:fldChar w:fldCharType="end"/>
            </w:r>
          </w:hyperlink>
        </w:p>
        <w:p w14:paraId="6212F8B2"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56" w:history="1">
            <w:r w:rsidR="009E3656" w:rsidRPr="00C6658F">
              <w:rPr>
                <w:rStyle w:val="Hipervnculo"/>
                <w:noProof/>
                <w:lang w:val="es-ES" w:eastAsia="es-ES"/>
              </w:rPr>
              <w:t>3.1</w:t>
            </w:r>
            <w:r w:rsidR="009E3656" w:rsidRPr="00C6658F">
              <w:rPr>
                <w:rStyle w:val="Hipervnculo"/>
                <w:noProof/>
                <w:lang w:val="es-ES"/>
              </w:rPr>
              <w:t>.13 Análisis del punto FW 111-LB</w:t>
            </w:r>
            <w:r w:rsidR="009E3656">
              <w:rPr>
                <w:noProof/>
                <w:webHidden/>
              </w:rPr>
              <w:tab/>
            </w:r>
            <w:r w:rsidR="009E3656">
              <w:rPr>
                <w:noProof/>
                <w:webHidden/>
              </w:rPr>
              <w:fldChar w:fldCharType="begin"/>
            </w:r>
            <w:r w:rsidR="009E3656">
              <w:rPr>
                <w:noProof/>
                <w:webHidden/>
              </w:rPr>
              <w:instrText xml:space="preserve"> PAGEREF _Toc108566556 \h </w:instrText>
            </w:r>
            <w:r w:rsidR="009E3656">
              <w:rPr>
                <w:noProof/>
                <w:webHidden/>
              </w:rPr>
            </w:r>
            <w:r w:rsidR="009E3656">
              <w:rPr>
                <w:noProof/>
                <w:webHidden/>
              </w:rPr>
              <w:fldChar w:fldCharType="separate"/>
            </w:r>
            <w:r w:rsidR="009E3656">
              <w:rPr>
                <w:noProof/>
                <w:webHidden/>
              </w:rPr>
              <w:t>34</w:t>
            </w:r>
            <w:r w:rsidR="009E3656">
              <w:rPr>
                <w:noProof/>
                <w:webHidden/>
              </w:rPr>
              <w:fldChar w:fldCharType="end"/>
            </w:r>
          </w:hyperlink>
        </w:p>
        <w:p w14:paraId="0CDB9F8E"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57" w:history="1">
            <w:r w:rsidR="009E3656" w:rsidRPr="00C6658F">
              <w:rPr>
                <w:rStyle w:val="Hipervnculo"/>
                <w:noProof/>
              </w:rPr>
              <w:t>3.1.14 Análisis del punto FW 316-CR</w:t>
            </w:r>
            <w:r w:rsidR="009E3656">
              <w:rPr>
                <w:noProof/>
                <w:webHidden/>
              </w:rPr>
              <w:tab/>
            </w:r>
            <w:r w:rsidR="009E3656">
              <w:rPr>
                <w:noProof/>
                <w:webHidden/>
              </w:rPr>
              <w:fldChar w:fldCharType="begin"/>
            </w:r>
            <w:r w:rsidR="009E3656">
              <w:rPr>
                <w:noProof/>
                <w:webHidden/>
              </w:rPr>
              <w:instrText xml:space="preserve"> PAGEREF _Toc108566557 \h </w:instrText>
            </w:r>
            <w:r w:rsidR="009E3656">
              <w:rPr>
                <w:noProof/>
                <w:webHidden/>
              </w:rPr>
            </w:r>
            <w:r w:rsidR="009E3656">
              <w:rPr>
                <w:noProof/>
                <w:webHidden/>
              </w:rPr>
              <w:fldChar w:fldCharType="separate"/>
            </w:r>
            <w:r w:rsidR="009E3656">
              <w:rPr>
                <w:noProof/>
                <w:webHidden/>
              </w:rPr>
              <w:t>35</w:t>
            </w:r>
            <w:r w:rsidR="009E3656">
              <w:rPr>
                <w:noProof/>
                <w:webHidden/>
              </w:rPr>
              <w:fldChar w:fldCharType="end"/>
            </w:r>
          </w:hyperlink>
        </w:p>
        <w:p w14:paraId="6084CAB9"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58" w:history="1">
            <w:r w:rsidR="009E3656" w:rsidRPr="00C6658F">
              <w:rPr>
                <w:rStyle w:val="Hipervnculo"/>
                <w:noProof/>
              </w:rPr>
              <w:t>3.1.15 Análisis del punto FW 210-ZM</w:t>
            </w:r>
            <w:r w:rsidR="009E3656">
              <w:rPr>
                <w:noProof/>
                <w:webHidden/>
              </w:rPr>
              <w:tab/>
            </w:r>
            <w:r w:rsidR="009E3656">
              <w:rPr>
                <w:noProof/>
                <w:webHidden/>
              </w:rPr>
              <w:fldChar w:fldCharType="begin"/>
            </w:r>
            <w:r w:rsidR="009E3656">
              <w:rPr>
                <w:noProof/>
                <w:webHidden/>
              </w:rPr>
              <w:instrText xml:space="preserve"> PAGEREF _Toc108566558 \h </w:instrText>
            </w:r>
            <w:r w:rsidR="009E3656">
              <w:rPr>
                <w:noProof/>
                <w:webHidden/>
              </w:rPr>
            </w:r>
            <w:r w:rsidR="009E3656">
              <w:rPr>
                <w:noProof/>
                <w:webHidden/>
              </w:rPr>
              <w:fldChar w:fldCharType="separate"/>
            </w:r>
            <w:r w:rsidR="009E3656">
              <w:rPr>
                <w:noProof/>
                <w:webHidden/>
              </w:rPr>
              <w:t>36</w:t>
            </w:r>
            <w:r w:rsidR="009E3656">
              <w:rPr>
                <w:noProof/>
                <w:webHidden/>
              </w:rPr>
              <w:fldChar w:fldCharType="end"/>
            </w:r>
          </w:hyperlink>
        </w:p>
        <w:p w14:paraId="616207A0"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59" w:history="1">
            <w:r w:rsidR="009E3656" w:rsidRPr="00C6658F">
              <w:rPr>
                <w:rStyle w:val="Hipervnculo"/>
                <w:noProof/>
                <w:lang w:val="es-ES" w:eastAsia="es-ES"/>
              </w:rPr>
              <w:t>3.1.16</w:t>
            </w:r>
            <w:r w:rsidR="009E3656" w:rsidRPr="00C6658F">
              <w:rPr>
                <w:rStyle w:val="Hipervnculo"/>
                <w:noProof/>
                <w:lang w:val="es-ES"/>
              </w:rPr>
              <w:t xml:space="preserve"> Análisis del punto FW 212-MC</w:t>
            </w:r>
            <w:r w:rsidR="009E3656">
              <w:rPr>
                <w:noProof/>
                <w:webHidden/>
              </w:rPr>
              <w:tab/>
            </w:r>
            <w:r w:rsidR="009E3656">
              <w:rPr>
                <w:noProof/>
                <w:webHidden/>
              </w:rPr>
              <w:fldChar w:fldCharType="begin"/>
            </w:r>
            <w:r w:rsidR="009E3656">
              <w:rPr>
                <w:noProof/>
                <w:webHidden/>
              </w:rPr>
              <w:instrText xml:space="preserve"> PAGEREF _Toc108566559 \h </w:instrText>
            </w:r>
            <w:r w:rsidR="009E3656">
              <w:rPr>
                <w:noProof/>
                <w:webHidden/>
              </w:rPr>
            </w:r>
            <w:r w:rsidR="009E3656">
              <w:rPr>
                <w:noProof/>
                <w:webHidden/>
              </w:rPr>
              <w:fldChar w:fldCharType="separate"/>
            </w:r>
            <w:r w:rsidR="009E3656">
              <w:rPr>
                <w:noProof/>
                <w:webHidden/>
              </w:rPr>
              <w:t>37</w:t>
            </w:r>
            <w:r w:rsidR="009E3656">
              <w:rPr>
                <w:noProof/>
                <w:webHidden/>
              </w:rPr>
              <w:fldChar w:fldCharType="end"/>
            </w:r>
          </w:hyperlink>
        </w:p>
        <w:p w14:paraId="08CB7EF6"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60" w:history="1">
            <w:r w:rsidR="009E3656" w:rsidRPr="00C6658F">
              <w:rPr>
                <w:rStyle w:val="Hipervnculo"/>
                <w:noProof/>
              </w:rPr>
              <w:t>3.1.17. Análisis del punto FW 318-VS</w:t>
            </w:r>
            <w:r w:rsidR="009E3656">
              <w:rPr>
                <w:noProof/>
                <w:webHidden/>
              </w:rPr>
              <w:tab/>
            </w:r>
            <w:r w:rsidR="009E3656">
              <w:rPr>
                <w:noProof/>
                <w:webHidden/>
              </w:rPr>
              <w:fldChar w:fldCharType="begin"/>
            </w:r>
            <w:r w:rsidR="009E3656">
              <w:rPr>
                <w:noProof/>
                <w:webHidden/>
              </w:rPr>
              <w:instrText xml:space="preserve"> PAGEREF _Toc108566560 \h </w:instrText>
            </w:r>
            <w:r w:rsidR="009E3656">
              <w:rPr>
                <w:noProof/>
                <w:webHidden/>
              </w:rPr>
            </w:r>
            <w:r w:rsidR="009E3656">
              <w:rPr>
                <w:noProof/>
                <w:webHidden/>
              </w:rPr>
              <w:fldChar w:fldCharType="separate"/>
            </w:r>
            <w:r w:rsidR="009E3656">
              <w:rPr>
                <w:noProof/>
                <w:webHidden/>
              </w:rPr>
              <w:t>38</w:t>
            </w:r>
            <w:r w:rsidR="009E3656">
              <w:rPr>
                <w:noProof/>
                <w:webHidden/>
              </w:rPr>
              <w:fldChar w:fldCharType="end"/>
            </w:r>
          </w:hyperlink>
        </w:p>
        <w:p w14:paraId="01D2642F"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61" w:history="1">
            <w:r w:rsidR="009E3656" w:rsidRPr="00C6658F">
              <w:rPr>
                <w:rStyle w:val="Hipervnculo"/>
                <w:noProof/>
              </w:rPr>
              <w:t>3.1.18 Análisis del punto FW 319-SO</w:t>
            </w:r>
            <w:r w:rsidR="009E3656">
              <w:rPr>
                <w:noProof/>
                <w:webHidden/>
              </w:rPr>
              <w:tab/>
            </w:r>
            <w:r w:rsidR="009E3656">
              <w:rPr>
                <w:noProof/>
                <w:webHidden/>
              </w:rPr>
              <w:fldChar w:fldCharType="begin"/>
            </w:r>
            <w:r w:rsidR="009E3656">
              <w:rPr>
                <w:noProof/>
                <w:webHidden/>
              </w:rPr>
              <w:instrText xml:space="preserve"> PAGEREF _Toc108566561 \h </w:instrText>
            </w:r>
            <w:r w:rsidR="009E3656">
              <w:rPr>
                <w:noProof/>
                <w:webHidden/>
              </w:rPr>
            </w:r>
            <w:r w:rsidR="009E3656">
              <w:rPr>
                <w:noProof/>
                <w:webHidden/>
              </w:rPr>
              <w:fldChar w:fldCharType="separate"/>
            </w:r>
            <w:r w:rsidR="009E3656">
              <w:rPr>
                <w:noProof/>
                <w:webHidden/>
              </w:rPr>
              <w:t>39</w:t>
            </w:r>
            <w:r w:rsidR="009E3656">
              <w:rPr>
                <w:noProof/>
                <w:webHidden/>
              </w:rPr>
              <w:fldChar w:fldCharType="end"/>
            </w:r>
          </w:hyperlink>
        </w:p>
        <w:p w14:paraId="7F5A171E"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62" w:history="1">
            <w:r w:rsidR="009E3656" w:rsidRPr="00C6658F">
              <w:rPr>
                <w:rStyle w:val="Hipervnculo"/>
                <w:noProof/>
              </w:rPr>
              <w:t>3.2.19 Análisis del punto FW 01-PY</w:t>
            </w:r>
            <w:r w:rsidR="009E3656">
              <w:rPr>
                <w:noProof/>
                <w:webHidden/>
              </w:rPr>
              <w:tab/>
            </w:r>
            <w:r w:rsidR="009E3656">
              <w:rPr>
                <w:noProof/>
                <w:webHidden/>
              </w:rPr>
              <w:fldChar w:fldCharType="begin"/>
            </w:r>
            <w:r w:rsidR="009E3656">
              <w:rPr>
                <w:noProof/>
                <w:webHidden/>
              </w:rPr>
              <w:instrText xml:space="preserve"> PAGEREF _Toc108566562 \h </w:instrText>
            </w:r>
            <w:r w:rsidR="009E3656">
              <w:rPr>
                <w:noProof/>
                <w:webHidden/>
              </w:rPr>
            </w:r>
            <w:r w:rsidR="009E3656">
              <w:rPr>
                <w:noProof/>
                <w:webHidden/>
              </w:rPr>
              <w:fldChar w:fldCharType="separate"/>
            </w:r>
            <w:r w:rsidR="009E3656">
              <w:rPr>
                <w:noProof/>
                <w:webHidden/>
              </w:rPr>
              <w:t>40</w:t>
            </w:r>
            <w:r w:rsidR="009E3656">
              <w:rPr>
                <w:noProof/>
                <w:webHidden/>
              </w:rPr>
              <w:fldChar w:fldCharType="end"/>
            </w:r>
          </w:hyperlink>
        </w:p>
        <w:p w14:paraId="3E35D502"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63" w:history="1">
            <w:r w:rsidR="009E3656" w:rsidRPr="00C6658F">
              <w:rPr>
                <w:rStyle w:val="Hipervnculo"/>
                <w:noProof/>
              </w:rPr>
              <w:t>3.1.20 Análisis del punto FW 02-PY</w:t>
            </w:r>
            <w:r w:rsidR="009E3656">
              <w:rPr>
                <w:noProof/>
                <w:webHidden/>
              </w:rPr>
              <w:tab/>
            </w:r>
            <w:r w:rsidR="009E3656">
              <w:rPr>
                <w:noProof/>
                <w:webHidden/>
              </w:rPr>
              <w:fldChar w:fldCharType="begin"/>
            </w:r>
            <w:r w:rsidR="009E3656">
              <w:rPr>
                <w:noProof/>
                <w:webHidden/>
              </w:rPr>
              <w:instrText xml:space="preserve"> PAGEREF _Toc108566563 \h </w:instrText>
            </w:r>
            <w:r w:rsidR="009E3656">
              <w:rPr>
                <w:noProof/>
                <w:webHidden/>
              </w:rPr>
            </w:r>
            <w:r w:rsidR="009E3656">
              <w:rPr>
                <w:noProof/>
                <w:webHidden/>
              </w:rPr>
              <w:fldChar w:fldCharType="separate"/>
            </w:r>
            <w:r w:rsidR="009E3656">
              <w:rPr>
                <w:noProof/>
                <w:webHidden/>
              </w:rPr>
              <w:t>41</w:t>
            </w:r>
            <w:r w:rsidR="009E3656">
              <w:rPr>
                <w:noProof/>
                <w:webHidden/>
              </w:rPr>
              <w:fldChar w:fldCharType="end"/>
            </w:r>
          </w:hyperlink>
        </w:p>
        <w:p w14:paraId="323988EA"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64" w:history="1">
            <w:r w:rsidR="009E3656" w:rsidRPr="00C6658F">
              <w:rPr>
                <w:rStyle w:val="Hipervnculo"/>
                <w:noProof/>
                <w:lang w:val="es-ES" w:eastAsia="es-ES"/>
              </w:rPr>
              <w:t>3.1.21. Análisis del punto FW 03-PY</w:t>
            </w:r>
            <w:r w:rsidR="009E3656">
              <w:rPr>
                <w:noProof/>
                <w:webHidden/>
              </w:rPr>
              <w:tab/>
            </w:r>
            <w:r w:rsidR="009E3656">
              <w:rPr>
                <w:noProof/>
                <w:webHidden/>
              </w:rPr>
              <w:fldChar w:fldCharType="begin"/>
            </w:r>
            <w:r w:rsidR="009E3656">
              <w:rPr>
                <w:noProof/>
                <w:webHidden/>
              </w:rPr>
              <w:instrText xml:space="preserve"> PAGEREF _Toc108566564 \h </w:instrText>
            </w:r>
            <w:r w:rsidR="009E3656">
              <w:rPr>
                <w:noProof/>
                <w:webHidden/>
              </w:rPr>
            </w:r>
            <w:r w:rsidR="009E3656">
              <w:rPr>
                <w:noProof/>
                <w:webHidden/>
              </w:rPr>
              <w:fldChar w:fldCharType="separate"/>
            </w:r>
            <w:r w:rsidR="009E3656">
              <w:rPr>
                <w:noProof/>
                <w:webHidden/>
              </w:rPr>
              <w:t>42</w:t>
            </w:r>
            <w:r w:rsidR="009E3656">
              <w:rPr>
                <w:noProof/>
                <w:webHidden/>
              </w:rPr>
              <w:fldChar w:fldCharType="end"/>
            </w:r>
          </w:hyperlink>
        </w:p>
        <w:p w14:paraId="64465505" w14:textId="77777777" w:rsidR="009E3656" w:rsidRDefault="00000000">
          <w:pPr>
            <w:pStyle w:val="TDC1"/>
            <w:rPr>
              <w:rFonts w:asciiTheme="minorHAnsi" w:eastAsiaTheme="minorEastAsia" w:hAnsiTheme="minorHAnsi" w:cstheme="minorBidi"/>
              <w:b w:val="0"/>
              <w:color w:val="auto"/>
              <w:sz w:val="22"/>
              <w:szCs w:val="22"/>
              <w:lang w:val="es-ES" w:eastAsia="es-ES"/>
            </w:rPr>
          </w:pPr>
          <w:hyperlink w:anchor="_Toc108566565" w:history="1">
            <w:r w:rsidR="009E3656" w:rsidRPr="00C6658F">
              <w:rPr>
                <w:rStyle w:val="Hipervnculo"/>
              </w:rPr>
              <w:t>IV. AGUAS SUBTERRÁNEAS</w:t>
            </w:r>
            <w:r w:rsidR="009E3656">
              <w:rPr>
                <w:webHidden/>
              </w:rPr>
              <w:tab/>
            </w:r>
            <w:r w:rsidR="009E3656">
              <w:rPr>
                <w:webHidden/>
              </w:rPr>
              <w:fldChar w:fldCharType="begin"/>
            </w:r>
            <w:r w:rsidR="009E3656">
              <w:rPr>
                <w:webHidden/>
              </w:rPr>
              <w:instrText xml:space="preserve"> PAGEREF _Toc108566565 \h </w:instrText>
            </w:r>
            <w:r w:rsidR="009E3656">
              <w:rPr>
                <w:webHidden/>
              </w:rPr>
            </w:r>
            <w:r w:rsidR="009E3656">
              <w:rPr>
                <w:webHidden/>
              </w:rPr>
              <w:fldChar w:fldCharType="separate"/>
            </w:r>
            <w:r w:rsidR="009E3656">
              <w:rPr>
                <w:webHidden/>
              </w:rPr>
              <w:t>43</w:t>
            </w:r>
            <w:r w:rsidR="009E3656">
              <w:rPr>
                <w:webHidden/>
              </w:rPr>
              <w:fldChar w:fldCharType="end"/>
            </w:r>
          </w:hyperlink>
        </w:p>
        <w:p w14:paraId="79387CC0"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66" w:history="1">
            <w:r w:rsidR="009E3656" w:rsidRPr="00C6658F">
              <w:rPr>
                <w:rStyle w:val="Hipervnculo"/>
                <w:noProof/>
                <w:lang w:val="es-ES"/>
              </w:rPr>
              <w:t>4.1.1 Análisis del punto GW 18-ZA</w:t>
            </w:r>
            <w:r w:rsidR="009E3656">
              <w:rPr>
                <w:noProof/>
                <w:webHidden/>
              </w:rPr>
              <w:tab/>
            </w:r>
            <w:r w:rsidR="009E3656">
              <w:rPr>
                <w:noProof/>
                <w:webHidden/>
              </w:rPr>
              <w:fldChar w:fldCharType="begin"/>
            </w:r>
            <w:r w:rsidR="009E3656">
              <w:rPr>
                <w:noProof/>
                <w:webHidden/>
              </w:rPr>
              <w:instrText xml:space="preserve"> PAGEREF _Toc108566566 \h </w:instrText>
            </w:r>
            <w:r w:rsidR="009E3656">
              <w:rPr>
                <w:noProof/>
                <w:webHidden/>
              </w:rPr>
            </w:r>
            <w:r w:rsidR="009E3656">
              <w:rPr>
                <w:noProof/>
                <w:webHidden/>
              </w:rPr>
              <w:fldChar w:fldCharType="separate"/>
            </w:r>
            <w:r w:rsidR="009E3656">
              <w:rPr>
                <w:noProof/>
                <w:webHidden/>
              </w:rPr>
              <w:t>43</w:t>
            </w:r>
            <w:r w:rsidR="009E3656">
              <w:rPr>
                <w:noProof/>
                <w:webHidden/>
              </w:rPr>
              <w:fldChar w:fldCharType="end"/>
            </w:r>
          </w:hyperlink>
        </w:p>
        <w:p w14:paraId="0716CD16"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67" w:history="1">
            <w:r w:rsidR="009E3656" w:rsidRPr="00C6658F">
              <w:rPr>
                <w:rStyle w:val="Hipervnculo"/>
                <w:noProof/>
              </w:rPr>
              <w:t>4.1.2. Análisis del punto GW 20-ST</w:t>
            </w:r>
            <w:r w:rsidR="009E3656">
              <w:rPr>
                <w:noProof/>
                <w:webHidden/>
              </w:rPr>
              <w:tab/>
            </w:r>
            <w:r w:rsidR="009E3656">
              <w:rPr>
                <w:noProof/>
                <w:webHidden/>
              </w:rPr>
              <w:fldChar w:fldCharType="begin"/>
            </w:r>
            <w:r w:rsidR="009E3656">
              <w:rPr>
                <w:noProof/>
                <w:webHidden/>
              </w:rPr>
              <w:instrText xml:space="preserve"> PAGEREF _Toc108566567 \h </w:instrText>
            </w:r>
            <w:r w:rsidR="009E3656">
              <w:rPr>
                <w:noProof/>
                <w:webHidden/>
              </w:rPr>
            </w:r>
            <w:r w:rsidR="009E3656">
              <w:rPr>
                <w:noProof/>
                <w:webHidden/>
              </w:rPr>
              <w:fldChar w:fldCharType="separate"/>
            </w:r>
            <w:r w:rsidR="009E3656">
              <w:rPr>
                <w:noProof/>
                <w:webHidden/>
              </w:rPr>
              <w:t>44</w:t>
            </w:r>
            <w:r w:rsidR="009E3656">
              <w:rPr>
                <w:noProof/>
                <w:webHidden/>
              </w:rPr>
              <w:fldChar w:fldCharType="end"/>
            </w:r>
          </w:hyperlink>
        </w:p>
        <w:p w14:paraId="10C677B9"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68" w:history="1">
            <w:r w:rsidR="009E3656" w:rsidRPr="00C6658F">
              <w:rPr>
                <w:rStyle w:val="Hipervnculo"/>
                <w:noProof/>
                <w:lang w:val="es-ES"/>
              </w:rPr>
              <w:t>4.1.3 Análisis del punto GW 19-HE</w:t>
            </w:r>
            <w:r w:rsidR="009E3656">
              <w:rPr>
                <w:noProof/>
                <w:webHidden/>
              </w:rPr>
              <w:tab/>
            </w:r>
            <w:r w:rsidR="009E3656">
              <w:rPr>
                <w:noProof/>
                <w:webHidden/>
              </w:rPr>
              <w:fldChar w:fldCharType="begin"/>
            </w:r>
            <w:r w:rsidR="009E3656">
              <w:rPr>
                <w:noProof/>
                <w:webHidden/>
              </w:rPr>
              <w:instrText xml:space="preserve"> PAGEREF _Toc108566568 \h </w:instrText>
            </w:r>
            <w:r w:rsidR="009E3656">
              <w:rPr>
                <w:noProof/>
                <w:webHidden/>
              </w:rPr>
            </w:r>
            <w:r w:rsidR="009E3656">
              <w:rPr>
                <w:noProof/>
                <w:webHidden/>
              </w:rPr>
              <w:fldChar w:fldCharType="separate"/>
            </w:r>
            <w:r w:rsidR="009E3656">
              <w:rPr>
                <w:noProof/>
                <w:webHidden/>
              </w:rPr>
              <w:t>45</w:t>
            </w:r>
            <w:r w:rsidR="009E3656">
              <w:rPr>
                <w:noProof/>
                <w:webHidden/>
              </w:rPr>
              <w:fldChar w:fldCharType="end"/>
            </w:r>
          </w:hyperlink>
        </w:p>
        <w:p w14:paraId="28EBA690"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69" w:history="1">
            <w:r w:rsidR="009E3656" w:rsidRPr="00C6658F">
              <w:rPr>
                <w:rStyle w:val="Hipervnculo"/>
                <w:noProof/>
              </w:rPr>
              <w:t>4.1.4 Análisis del punto GW 23-SL</w:t>
            </w:r>
            <w:r w:rsidR="009E3656">
              <w:rPr>
                <w:noProof/>
                <w:webHidden/>
              </w:rPr>
              <w:tab/>
            </w:r>
            <w:r w:rsidR="009E3656">
              <w:rPr>
                <w:noProof/>
                <w:webHidden/>
              </w:rPr>
              <w:fldChar w:fldCharType="begin"/>
            </w:r>
            <w:r w:rsidR="009E3656">
              <w:rPr>
                <w:noProof/>
                <w:webHidden/>
              </w:rPr>
              <w:instrText xml:space="preserve"> PAGEREF _Toc108566569 \h </w:instrText>
            </w:r>
            <w:r w:rsidR="009E3656">
              <w:rPr>
                <w:noProof/>
                <w:webHidden/>
              </w:rPr>
            </w:r>
            <w:r w:rsidR="009E3656">
              <w:rPr>
                <w:noProof/>
                <w:webHidden/>
              </w:rPr>
              <w:fldChar w:fldCharType="separate"/>
            </w:r>
            <w:r w:rsidR="009E3656">
              <w:rPr>
                <w:noProof/>
                <w:webHidden/>
              </w:rPr>
              <w:t>46</w:t>
            </w:r>
            <w:r w:rsidR="009E3656">
              <w:rPr>
                <w:noProof/>
                <w:webHidden/>
              </w:rPr>
              <w:fldChar w:fldCharType="end"/>
            </w:r>
          </w:hyperlink>
        </w:p>
        <w:p w14:paraId="7361982F"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70" w:history="1">
            <w:r w:rsidR="009E3656" w:rsidRPr="00C6658F">
              <w:rPr>
                <w:rStyle w:val="Hipervnculo"/>
                <w:noProof/>
              </w:rPr>
              <w:t>4</w:t>
            </w:r>
            <w:r w:rsidR="009E3656" w:rsidRPr="00C6658F">
              <w:rPr>
                <w:rStyle w:val="Hipervnculo"/>
                <w:noProof/>
                <w:lang w:val="es-ES"/>
              </w:rPr>
              <w:t>.1.5 Análisis del punto GW 25 PLALO HAYA</w:t>
            </w:r>
            <w:r w:rsidR="009E3656">
              <w:rPr>
                <w:noProof/>
                <w:webHidden/>
              </w:rPr>
              <w:tab/>
            </w:r>
            <w:r w:rsidR="009E3656">
              <w:rPr>
                <w:noProof/>
                <w:webHidden/>
              </w:rPr>
              <w:fldChar w:fldCharType="begin"/>
            </w:r>
            <w:r w:rsidR="009E3656">
              <w:rPr>
                <w:noProof/>
                <w:webHidden/>
              </w:rPr>
              <w:instrText xml:space="preserve"> PAGEREF _Toc108566570 \h </w:instrText>
            </w:r>
            <w:r w:rsidR="009E3656">
              <w:rPr>
                <w:noProof/>
                <w:webHidden/>
              </w:rPr>
            </w:r>
            <w:r w:rsidR="009E3656">
              <w:rPr>
                <w:noProof/>
                <w:webHidden/>
              </w:rPr>
              <w:fldChar w:fldCharType="separate"/>
            </w:r>
            <w:r w:rsidR="009E3656">
              <w:rPr>
                <w:noProof/>
                <w:webHidden/>
              </w:rPr>
              <w:t>47</w:t>
            </w:r>
            <w:r w:rsidR="009E3656">
              <w:rPr>
                <w:noProof/>
                <w:webHidden/>
              </w:rPr>
              <w:fldChar w:fldCharType="end"/>
            </w:r>
          </w:hyperlink>
        </w:p>
        <w:p w14:paraId="021833EC"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71" w:history="1">
            <w:r w:rsidR="009E3656" w:rsidRPr="00C6658F">
              <w:rPr>
                <w:rStyle w:val="Hipervnculo"/>
                <w:noProof/>
              </w:rPr>
              <w:t>3.3.6 Análisis del punto GW 16-GA</w:t>
            </w:r>
            <w:r w:rsidR="009E3656">
              <w:rPr>
                <w:noProof/>
                <w:webHidden/>
              </w:rPr>
              <w:tab/>
            </w:r>
            <w:r w:rsidR="009E3656">
              <w:rPr>
                <w:noProof/>
                <w:webHidden/>
              </w:rPr>
              <w:fldChar w:fldCharType="begin"/>
            </w:r>
            <w:r w:rsidR="009E3656">
              <w:rPr>
                <w:noProof/>
                <w:webHidden/>
              </w:rPr>
              <w:instrText xml:space="preserve"> PAGEREF _Toc108566571 \h </w:instrText>
            </w:r>
            <w:r w:rsidR="009E3656">
              <w:rPr>
                <w:noProof/>
                <w:webHidden/>
              </w:rPr>
            </w:r>
            <w:r w:rsidR="009E3656">
              <w:rPr>
                <w:noProof/>
                <w:webHidden/>
              </w:rPr>
              <w:fldChar w:fldCharType="separate"/>
            </w:r>
            <w:r w:rsidR="009E3656">
              <w:rPr>
                <w:noProof/>
                <w:webHidden/>
              </w:rPr>
              <w:t>48</w:t>
            </w:r>
            <w:r w:rsidR="009E3656">
              <w:rPr>
                <w:noProof/>
                <w:webHidden/>
              </w:rPr>
              <w:fldChar w:fldCharType="end"/>
            </w:r>
          </w:hyperlink>
        </w:p>
        <w:p w14:paraId="758C86F9"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72" w:history="1">
            <w:r w:rsidR="009E3656" w:rsidRPr="00C6658F">
              <w:rPr>
                <w:rStyle w:val="Hipervnculo"/>
                <w:noProof/>
              </w:rPr>
              <w:t>3.3.7 Análisis del punto GW 24 BELEN</w:t>
            </w:r>
            <w:r w:rsidR="009E3656">
              <w:rPr>
                <w:noProof/>
                <w:webHidden/>
              </w:rPr>
              <w:tab/>
            </w:r>
            <w:r w:rsidR="009E3656">
              <w:rPr>
                <w:noProof/>
                <w:webHidden/>
              </w:rPr>
              <w:fldChar w:fldCharType="begin"/>
            </w:r>
            <w:r w:rsidR="009E3656">
              <w:rPr>
                <w:noProof/>
                <w:webHidden/>
              </w:rPr>
              <w:instrText xml:space="preserve"> PAGEREF _Toc108566572 \h </w:instrText>
            </w:r>
            <w:r w:rsidR="009E3656">
              <w:rPr>
                <w:noProof/>
                <w:webHidden/>
              </w:rPr>
            </w:r>
            <w:r w:rsidR="009E3656">
              <w:rPr>
                <w:noProof/>
                <w:webHidden/>
              </w:rPr>
              <w:fldChar w:fldCharType="separate"/>
            </w:r>
            <w:r w:rsidR="009E3656">
              <w:rPr>
                <w:noProof/>
                <w:webHidden/>
              </w:rPr>
              <w:t>49</w:t>
            </w:r>
            <w:r w:rsidR="009E3656">
              <w:rPr>
                <w:noProof/>
                <w:webHidden/>
              </w:rPr>
              <w:fldChar w:fldCharType="end"/>
            </w:r>
          </w:hyperlink>
        </w:p>
        <w:p w14:paraId="2B22FF0A"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73" w:history="1">
            <w:r w:rsidR="009E3656" w:rsidRPr="00C6658F">
              <w:rPr>
                <w:rStyle w:val="Hipervnculo"/>
                <w:noProof/>
              </w:rPr>
              <w:t>3.3.8 Análisis del punto GW 11 MICHEL</w:t>
            </w:r>
            <w:r w:rsidR="009E3656">
              <w:rPr>
                <w:noProof/>
                <w:webHidden/>
              </w:rPr>
              <w:tab/>
            </w:r>
            <w:r w:rsidR="009E3656">
              <w:rPr>
                <w:noProof/>
                <w:webHidden/>
              </w:rPr>
              <w:fldChar w:fldCharType="begin"/>
            </w:r>
            <w:r w:rsidR="009E3656">
              <w:rPr>
                <w:noProof/>
                <w:webHidden/>
              </w:rPr>
              <w:instrText xml:space="preserve"> PAGEREF _Toc108566573 \h </w:instrText>
            </w:r>
            <w:r w:rsidR="009E3656">
              <w:rPr>
                <w:noProof/>
                <w:webHidden/>
              </w:rPr>
            </w:r>
            <w:r w:rsidR="009E3656">
              <w:rPr>
                <w:noProof/>
                <w:webHidden/>
              </w:rPr>
              <w:fldChar w:fldCharType="separate"/>
            </w:r>
            <w:r w:rsidR="009E3656">
              <w:rPr>
                <w:noProof/>
                <w:webHidden/>
              </w:rPr>
              <w:t>50</w:t>
            </w:r>
            <w:r w:rsidR="009E3656">
              <w:rPr>
                <w:noProof/>
                <w:webHidden/>
              </w:rPr>
              <w:fldChar w:fldCharType="end"/>
            </w:r>
          </w:hyperlink>
        </w:p>
        <w:p w14:paraId="789EE158"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74" w:history="1">
            <w:r w:rsidR="009E3656" w:rsidRPr="00C6658F">
              <w:rPr>
                <w:rStyle w:val="Hipervnculo"/>
                <w:noProof/>
              </w:rPr>
              <w:t>3.3.9. Análisis del punto GW 10-TR</w:t>
            </w:r>
            <w:r w:rsidR="009E3656">
              <w:rPr>
                <w:noProof/>
                <w:webHidden/>
              </w:rPr>
              <w:tab/>
            </w:r>
            <w:r w:rsidR="009E3656">
              <w:rPr>
                <w:noProof/>
                <w:webHidden/>
              </w:rPr>
              <w:fldChar w:fldCharType="begin"/>
            </w:r>
            <w:r w:rsidR="009E3656">
              <w:rPr>
                <w:noProof/>
                <w:webHidden/>
              </w:rPr>
              <w:instrText xml:space="preserve"> PAGEREF _Toc108566574 \h </w:instrText>
            </w:r>
            <w:r w:rsidR="009E3656">
              <w:rPr>
                <w:noProof/>
                <w:webHidden/>
              </w:rPr>
            </w:r>
            <w:r w:rsidR="009E3656">
              <w:rPr>
                <w:noProof/>
                <w:webHidden/>
              </w:rPr>
              <w:fldChar w:fldCharType="separate"/>
            </w:r>
            <w:r w:rsidR="009E3656">
              <w:rPr>
                <w:noProof/>
                <w:webHidden/>
              </w:rPr>
              <w:t>51</w:t>
            </w:r>
            <w:r w:rsidR="009E3656">
              <w:rPr>
                <w:noProof/>
                <w:webHidden/>
              </w:rPr>
              <w:fldChar w:fldCharType="end"/>
            </w:r>
          </w:hyperlink>
        </w:p>
        <w:p w14:paraId="0237EE73"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75" w:history="1">
            <w:r w:rsidR="009E3656" w:rsidRPr="00C6658F">
              <w:rPr>
                <w:rStyle w:val="Hipervnculo"/>
                <w:noProof/>
                <w:lang w:val="es-ES"/>
              </w:rPr>
              <w:t>4.1.10 Análisis del punto GW 13 SAN JUAN</w:t>
            </w:r>
            <w:r w:rsidR="009E3656">
              <w:rPr>
                <w:noProof/>
                <w:webHidden/>
              </w:rPr>
              <w:tab/>
            </w:r>
            <w:r w:rsidR="009E3656">
              <w:rPr>
                <w:noProof/>
                <w:webHidden/>
              </w:rPr>
              <w:fldChar w:fldCharType="begin"/>
            </w:r>
            <w:r w:rsidR="009E3656">
              <w:rPr>
                <w:noProof/>
                <w:webHidden/>
              </w:rPr>
              <w:instrText xml:space="preserve"> PAGEREF _Toc108566575 \h </w:instrText>
            </w:r>
            <w:r w:rsidR="009E3656">
              <w:rPr>
                <w:noProof/>
                <w:webHidden/>
              </w:rPr>
            </w:r>
            <w:r w:rsidR="009E3656">
              <w:rPr>
                <w:noProof/>
                <w:webHidden/>
              </w:rPr>
              <w:fldChar w:fldCharType="separate"/>
            </w:r>
            <w:r w:rsidR="009E3656">
              <w:rPr>
                <w:noProof/>
                <w:webHidden/>
              </w:rPr>
              <w:t>52</w:t>
            </w:r>
            <w:r w:rsidR="009E3656">
              <w:rPr>
                <w:noProof/>
                <w:webHidden/>
              </w:rPr>
              <w:fldChar w:fldCharType="end"/>
            </w:r>
          </w:hyperlink>
        </w:p>
        <w:p w14:paraId="36C36075"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76" w:history="1">
            <w:r w:rsidR="009E3656" w:rsidRPr="00C6658F">
              <w:rPr>
                <w:rStyle w:val="Hipervnculo"/>
                <w:noProof/>
              </w:rPr>
              <w:t>4.1.11 Análisis del punto GW 22-SILVA</w:t>
            </w:r>
            <w:r w:rsidR="009E3656">
              <w:rPr>
                <w:noProof/>
                <w:webHidden/>
              </w:rPr>
              <w:tab/>
            </w:r>
            <w:r w:rsidR="009E3656">
              <w:rPr>
                <w:noProof/>
                <w:webHidden/>
              </w:rPr>
              <w:fldChar w:fldCharType="begin"/>
            </w:r>
            <w:r w:rsidR="009E3656">
              <w:rPr>
                <w:noProof/>
                <w:webHidden/>
              </w:rPr>
              <w:instrText xml:space="preserve"> PAGEREF _Toc108566576 \h </w:instrText>
            </w:r>
            <w:r w:rsidR="009E3656">
              <w:rPr>
                <w:noProof/>
                <w:webHidden/>
              </w:rPr>
            </w:r>
            <w:r w:rsidR="009E3656">
              <w:rPr>
                <w:noProof/>
                <w:webHidden/>
              </w:rPr>
              <w:fldChar w:fldCharType="separate"/>
            </w:r>
            <w:r w:rsidR="009E3656">
              <w:rPr>
                <w:noProof/>
                <w:webHidden/>
              </w:rPr>
              <w:t>52</w:t>
            </w:r>
            <w:r w:rsidR="009E3656">
              <w:rPr>
                <w:noProof/>
                <w:webHidden/>
              </w:rPr>
              <w:fldChar w:fldCharType="end"/>
            </w:r>
          </w:hyperlink>
        </w:p>
        <w:p w14:paraId="00584892"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77" w:history="1">
            <w:r w:rsidR="009E3656" w:rsidRPr="00C6658F">
              <w:rPr>
                <w:rStyle w:val="Hipervnculo"/>
                <w:rFonts w:cs="Courier New"/>
                <w:noProof/>
                <w:lang w:val="es-ES"/>
              </w:rPr>
              <w:t>4.1.12 Análisis del punto GW 12-LAGUNA</w:t>
            </w:r>
            <w:r w:rsidR="009E3656">
              <w:rPr>
                <w:noProof/>
                <w:webHidden/>
              </w:rPr>
              <w:tab/>
            </w:r>
            <w:r w:rsidR="009E3656">
              <w:rPr>
                <w:noProof/>
                <w:webHidden/>
              </w:rPr>
              <w:fldChar w:fldCharType="begin"/>
            </w:r>
            <w:r w:rsidR="009E3656">
              <w:rPr>
                <w:noProof/>
                <w:webHidden/>
              </w:rPr>
              <w:instrText xml:space="preserve"> PAGEREF _Toc108566577 \h </w:instrText>
            </w:r>
            <w:r w:rsidR="009E3656">
              <w:rPr>
                <w:noProof/>
                <w:webHidden/>
              </w:rPr>
            </w:r>
            <w:r w:rsidR="009E3656">
              <w:rPr>
                <w:noProof/>
                <w:webHidden/>
              </w:rPr>
              <w:fldChar w:fldCharType="separate"/>
            </w:r>
            <w:r w:rsidR="009E3656">
              <w:rPr>
                <w:noProof/>
                <w:webHidden/>
              </w:rPr>
              <w:t>53</w:t>
            </w:r>
            <w:r w:rsidR="009E3656">
              <w:rPr>
                <w:noProof/>
                <w:webHidden/>
              </w:rPr>
              <w:fldChar w:fldCharType="end"/>
            </w:r>
          </w:hyperlink>
        </w:p>
        <w:p w14:paraId="55E4A7E9"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78" w:history="1">
            <w:r w:rsidR="009E3656" w:rsidRPr="00C6658F">
              <w:rPr>
                <w:rStyle w:val="Hipervnculo"/>
                <w:rFonts w:cs="Courier New"/>
                <w:noProof/>
                <w:lang w:val="es-ES"/>
              </w:rPr>
              <w:t xml:space="preserve">4.1.13 Presencia de </w:t>
            </w:r>
            <w:r w:rsidR="009E3656" w:rsidRPr="00C6658F">
              <w:rPr>
                <w:rStyle w:val="Hipervnculo"/>
                <w:noProof/>
              </w:rPr>
              <w:t>Carbonatos en aguas subterráneas</w:t>
            </w:r>
            <w:r w:rsidR="009E3656">
              <w:rPr>
                <w:noProof/>
                <w:webHidden/>
              </w:rPr>
              <w:tab/>
            </w:r>
            <w:r w:rsidR="009E3656">
              <w:rPr>
                <w:noProof/>
                <w:webHidden/>
              </w:rPr>
              <w:fldChar w:fldCharType="begin"/>
            </w:r>
            <w:r w:rsidR="009E3656">
              <w:rPr>
                <w:noProof/>
                <w:webHidden/>
              </w:rPr>
              <w:instrText xml:space="preserve"> PAGEREF _Toc108566578 \h </w:instrText>
            </w:r>
            <w:r w:rsidR="009E3656">
              <w:rPr>
                <w:noProof/>
                <w:webHidden/>
              </w:rPr>
            </w:r>
            <w:r w:rsidR="009E3656">
              <w:rPr>
                <w:noProof/>
                <w:webHidden/>
              </w:rPr>
              <w:fldChar w:fldCharType="separate"/>
            </w:r>
            <w:r w:rsidR="009E3656">
              <w:rPr>
                <w:noProof/>
                <w:webHidden/>
              </w:rPr>
              <w:t>54</w:t>
            </w:r>
            <w:r w:rsidR="009E3656">
              <w:rPr>
                <w:noProof/>
                <w:webHidden/>
              </w:rPr>
              <w:fldChar w:fldCharType="end"/>
            </w:r>
          </w:hyperlink>
        </w:p>
        <w:p w14:paraId="400A6931"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79" w:history="1">
            <w:r w:rsidR="009E3656" w:rsidRPr="00C6658F">
              <w:rPr>
                <w:rStyle w:val="Hipervnculo"/>
                <w:noProof/>
              </w:rPr>
              <w:t>4.1.14 Análisis del punto GW 15-SO</w:t>
            </w:r>
            <w:r w:rsidR="009E3656">
              <w:rPr>
                <w:noProof/>
                <w:webHidden/>
              </w:rPr>
              <w:tab/>
            </w:r>
            <w:r w:rsidR="009E3656">
              <w:rPr>
                <w:noProof/>
                <w:webHidden/>
              </w:rPr>
              <w:fldChar w:fldCharType="begin"/>
            </w:r>
            <w:r w:rsidR="009E3656">
              <w:rPr>
                <w:noProof/>
                <w:webHidden/>
              </w:rPr>
              <w:instrText xml:space="preserve"> PAGEREF _Toc108566579 \h </w:instrText>
            </w:r>
            <w:r w:rsidR="009E3656">
              <w:rPr>
                <w:noProof/>
                <w:webHidden/>
              </w:rPr>
            </w:r>
            <w:r w:rsidR="009E3656">
              <w:rPr>
                <w:noProof/>
                <w:webHidden/>
              </w:rPr>
              <w:fldChar w:fldCharType="separate"/>
            </w:r>
            <w:r w:rsidR="009E3656">
              <w:rPr>
                <w:noProof/>
                <w:webHidden/>
              </w:rPr>
              <w:t>55</w:t>
            </w:r>
            <w:r w:rsidR="009E3656">
              <w:rPr>
                <w:noProof/>
                <w:webHidden/>
              </w:rPr>
              <w:fldChar w:fldCharType="end"/>
            </w:r>
          </w:hyperlink>
        </w:p>
        <w:p w14:paraId="6A7252F7"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80" w:history="1">
            <w:r w:rsidR="009E3656" w:rsidRPr="00C6658F">
              <w:rPr>
                <w:rStyle w:val="Hipervnculo"/>
                <w:noProof/>
                <w:lang w:val="es-ES"/>
              </w:rPr>
              <w:t>3.4.15 Análisis del punto GW 17-LP</w:t>
            </w:r>
            <w:r w:rsidR="009E3656">
              <w:rPr>
                <w:noProof/>
                <w:webHidden/>
              </w:rPr>
              <w:tab/>
            </w:r>
            <w:r w:rsidR="009E3656">
              <w:rPr>
                <w:noProof/>
                <w:webHidden/>
              </w:rPr>
              <w:fldChar w:fldCharType="begin"/>
            </w:r>
            <w:r w:rsidR="009E3656">
              <w:rPr>
                <w:noProof/>
                <w:webHidden/>
              </w:rPr>
              <w:instrText xml:space="preserve"> PAGEREF _Toc108566580 \h </w:instrText>
            </w:r>
            <w:r w:rsidR="009E3656">
              <w:rPr>
                <w:noProof/>
                <w:webHidden/>
              </w:rPr>
            </w:r>
            <w:r w:rsidR="009E3656">
              <w:rPr>
                <w:noProof/>
                <w:webHidden/>
              </w:rPr>
              <w:fldChar w:fldCharType="separate"/>
            </w:r>
            <w:r w:rsidR="009E3656">
              <w:rPr>
                <w:noProof/>
                <w:webHidden/>
              </w:rPr>
              <w:t>56</w:t>
            </w:r>
            <w:r w:rsidR="009E3656">
              <w:rPr>
                <w:noProof/>
                <w:webHidden/>
              </w:rPr>
              <w:fldChar w:fldCharType="end"/>
            </w:r>
          </w:hyperlink>
        </w:p>
        <w:p w14:paraId="3EE5C996"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81" w:history="1">
            <w:r w:rsidR="009E3656" w:rsidRPr="00C6658F">
              <w:rPr>
                <w:rStyle w:val="Hipervnculo"/>
                <w:noProof/>
                <w:lang w:val="es-ES"/>
              </w:rPr>
              <w:t>3.3.16 Análisis del punto GW 21-MC</w:t>
            </w:r>
            <w:r w:rsidR="009E3656">
              <w:rPr>
                <w:noProof/>
                <w:webHidden/>
              </w:rPr>
              <w:tab/>
            </w:r>
            <w:r w:rsidR="009E3656">
              <w:rPr>
                <w:noProof/>
                <w:webHidden/>
              </w:rPr>
              <w:fldChar w:fldCharType="begin"/>
            </w:r>
            <w:r w:rsidR="009E3656">
              <w:rPr>
                <w:noProof/>
                <w:webHidden/>
              </w:rPr>
              <w:instrText xml:space="preserve"> PAGEREF _Toc108566581 \h </w:instrText>
            </w:r>
            <w:r w:rsidR="009E3656">
              <w:rPr>
                <w:noProof/>
                <w:webHidden/>
              </w:rPr>
            </w:r>
            <w:r w:rsidR="009E3656">
              <w:rPr>
                <w:noProof/>
                <w:webHidden/>
              </w:rPr>
              <w:fldChar w:fldCharType="separate"/>
            </w:r>
            <w:r w:rsidR="009E3656">
              <w:rPr>
                <w:noProof/>
                <w:webHidden/>
              </w:rPr>
              <w:t>57</w:t>
            </w:r>
            <w:r w:rsidR="009E3656">
              <w:rPr>
                <w:noProof/>
                <w:webHidden/>
              </w:rPr>
              <w:fldChar w:fldCharType="end"/>
            </w:r>
          </w:hyperlink>
        </w:p>
        <w:p w14:paraId="10736300"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82" w:history="1">
            <w:r w:rsidR="009E3656" w:rsidRPr="00C6658F">
              <w:rPr>
                <w:rStyle w:val="Hipervnculo"/>
                <w:noProof/>
                <w:lang w:val="es-ES"/>
              </w:rPr>
              <w:t>3.3.17. Análisis del punto GW 01</w:t>
            </w:r>
            <w:r w:rsidR="009E3656">
              <w:rPr>
                <w:noProof/>
                <w:webHidden/>
              </w:rPr>
              <w:tab/>
            </w:r>
            <w:r w:rsidR="009E3656">
              <w:rPr>
                <w:noProof/>
                <w:webHidden/>
              </w:rPr>
              <w:fldChar w:fldCharType="begin"/>
            </w:r>
            <w:r w:rsidR="009E3656">
              <w:rPr>
                <w:noProof/>
                <w:webHidden/>
              </w:rPr>
              <w:instrText xml:space="preserve"> PAGEREF _Toc108566582 \h </w:instrText>
            </w:r>
            <w:r w:rsidR="009E3656">
              <w:rPr>
                <w:noProof/>
                <w:webHidden/>
              </w:rPr>
            </w:r>
            <w:r w:rsidR="009E3656">
              <w:rPr>
                <w:noProof/>
                <w:webHidden/>
              </w:rPr>
              <w:fldChar w:fldCharType="separate"/>
            </w:r>
            <w:r w:rsidR="009E3656">
              <w:rPr>
                <w:noProof/>
                <w:webHidden/>
              </w:rPr>
              <w:t>59</w:t>
            </w:r>
            <w:r w:rsidR="009E3656">
              <w:rPr>
                <w:noProof/>
                <w:webHidden/>
              </w:rPr>
              <w:fldChar w:fldCharType="end"/>
            </w:r>
          </w:hyperlink>
        </w:p>
        <w:p w14:paraId="35A9B2DE"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83" w:history="1">
            <w:r w:rsidR="009E3656" w:rsidRPr="00C6658F">
              <w:rPr>
                <w:rStyle w:val="Hipervnculo"/>
                <w:noProof/>
                <w:lang w:val="es-ES"/>
              </w:rPr>
              <w:t>4.1.18. Análisis del punto GW 02</w:t>
            </w:r>
            <w:r w:rsidR="009E3656">
              <w:rPr>
                <w:noProof/>
                <w:webHidden/>
              </w:rPr>
              <w:tab/>
            </w:r>
            <w:r w:rsidR="009E3656">
              <w:rPr>
                <w:noProof/>
                <w:webHidden/>
              </w:rPr>
              <w:fldChar w:fldCharType="begin"/>
            </w:r>
            <w:r w:rsidR="009E3656">
              <w:rPr>
                <w:noProof/>
                <w:webHidden/>
              </w:rPr>
              <w:instrText xml:space="preserve"> PAGEREF _Toc108566583 \h </w:instrText>
            </w:r>
            <w:r w:rsidR="009E3656">
              <w:rPr>
                <w:noProof/>
                <w:webHidden/>
              </w:rPr>
            </w:r>
            <w:r w:rsidR="009E3656">
              <w:rPr>
                <w:noProof/>
                <w:webHidden/>
              </w:rPr>
              <w:fldChar w:fldCharType="separate"/>
            </w:r>
            <w:r w:rsidR="009E3656">
              <w:rPr>
                <w:noProof/>
                <w:webHidden/>
              </w:rPr>
              <w:t>60</w:t>
            </w:r>
            <w:r w:rsidR="009E3656">
              <w:rPr>
                <w:noProof/>
                <w:webHidden/>
              </w:rPr>
              <w:fldChar w:fldCharType="end"/>
            </w:r>
          </w:hyperlink>
        </w:p>
        <w:p w14:paraId="4A3FCD82"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84" w:history="1">
            <w:r w:rsidR="009E3656" w:rsidRPr="00C6658F">
              <w:rPr>
                <w:rStyle w:val="Hipervnculo"/>
                <w:noProof/>
                <w:lang w:val="es-ES"/>
              </w:rPr>
              <w:t>4.1.19 Análisis del punto GW 03</w:t>
            </w:r>
            <w:r w:rsidR="009E3656">
              <w:rPr>
                <w:noProof/>
                <w:webHidden/>
              </w:rPr>
              <w:tab/>
            </w:r>
            <w:r w:rsidR="009E3656">
              <w:rPr>
                <w:noProof/>
                <w:webHidden/>
              </w:rPr>
              <w:fldChar w:fldCharType="begin"/>
            </w:r>
            <w:r w:rsidR="009E3656">
              <w:rPr>
                <w:noProof/>
                <w:webHidden/>
              </w:rPr>
              <w:instrText xml:space="preserve"> PAGEREF _Toc108566584 \h </w:instrText>
            </w:r>
            <w:r w:rsidR="009E3656">
              <w:rPr>
                <w:noProof/>
                <w:webHidden/>
              </w:rPr>
            </w:r>
            <w:r w:rsidR="009E3656">
              <w:rPr>
                <w:noProof/>
                <w:webHidden/>
              </w:rPr>
              <w:fldChar w:fldCharType="separate"/>
            </w:r>
            <w:r w:rsidR="009E3656">
              <w:rPr>
                <w:noProof/>
                <w:webHidden/>
              </w:rPr>
              <w:t>61</w:t>
            </w:r>
            <w:r w:rsidR="009E3656">
              <w:rPr>
                <w:noProof/>
                <w:webHidden/>
              </w:rPr>
              <w:fldChar w:fldCharType="end"/>
            </w:r>
          </w:hyperlink>
        </w:p>
        <w:p w14:paraId="0CBBCC6C"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85" w:history="1">
            <w:r w:rsidR="009E3656" w:rsidRPr="00C6658F">
              <w:rPr>
                <w:rStyle w:val="Hipervnculo"/>
                <w:noProof/>
                <w:lang w:val="es-ES"/>
              </w:rPr>
              <w:t>3.3.20 Análisis del punto GW 04</w:t>
            </w:r>
            <w:r w:rsidR="009E3656">
              <w:rPr>
                <w:noProof/>
                <w:webHidden/>
              </w:rPr>
              <w:tab/>
            </w:r>
            <w:r w:rsidR="009E3656">
              <w:rPr>
                <w:noProof/>
                <w:webHidden/>
              </w:rPr>
              <w:fldChar w:fldCharType="begin"/>
            </w:r>
            <w:r w:rsidR="009E3656">
              <w:rPr>
                <w:noProof/>
                <w:webHidden/>
              </w:rPr>
              <w:instrText xml:space="preserve"> PAGEREF _Toc108566585 \h </w:instrText>
            </w:r>
            <w:r w:rsidR="009E3656">
              <w:rPr>
                <w:noProof/>
                <w:webHidden/>
              </w:rPr>
            </w:r>
            <w:r w:rsidR="009E3656">
              <w:rPr>
                <w:noProof/>
                <w:webHidden/>
              </w:rPr>
              <w:fldChar w:fldCharType="separate"/>
            </w:r>
            <w:r w:rsidR="009E3656">
              <w:rPr>
                <w:noProof/>
                <w:webHidden/>
              </w:rPr>
              <w:t>62</w:t>
            </w:r>
            <w:r w:rsidR="009E3656">
              <w:rPr>
                <w:noProof/>
                <w:webHidden/>
              </w:rPr>
              <w:fldChar w:fldCharType="end"/>
            </w:r>
          </w:hyperlink>
        </w:p>
        <w:p w14:paraId="1B9DF6B2"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86" w:history="1">
            <w:r w:rsidR="009E3656" w:rsidRPr="00C6658F">
              <w:rPr>
                <w:rStyle w:val="Hipervnculo"/>
                <w:noProof/>
              </w:rPr>
              <w:t>3.3.21 Análisis del punto GW 05</w:t>
            </w:r>
            <w:r w:rsidR="009E3656">
              <w:rPr>
                <w:noProof/>
                <w:webHidden/>
              </w:rPr>
              <w:tab/>
            </w:r>
            <w:r w:rsidR="009E3656">
              <w:rPr>
                <w:noProof/>
                <w:webHidden/>
              </w:rPr>
              <w:fldChar w:fldCharType="begin"/>
            </w:r>
            <w:r w:rsidR="009E3656">
              <w:rPr>
                <w:noProof/>
                <w:webHidden/>
              </w:rPr>
              <w:instrText xml:space="preserve"> PAGEREF _Toc108566586 \h </w:instrText>
            </w:r>
            <w:r w:rsidR="009E3656">
              <w:rPr>
                <w:noProof/>
                <w:webHidden/>
              </w:rPr>
            </w:r>
            <w:r w:rsidR="009E3656">
              <w:rPr>
                <w:noProof/>
                <w:webHidden/>
              </w:rPr>
              <w:fldChar w:fldCharType="separate"/>
            </w:r>
            <w:r w:rsidR="009E3656">
              <w:rPr>
                <w:noProof/>
                <w:webHidden/>
              </w:rPr>
              <w:t>63</w:t>
            </w:r>
            <w:r w:rsidR="009E3656">
              <w:rPr>
                <w:noProof/>
                <w:webHidden/>
              </w:rPr>
              <w:fldChar w:fldCharType="end"/>
            </w:r>
          </w:hyperlink>
        </w:p>
        <w:p w14:paraId="160DCBA1"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87" w:history="1">
            <w:r w:rsidR="009E3656" w:rsidRPr="00C6658F">
              <w:rPr>
                <w:rStyle w:val="Hipervnculo"/>
                <w:noProof/>
              </w:rPr>
              <w:t>3.3.22 Análisis del punto GW 06</w:t>
            </w:r>
            <w:r w:rsidR="009E3656">
              <w:rPr>
                <w:noProof/>
                <w:webHidden/>
              </w:rPr>
              <w:tab/>
            </w:r>
            <w:r w:rsidR="009E3656">
              <w:rPr>
                <w:noProof/>
                <w:webHidden/>
              </w:rPr>
              <w:fldChar w:fldCharType="begin"/>
            </w:r>
            <w:r w:rsidR="009E3656">
              <w:rPr>
                <w:noProof/>
                <w:webHidden/>
              </w:rPr>
              <w:instrText xml:space="preserve"> PAGEREF _Toc108566587 \h </w:instrText>
            </w:r>
            <w:r w:rsidR="009E3656">
              <w:rPr>
                <w:noProof/>
                <w:webHidden/>
              </w:rPr>
            </w:r>
            <w:r w:rsidR="009E3656">
              <w:rPr>
                <w:noProof/>
                <w:webHidden/>
              </w:rPr>
              <w:fldChar w:fldCharType="separate"/>
            </w:r>
            <w:r w:rsidR="009E3656">
              <w:rPr>
                <w:noProof/>
                <w:webHidden/>
              </w:rPr>
              <w:t>64</w:t>
            </w:r>
            <w:r w:rsidR="009E3656">
              <w:rPr>
                <w:noProof/>
                <w:webHidden/>
              </w:rPr>
              <w:fldChar w:fldCharType="end"/>
            </w:r>
          </w:hyperlink>
        </w:p>
        <w:p w14:paraId="2A49A579" w14:textId="77777777" w:rsidR="009E3656" w:rsidRDefault="00000000">
          <w:pPr>
            <w:pStyle w:val="TDC2"/>
            <w:rPr>
              <w:rFonts w:asciiTheme="minorHAnsi" w:eastAsiaTheme="minorEastAsia" w:hAnsiTheme="minorHAnsi" w:cstheme="minorBidi"/>
              <w:noProof/>
              <w:color w:val="auto"/>
              <w:sz w:val="22"/>
              <w:szCs w:val="22"/>
              <w:lang w:val="es-ES" w:eastAsia="es-ES"/>
            </w:rPr>
          </w:pPr>
          <w:hyperlink w:anchor="_Toc108566588" w:history="1">
            <w:r w:rsidR="009E3656" w:rsidRPr="00C6658F">
              <w:rPr>
                <w:rStyle w:val="Hipervnculo"/>
                <w:noProof/>
              </w:rPr>
              <w:t>4.1.23 Análisis del punto GW 07</w:t>
            </w:r>
            <w:r w:rsidR="009E3656">
              <w:rPr>
                <w:noProof/>
                <w:webHidden/>
              </w:rPr>
              <w:tab/>
            </w:r>
            <w:r w:rsidR="009E3656">
              <w:rPr>
                <w:noProof/>
                <w:webHidden/>
              </w:rPr>
              <w:fldChar w:fldCharType="begin"/>
            </w:r>
            <w:r w:rsidR="009E3656">
              <w:rPr>
                <w:noProof/>
                <w:webHidden/>
              </w:rPr>
              <w:instrText xml:space="preserve"> PAGEREF _Toc108566588 \h </w:instrText>
            </w:r>
            <w:r w:rsidR="009E3656">
              <w:rPr>
                <w:noProof/>
                <w:webHidden/>
              </w:rPr>
            </w:r>
            <w:r w:rsidR="009E3656">
              <w:rPr>
                <w:noProof/>
                <w:webHidden/>
              </w:rPr>
              <w:fldChar w:fldCharType="separate"/>
            </w:r>
            <w:r w:rsidR="009E3656">
              <w:rPr>
                <w:noProof/>
                <w:webHidden/>
              </w:rPr>
              <w:t>65</w:t>
            </w:r>
            <w:r w:rsidR="009E3656">
              <w:rPr>
                <w:noProof/>
                <w:webHidden/>
              </w:rPr>
              <w:fldChar w:fldCharType="end"/>
            </w:r>
          </w:hyperlink>
        </w:p>
        <w:p w14:paraId="3A1F8D87" w14:textId="0ADAAD52" w:rsidR="00725D98" w:rsidRPr="00725D98" w:rsidRDefault="00083694" w:rsidP="00725D98">
          <w:r w:rsidRPr="00811613">
            <w:rPr>
              <w:sz w:val="18"/>
              <w:szCs w:val="18"/>
            </w:rPr>
            <w:fldChar w:fldCharType="end"/>
          </w:r>
        </w:p>
      </w:sdtContent>
    </w:sdt>
    <w:p w14:paraId="38409FC4" w14:textId="3CC02A9F" w:rsidR="00B71609" w:rsidRDefault="00B71609" w:rsidP="000B24D6">
      <w:pPr>
        <w:rPr>
          <w:b/>
        </w:rPr>
      </w:pPr>
      <w:r w:rsidRPr="00725D98">
        <w:br w:type="page"/>
      </w:r>
    </w:p>
    <w:p w14:paraId="0EB6C60E" w14:textId="54238C2C" w:rsidR="00D46E5F" w:rsidRPr="00811613" w:rsidRDefault="00D46E5F" w:rsidP="00D46E5F">
      <w:pPr>
        <w:pStyle w:val="Tabladeilustraciones"/>
        <w:tabs>
          <w:tab w:val="right" w:leader="dot" w:pos="8494"/>
        </w:tabs>
        <w:jc w:val="center"/>
        <w:rPr>
          <w:b/>
          <w:sz w:val="18"/>
          <w:szCs w:val="18"/>
        </w:rPr>
      </w:pPr>
      <w:r w:rsidRPr="00811613">
        <w:rPr>
          <w:b/>
          <w:sz w:val="18"/>
          <w:szCs w:val="18"/>
        </w:rPr>
        <w:lastRenderedPageBreak/>
        <w:t>LISTA DE FIGURAS</w:t>
      </w:r>
    </w:p>
    <w:p w14:paraId="14D8BEE9" w14:textId="77777777" w:rsidR="00D46E5F" w:rsidRPr="00811613" w:rsidRDefault="00D46E5F" w:rsidP="00D46E5F">
      <w:pPr>
        <w:rPr>
          <w:sz w:val="18"/>
          <w:szCs w:val="18"/>
        </w:rPr>
      </w:pPr>
    </w:p>
    <w:p w14:paraId="33591B8A" w14:textId="77777777" w:rsidR="00AC625E" w:rsidRDefault="00D46E5F">
      <w:pPr>
        <w:pStyle w:val="Tabladeilustraciones"/>
        <w:tabs>
          <w:tab w:val="right" w:leader="dot" w:pos="8494"/>
        </w:tabs>
        <w:rPr>
          <w:rFonts w:asciiTheme="minorHAnsi" w:eastAsiaTheme="minorEastAsia" w:hAnsiTheme="minorHAnsi" w:cstheme="minorBidi"/>
          <w:noProof/>
          <w:color w:val="auto"/>
          <w:sz w:val="22"/>
          <w:szCs w:val="22"/>
          <w:lang w:val="es-ES" w:eastAsia="es-ES"/>
        </w:rPr>
      </w:pPr>
      <w:r w:rsidRPr="00811613">
        <w:rPr>
          <w:sz w:val="18"/>
          <w:szCs w:val="18"/>
        </w:rPr>
        <w:fldChar w:fldCharType="begin"/>
      </w:r>
      <w:r w:rsidRPr="00811613">
        <w:rPr>
          <w:sz w:val="18"/>
          <w:szCs w:val="18"/>
        </w:rPr>
        <w:instrText xml:space="preserve"> TOC \h \z \c "Figura" </w:instrText>
      </w:r>
      <w:r w:rsidRPr="00811613">
        <w:rPr>
          <w:sz w:val="18"/>
          <w:szCs w:val="18"/>
        </w:rPr>
        <w:fldChar w:fldCharType="separate"/>
      </w:r>
      <w:hyperlink w:anchor="_Toc108470333" w:history="1">
        <w:r w:rsidR="00AC625E" w:rsidRPr="006C11DE">
          <w:rPr>
            <w:rStyle w:val="Hipervnculo"/>
            <w:noProof/>
          </w:rPr>
          <w:t>Figura 1. Evaluación del punto de monitoreo FW 104-ZA.</w:t>
        </w:r>
        <w:r w:rsidR="00AC625E">
          <w:rPr>
            <w:noProof/>
            <w:webHidden/>
          </w:rPr>
          <w:tab/>
        </w:r>
        <w:r w:rsidR="00AC625E">
          <w:rPr>
            <w:noProof/>
            <w:webHidden/>
          </w:rPr>
          <w:fldChar w:fldCharType="begin"/>
        </w:r>
        <w:r w:rsidR="00AC625E">
          <w:rPr>
            <w:noProof/>
            <w:webHidden/>
          </w:rPr>
          <w:instrText xml:space="preserve"> PAGEREF _Toc108470333 \h </w:instrText>
        </w:r>
        <w:r w:rsidR="00AC625E">
          <w:rPr>
            <w:noProof/>
            <w:webHidden/>
          </w:rPr>
        </w:r>
        <w:r w:rsidR="00AC625E">
          <w:rPr>
            <w:noProof/>
            <w:webHidden/>
          </w:rPr>
          <w:fldChar w:fldCharType="separate"/>
        </w:r>
        <w:r w:rsidR="00AC625E">
          <w:rPr>
            <w:noProof/>
            <w:webHidden/>
          </w:rPr>
          <w:t>24</w:t>
        </w:r>
        <w:r w:rsidR="00AC625E">
          <w:rPr>
            <w:noProof/>
            <w:webHidden/>
          </w:rPr>
          <w:fldChar w:fldCharType="end"/>
        </w:r>
      </w:hyperlink>
    </w:p>
    <w:p w14:paraId="7C824403"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34" w:history="1">
        <w:r w:rsidR="00AC625E" w:rsidRPr="006C11DE">
          <w:rPr>
            <w:rStyle w:val="Hipervnculo"/>
            <w:noProof/>
          </w:rPr>
          <w:t>Figura 2. Evaluación del punto de monitoreo FW 201-ST</w:t>
        </w:r>
        <w:r w:rsidR="00AC625E">
          <w:rPr>
            <w:noProof/>
            <w:webHidden/>
          </w:rPr>
          <w:tab/>
        </w:r>
        <w:r w:rsidR="00AC625E">
          <w:rPr>
            <w:noProof/>
            <w:webHidden/>
          </w:rPr>
          <w:fldChar w:fldCharType="begin"/>
        </w:r>
        <w:r w:rsidR="00AC625E">
          <w:rPr>
            <w:noProof/>
            <w:webHidden/>
          </w:rPr>
          <w:instrText xml:space="preserve"> PAGEREF _Toc108470334 \h </w:instrText>
        </w:r>
        <w:r w:rsidR="00AC625E">
          <w:rPr>
            <w:noProof/>
            <w:webHidden/>
          </w:rPr>
        </w:r>
        <w:r w:rsidR="00AC625E">
          <w:rPr>
            <w:noProof/>
            <w:webHidden/>
          </w:rPr>
          <w:fldChar w:fldCharType="separate"/>
        </w:r>
        <w:r w:rsidR="00AC625E">
          <w:rPr>
            <w:noProof/>
            <w:webHidden/>
          </w:rPr>
          <w:t>25</w:t>
        </w:r>
        <w:r w:rsidR="00AC625E">
          <w:rPr>
            <w:noProof/>
            <w:webHidden/>
          </w:rPr>
          <w:fldChar w:fldCharType="end"/>
        </w:r>
      </w:hyperlink>
    </w:p>
    <w:p w14:paraId="2C7820DA"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35" w:history="1">
        <w:r w:rsidR="00AC625E" w:rsidRPr="006C11DE">
          <w:rPr>
            <w:rStyle w:val="Hipervnculo"/>
            <w:noProof/>
          </w:rPr>
          <w:t>Figura 3. Evaluación del punto de monitoreo FW 320-ST.</w:t>
        </w:r>
        <w:r w:rsidR="00AC625E">
          <w:rPr>
            <w:noProof/>
            <w:webHidden/>
          </w:rPr>
          <w:tab/>
        </w:r>
        <w:r w:rsidR="00AC625E">
          <w:rPr>
            <w:noProof/>
            <w:webHidden/>
          </w:rPr>
          <w:fldChar w:fldCharType="begin"/>
        </w:r>
        <w:r w:rsidR="00AC625E">
          <w:rPr>
            <w:noProof/>
            <w:webHidden/>
          </w:rPr>
          <w:instrText xml:space="preserve"> PAGEREF _Toc108470335 \h </w:instrText>
        </w:r>
        <w:r w:rsidR="00AC625E">
          <w:rPr>
            <w:noProof/>
            <w:webHidden/>
          </w:rPr>
        </w:r>
        <w:r w:rsidR="00AC625E">
          <w:rPr>
            <w:noProof/>
            <w:webHidden/>
          </w:rPr>
          <w:fldChar w:fldCharType="separate"/>
        </w:r>
        <w:r w:rsidR="00AC625E">
          <w:rPr>
            <w:noProof/>
            <w:webHidden/>
          </w:rPr>
          <w:t>26</w:t>
        </w:r>
        <w:r w:rsidR="00AC625E">
          <w:rPr>
            <w:noProof/>
            <w:webHidden/>
          </w:rPr>
          <w:fldChar w:fldCharType="end"/>
        </w:r>
      </w:hyperlink>
    </w:p>
    <w:p w14:paraId="1791051E"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36" w:history="1">
        <w:r w:rsidR="00AC625E" w:rsidRPr="006C11DE">
          <w:rPr>
            <w:rStyle w:val="Hipervnculo"/>
            <w:noProof/>
          </w:rPr>
          <w:t xml:space="preserve">Figura 4. </w:t>
        </w:r>
        <w:r w:rsidR="00AC625E" w:rsidRPr="006C11DE">
          <w:rPr>
            <w:rStyle w:val="Hipervnculo"/>
            <w:rFonts w:asciiTheme="majorHAnsi" w:hAnsiTheme="majorHAnsi" w:cs="Courier New"/>
            <w:noProof/>
            <w:lang w:val="es-ES"/>
          </w:rPr>
          <w:t>Evaluación del punto FW 315-HE.</w:t>
        </w:r>
        <w:r w:rsidR="00AC625E">
          <w:rPr>
            <w:noProof/>
            <w:webHidden/>
          </w:rPr>
          <w:tab/>
        </w:r>
        <w:r w:rsidR="00AC625E">
          <w:rPr>
            <w:noProof/>
            <w:webHidden/>
          </w:rPr>
          <w:fldChar w:fldCharType="begin"/>
        </w:r>
        <w:r w:rsidR="00AC625E">
          <w:rPr>
            <w:noProof/>
            <w:webHidden/>
          </w:rPr>
          <w:instrText xml:space="preserve"> PAGEREF _Toc108470336 \h </w:instrText>
        </w:r>
        <w:r w:rsidR="00AC625E">
          <w:rPr>
            <w:noProof/>
            <w:webHidden/>
          </w:rPr>
        </w:r>
        <w:r w:rsidR="00AC625E">
          <w:rPr>
            <w:noProof/>
            <w:webHidden/>
          </w:rPr>
          <w:fldChar w:fldCharType="separate"/>
        </w:r>
        <w:r w:rsidR="00AC625E">
          <w:rPr>
            <w:noProof/>
            <w:webHidden/>
          </w:rPr>
          <w:t>27</w:t>
        </w:r>
        <w:r w:rsidR="00AC625E">
          <w:rPr>
            <w:noProof/>
            <w:webHidden/>
          </w:rPr>
          <w:fldChar w:fldCharType="end"/>
        </w:r>
      </w:hyperlink>
    </w:p>
    <w:p w14:paraId="317E1309"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37" w:history="1">
        <w:r w:rsidR="00AC625E" w:rsidRPr="006C11DE">
          <w:rPr>
            <w:rStyle w:val="Hipervnculo"/>
            <w:noProof/>
          </w:rPr>
          <w:t>Figura 5. Evaluación del punto de monitoreo FW 304-HE</w:t>
        </w:r>
        <w:r w:rsidR="00AC625E" w:rsidRPr="006C11DE">
          <w:rPr>
            <w:rStyle w:val="Hipervnculo"/>
            <w:rFonts w:asciiTheme="majorHAnsi" w:hAnsiTheme="majorHAnsi" w:cs="Courier New"/>
            <w:noProof/>
            <w:lang w:val="es-ES"/>
          </w:rPr>
          <w:t>.</w:t>
        </w:r>
        <w:r w:rsidR="00AC625E">
          <w:rPr>
            <w:noProof/>
            <w:webHidden/>
          </w:rPr>
          <w:tab/>
        </w:r>
        <w:r w:rsidR="00AC625E">
          <w:rPr>
            <w:noProof/>
            <w:webHidden/>
          </w:rPr>
          <w:fldChar w:fldCharType="begin"/>
        </w:r>
        <w:r w:rsidR="00AC625E">
          <w:rPr>
            <w:noProof/>
            <w:webHidden/>
          </w:rPr>
          <w:instrText xml:space="preserve"> PAGEREF _Toc108470337 \h </w:instrText>
        </w:r>
        <w:r w:rsidR="00AC625E">
          <w:rPr>
            <w:noProof/>
            <w:webHidden/>
          </w:rPr>
        </w:r>
        <w:r w:rsidR="00AC625E">
          <w:rPr>
            <w:noProof/>
            <w:webHidden/>
          </w:rPr>
          <w:fldChar w:fldCharType="separate"/>
        </w:r>
        <w:r w:rsidR="00AC625E">
          <w:rPr>
            <w:noProof/>
            <w:webHidden/>
          </w:rPr>
          <w:t>28</w:t>
        </w:r>
        <w:r w:rsidR="00AC625E">
          <w:rPr>
            <w:noProof/>
            <w:webHidden/>
          </w:rPr>
          <w:fldChar w:fldCharType="end"/>
        </w:r>
      </w:hyperlink>
    </w:p>
    <w:p w14:paraId="4CAD1084"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38" w:history="1">
        <w:r w:rsidR="00AC625E" w:rsidRPr="006C11DE">
          <w:rPr>
            <w:rStyle w:val="Hipervnculo"/>
            <w:noProof/>
          </w:rPr>
          <w:t>Figura 6. Evaluación del punto de monitoreo FW 100-GASL.</w:t>
        </w:r>
        <w:r w:rsidR="00AC625E">
          <w:rPr>
            <w:noProof/>
            <w:webHidden/>
          </w:rPr>
          <w:tab/>
        </w:r>
        <w:r w:rsidR="00AC625E">
          <w:rPr>
            <w:noProof/>
            <w:webHidden/>
          </w:rPr>
          <w:fldChar w:fldCharType="begin"/>
        </w:r>
        <w:r w:rsidR="00AC625E">
          <w:rPr>
            <w:noProof/>
            <w:webHidden/>
          </w:rPr>
          <w:instrText xml:space="preserve"> PAGEREF _Toc108470338 \h </w:instrText>
        </w:r>
        <w:r w:rsidR="00AC625E">
          <w:rPr>
            <w:noProof/>
            <w:webHidden/>
          </w:rPr>
        </w:r>
        <w:r w:rsidR="00AC625E">
          <w:rPr>
            <w:noProof/>
            <w:webHidden/>
          </w:rPr>
          <w:fldChar w:fldCharType="separate"/>
        </w:r>
        <w:r w:rsidR="00AC625E">
          <w:rPr>
            <w:noProof/>
            <w:webHidden/>
          </w:rPr>
          <w:t>29</w:t>
        </w:r>
        <w:r w:rsidR="00AC625E">
          <w:rPr>
            <w:noProof/>
            <w:webHidden/>
          </w:rPr>
          <w:fldChar w:fldCharType="end"/>
        </w:r>
      </w:hyperlink>
    </w:p>
    <w:p w14:paraId="265F8666"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39" w:history="1">
        <w:r w:rsidR="00AC625E" w:rsidRPr="006C11DE">
          <w:rPr>
            <w:rStyle w:val="Hipervnculo"/>
            <w:noProof/>
          </w:rPr>
          <w:t>Figura 7. Evaluación del punto de monitoreo FW 200 SLTR.</w:t>
        </w:r>
        <w:r w:rsidR="00AC625E">
          <w:rPr>
            <w:noProof/>
            <w:webHidden/>
          </w:rPr>
          <w:tab/>
        </w:r>
        <w:r w:rsidR="00AC625E">
          <w:rPr>
            <w:noProof/>
            <w:webHidden/>
          </w:rPr>
          <w:fldChar w:fldCharType="begin"/>
        </w:r>
        <w:r w:rsidR="00AC625E">
          <w:rPr>
            <w:noProof/>
            <w:webHidden/>
          </w:rPr>
          <w:instrText xml:space="preserve"> PAGEREF _Toc108470339 \h </w:instrText>
        </w:r>
        <w:r w:rsidR="00AC625E">
          <w:rPr>
            <w:noProof/>
            <w:webHidden/>
          </w:rPr>
        </w:r>
        <w:r w:rsidR="00AC625E">
          <w:rPr>
            <w:noProof/>
            <w:webHidden/>
          </w:rPr>
          <w:fldChar w:fldCharType="separate"/>
        </w:r>
        <w:r w:rsidR="00AC625E">
          <w:rPr>
            <w:noProof/>
            <w:webHidden/>
          </w:rPr>
          <w:t>30</w:t>
        </w:r>
        <w:r w:rsidR="00AC625E">
          <w:rPr>
            <w:noProof/>
            <w:webHidden/>
          </w:rPr>
          <w:fldChar w:fldCharType="end"/>
        </w:r>
      </w:hyperlink>
    </w:p>
    <w:p w14:paraId="39B3C6DB"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40" w:history="1">
        <w:r w:rsidR="00AC625E" w:rsidRPr="006C11DE">
          <w:rPr>
            <w:rStyle w:val="Hipervnculo"/>
            <w:noProof/>
          </w:rPr>
          <w:t>Figura 8. Evaluación del punto de monitoreo FW 208-TR</w:t>
        </w:r>
        <w:r w:rsidR="00AC625E" w:rsidRPr="006C11DE">
          <w:rPr>
            <w:rStyle w:val="Hipervnculo"/>
            <w:rFonts w:asciiTheme="majorHAnsi" w:hAnsiTheme="majorHAnsi" w:cs="Courier New"/>
            <w:noProof/>
            <w:lang w:val="es-ES"/>
          </w:rPr>
          <w:t>.</w:t>
        </w:r>
        <w:r w:rsidR="00AC625E">
          <w:rPr>
            <w:noProof/>
            <w:webHidden/>
          </w:rPr>
          <w:tab/>
        </w:r>
        <w:r w:rsidR="00AC625E">
          <w:rPr>
            <w:noProof/>
            <w:webHidden/>
          </w:rPr>
          <w:fldChar w:fldCharType="begin"/>
        </w:r>
        <w:r w:rsidR="00AC625E">
          <w:rPr>
            <w:noProof/>
            <w:webHidden/>
          </w:rPr>
          <w:instrText xml:space="preserve"> PAGEREF _Toc108470340 \h </w:instrText>
        </w:r>
        <w:r w:rsidR="00AC625E">
          <w:rPr>
            <w:noProof/>
            <w:webHidden/>
          </w:rPr>
        </w:r>
        <w:r w:rsidR="00AC625E">
          <w:rPr>
            <w:noProof/>
            <w:webHidden/>
          </w:rPr>
          <w:fldChar w:fldCharType="separate"/>
        </w:r>
        <w:r w:rsidR="00AC625E">
          <w:rPr>
            <w:noProof/>
            <w:webHidden/>
          </w:rPr>
          <w:t>31</w:t>
        </w:r>
        <w:r w:rsidR="00AC625E">
          <w:rPr>
            <w:noProof/>
            <w:webHidden/>
          </w:rPr>
          <w:fldChar w:fldCharType="end"/>
        </w:r>
      </w:hyperlink>
    </w:p>
    <w:p w14:paraId="40E08431"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41" w:history="1">
        <w:r w:rsidR="00AC625E" w:rsidRPr="006C11DE">
          <w:rPr>
            <w:rStyle w:val="Hipervnculo"/>
            <w:noProof/>
          </w:rPr>
          <w:t>Figura 9. Evaluación del punto de monitoreo FW 205-TR</w:t>
        </w:r>
        <w:r w:rsidR="00AC625E" w:rsidRPr="006C11DE">
          <w:rPr>
            <w:rStyle w:val="Hipervnculo"/>
            <w:rFonts w:asciiTheme="majorHAnsi" w:hAnsiTheme="majorHAnsi" w:cs="Courier New"/>
            <w:noProof/>
            <w:lang w:val="es-ES"/>
          </w:rPr>
          <w:t>.</w:t>
        </w:r>
        <w:r w:rsidR="00AC625E">
          <w:rPr>
            <w:noProof/>
            <w:webHidden/>
          </w:rPr>
          <w:tab/>
        </w:r>
        <w:r w:rsidR="00AC625E">
          <w:rPr>
            <w:noProof/>
            <w:webHidden/>
          </w:rPr>
          <w:fldChar w:fldCharType="begin"/>
        </w:r>
        <w:r w:rsidR="00AC625E">
          <w:rPr>
            <w:noProof/>
            <w:webHidden/>
          </w:rPr>
          <w:instrText xml:space="preserve"> PAGEREF _Toc108470341 \h </w:instrText>
        </w:r>
        <w:r w:rsidR="00AC625E">
          <w:rPr>
            <w:noProof/>
            <w:webHidden/>
          </w:rPr>
        </w:r>
        <w:r w:rsidR="00AC625E">
          <w:rPr>
            <w:noProof/>
            <w:webHidden/>
          </w:rPr>
          <w:fldChar w:fldCharType="separate"/>
        </w:r>
        <w:r w:rsidR="00AC625E">
          <w:rPr>
            <w:noProof/>
            <w:webHidden/>
          </w:rPr>
          <w:t>32</w:t>
        </w:r>
        <w:r w:rsidR="00AC625E">
          <w:rPr>
            <w:noProof/>
            <w:webHidden/>
          </w:rPr>
          <w:fldChar w:fldCharType="end"/>
        </w:r>
      </w:hyperlink>
    </w:p>
    <w:p w14:paraId="003C3454"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42" w:history="1">
        <w:r w:rsidR="00AC625E" w:rsidRPr="006C11DE">
          <w:rPr>
            <w:rStyle w:val="Hipervnculo"/>
            <w:noProof/>
          </w:rPr>
          <w:t xml:space="preserve">Figura 10. </w:t>
        </w:r>
        <w:r w:rsidR="00AC625E" w:rsidRPr="006C11DE">
          <w:rPr>
            <w:rStyle w:val="Hipervnculo"/>
            <w:rFonts w:asciiTheme="majorHAnsi" w:hAnsiTheme="majorHAnsi" w:cs="Courier New"/>
            <w:noProof/>
          </w:rPr>
          <w:t>Evaluación del punto de monitoreo FW 109-MYRZ.</w:t>
        </w:r>
        <w:r w:rsidR="00AC625E">
          <w:rPr>
            <w:noProof/>
            <w:webHidden/>
          </w:rPr>
          <w:tab/>
        </w:r>
        <w:r w:rsidR="00AC625E">
          <w:rPr>
            <w:noProof/>
            <w:webHidden/>
          </w:rPr>
          <w:fldChar w:fldCharType="begin"/>
        </w:r>
        <w:r w:rsidR="00AC625E">
          <w:rPr>
            <w:noProof/>
            <w:webHidden/>
          </w:rPr>
          <w:instrText xml:space="preserve"> PAGEREF _Toc108470342 \h </w:instrText>
        </w:r>
        <w:r w:rsidR="00AC625E">
          <w:rPr>
            <w:noProof/>
            <w:webHidden/>
          </w:rPr>
        </w:r>
        <w:r w:rsidR="00AC625E">
          <w:rPr>
            <w:noProof/>
            <w:webHidden/>
          </w:rPr>
          <w:fldChar w:fldCharType="separate"/>
        </w:r>
        <w:r w:rsidR="00AC625E">
          <w:rPr>
            <w:noProof/>
            <w:webHidden/>
          </w:rPr>
          <w:t>33</w:t>
        </w:r>
        <w:r w:rsidR="00AC625E">
          <w:rPr>
            <w:noProof/>
            <w:webHidden/>
          </w:rPr>
          <w:fldChar w:fldCharType="end"/>
        </w:r>
      </w:hyperlink>
    </w:p>
    <w:p w14:paraId="20B03CE8"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43" w:history="1">
        <w:r w:rsidR="00AC625E" w:rsidRPr="006C11DE">
          <w:rPr>
            <w:rStyle w:val="Hipervnculo"/>
            <w:noProof/>
          </w:rPr>
          <w:t>Figura 11. Evaluación del punto de monitoreo FW 317-RZ</w:t>
        </w:r>
        <w:r w:rsidR="00AC625E" w:rsidRPr="006C11DE">
          <w:rPr>
            <w:rStyle w:val="Hipervnculo"/>
            <w:rFonts w:asciiTheme="majorHAnsi" w:hAnsiTheme="majorHAnsi" w:cs="Courier New"/>
            <w:noProof/>
          </w:rPr>
          <w:t>.</w:t>
        </w:r>
        <w:r w:rsidR="00AC625E">
          <w:rPr>
            <w:noProof/>
            <w:webHidden/>
          </w:rPr>
          <w:tab/>
        </w:r>
        <w:r w:rsidR="00AC625E">
          <w:rPr>
            <w:noProof/>
            <w:webHidden/>
          </w:rPr>
          <w:fldChar w:fldCharType="begin"/>
        </w:r>
        <w:r w:rsidR="00AC625E">
          <w:rPr>
            <w:noProof/>
            <w:webHidden/>
          </w:rPr>
          <w:instrText xml:space="preserve"> PAGEREF _Toc108470343 \h </w:instrText>
        </w:r>
        <w:r w:rsidR="00AC625E">
          <w:rPr>
            <w:noProof/>
            <w:webHidden/>
          </w:rPr>
        </w:r>
        <w:r w:rsidR="00AC625E">
          <w:rPr>
            <w:noProof/>
            <w:webHidden/>
          </w:rPr>
          <w:fldChar w:fldCharType="separate"/>
        </w:r>
        <w:r w:rsidR="00AC625E">
          <w:rPr>
            <w:noProof/>
            <w:webHidden/>
          </w:rPr>
          <w:t>34</w:t>
        </w:r>
        <w:r w:rsidR="00AC625E">
          <w:rPr>
            <w:noProof/>
            <w:webHidden/>
          </w:rPr>
          <w:fldChar w:fldCharType="end"/>
        </w:r>
      </w:hyperlink>
    </w:p>
    <w:p w14:paraId="241D4137"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44" w:history="1">
        <w:r w:rsidR="00AC625E" w:rsidRPr="006C11DE">
          <w:rPr>
            <w:rStyle w:val="Hipervnculo"/>
            <w:noProof/>
          </w:rPr>
          <w:t xml:space="preserve">Figura 12. </w:t>
        </w:r>
        <w:r w:rsidR="00AC625E" w:rsidRPr="006C11DE">
          <w:rPr>
            <w:rStyle w:val="Hipervnculo"/>
            <w:rFonts w:asciiTheme="majorHAnsi" w:hAnsiTheme="majorHAnsi" w:cs="Courier New"/>
            <w:noProof/>
          </w:rPr>
          <w:t>Evaluación del punto de monitoreo FW 110-LB.</w:t>
        </w:r>
        <w:r w:rsidR="00AC625E">
          <w:rPr>
            <w:noProof/>
            <w:webHidden/>
          </w:rPr>
          <w:tab/>
        </w:r>
        <w:r w:rsidR="00AC625E">
          <w:rPr>
            <w:noProof/>
            <w:webHidden/>
          </w:rPr>
          <w:fldChar w:fldCharType="begin"/>
        </w:r>
        <w:r w:rsidR="00AC625E">
          <w:rPr>
            <w:noProof/>
            <w:webHidden/>
          </w:rPr>
          <w:instrText xml:space="preserve"> PAGEREF _Toc108470344 \h </w:instrText>
        </w:r>
        <w:r w:rsidR="00AC625E">
          <w:rPr>
            <w:noProof/>
            <w:webHidden/>
          </w:rPr>
        </w:r>
        <w:r w:rsidR="00AC625E">
          <w:rPr>
            <w:noProof/>
            <w:webHidden/>
          </w:rPr>
          <w:fldChar w:fldCharType="separate"/>
        </w:r>
        <w:r w:rsidR="00AC625E">
          <w:rPr>
            <w:noProof/>
            <w:webHidden/>
          </w:rPr>
          <w:t>35</w:t>
        </w:r>
        <w:r w:rsidR="00AC625E">
          <w:rPr>
            <w:noProof/>
            <w:webHidden/>
          </w:rPr>
          <w:fldChar w:fldCharType="end"/>
        </w:r>
      </w:hyperlink>
    </w:p>
    <w:p w14:paraId="115B8DEF"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45" w:history="1">
        <w:r w:rsidR="00AC625E" w:rsidRPr="006C11DE">
          <w:rPr>
            <w:rStyle w:val="Hipervnculo"/>
            <w:noProof/>
          </w:rPr>
          <w:t xml:space="preserve">Figura 13. </w:t>
        </w:r>
        <w:r w:rsidR="00AC625E" w:rsidRPr="006C11DE">
          <w:rPr>
            <w:rStyle w:val="Hipervnculo"/>
            <w:rFonts w:asciiTheme="majorHAnsi" w:hAnsiTheme="majorHAnsi" w:cs="Courier New"/>
            <w:noProof/>
          </w:rPr>
          <w:t>Evaluación del punto de monitoreo FW 111-LB.</w:t>
        </w:r>
        <w:r w:rsidR="00AC625E">
          <w:rPr>
            <w:noProof/>
            <w:webHidden/>
          </w:rPr>
          <w:tab/>
        </w:r>
        <w:r w:rsidR="00AC625E">
          <w:rPr>
            <w:noProof/>
            <w:webHidden/>
          </w:rPr>
          <w:fldChar w:fldCharType="begin"/>
        </w:r>
        <w:r w:rsidR="00AC625E">
          <w:rPr>
            <w:noProof/>
            <w:webHidden/>
          </w:rPr>
          <w:instrText xml:space="preserve"> PAGEREF _Toc108470345 \h </w:instrText>
        </w:r>
        <w:r w:rsidR="00AC625E">
          <w:rPr>
            <w:noProof/>
            <w:webHidden/>
          </w:rPr>
        </w:r>
        <w:r w:rsidR="00AC625E">
          <w:rPr>
            <w:noProof/>
            <w:webHidden/>
          </w:rPr>
          <w:fldChar w:fldCharType="separate"/>
        </w:r>
        <w:r w:rsidR="00AC625E">
          <w:rPr>
            <w:noProof/>
            <w:webHidden/>
          </w:rPr>
          <w:t>36</w:t>
        </w:r>
        <w:r w:rsidR="00AC625E">
          <w:rPr>
            <w:noProof/>
            <w:webHidden/>
          </w:rPr>
          <w:fldChar w:fldCharType="end"/>
        </w:r>
      </w:hyperlink>
    </w:p>
    <w:p w14:paraId="0060D116"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46" w:history="1">
        <w:r w:rsidR="00AC625E" w:rsidRPr="006C11DE">
          <w:rPr>
            <w:rStyle w:val="Hipervnculo"/>
            <w:noProof/>
          </w:rPr>
          <w:t>Figura 14. Evaluación del punto de monitoreo FW 316-CR.</w:t>
        </w:r>
        <w:r w:rsidR="00AC625E">
          <w:rPr>
            <w:noProof/>
            <w:webHidden/>
          </w:rPr>
          <w:tab/>
        </w:r>
        <w:r w:rsidR="00AC625E">
          <w:rPr>
            <w:noProof/>
            <w:webHidden/>
          </w:rPr>
          <w:fldChar w:fldCharType="begin"/>
        </w:r>
        <w:r w:rsidR="00AC625E">
          <w:rPr>
            <w:noProof/>
            <w:webHidden/>
          </w:rPr>
          <w:instrText xml:space="preserve"> PAGEREF _Toc108470346 \h </w:instrText>
        </w:r>
        <w:r w:rsidR="00AC625E">
          <w:rPr>
            <w:noProof/>
            <w:webHidden/>
          </w:rPr>
        </w:r>
        <w:r w:rsidR="00AC625E">
          <w:rPr>
            <w:noProof/>
            <w:webHidden/>
          </w:rPr>
          <w:fldChar w:fldCharType="separate"/>
        </w:r>
        <w:r w:rsidR="00AC625E">
          <w:rPr>
            <w:noProof/>
            <w:webHidden/>
          </w:rPr>
          <w:t>37</w:t>
        </w:r>
        <w:r w:rsidR="00AC625E">
          <w:rPr>
            <w:noProof/>
            <w:webHidden/>
          </w:rPr>
          <w:fldChar w:fldCharType="end"/>
        </w:r>
      </w:hyperlink>
    </w:p>
    <w:p w14:paraId="1D41E281"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47" w:history="1">
        <w:r w:rsidR="00AC625E" w:rsidRPr="006C11DE">
          <w:rPr>
            <w:rStyle w:val="Hipervnculo"/>
            <w:noProof/>
          </w:rPr>
          <w:t xml:space="preserve">Figura 15. </w:t>
        </w:r>
        <w:r w:rsidR="00AC625E" w:rsidRPr="006C11DE">
          <w:rPr>
            <w:rStyle w:val="Hipervnculo"/>
            <w:rFonts w:asciiTheme="majorHAnsi" w:hAnsiTheme="majorHAnsi" w:cs="Courier New"/>
            <w:noProof/>
          </w:rPr>
          <w:t>Evaluación del punto de monitoreo FW 210-ZM.</w:t>
        </w:r>
        <w:r w:rsidR="00AC625E">
          <w:rPr>
            <w:noProof/>
            <w:webHidden/>
          </w:rPr>
          <w:tab/>
        </w:r>
        <w:r w:rsidR="00AC625E">
          <w:rPr>
            <w:noProof/>
            <w:webHidden/>
          </w:rPr>
          <w:fldChar w:fldCharType="begin"/>
        </w:r>
        <w:r w:rsidR="00AC625E">
          <w:rPr>
            <w:noProof/>
            <w:webHidden/>
          </w:rPr>
          <w:instrText xml:space="preserve"> PAGEREF _Toc108470347 \h </w:instrText>
        </w:r>
        <w:r w:rsidR="00AC625E">
          <w:rPr>
            <w:noProof/>
            <w:webHidden/>
          </w:rPr>
        </w:r>
        <w:r w:rsidR="00AC625E">
          <w:rPr>
            <w:noProof/>
            <w:webHidden/>
          </w:rPr>
          <w:fldChar w:fldCharType="separate"/>
        </w:r>
        <w:r w:rsidR="00AC625E">
          <w:rPr>
            <w:noProof/>
            <w:webHidden/>
          </w:rPr>
          <w:t>38</w:t>
        </w:r>
        <w:r w:rsidR="00AC625E">
          <w:rPr>
            <w:noProof/>
            <w:webHidden/>
          </w:rPr>
          <w:fldChar w:fldCharType="end"/>
        </w:r>
      </w:hyperlink>
    </w:p>
    <w:p w14:paraId="039B3A79"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48" w:history="1">
        <w:r w:rsidR="00AC625E" w:rsidRPr="006C11DE">
          <w:rPr>
            <w:rStyle w:val="Hipervnculo"/>
            <w:noProof/>
          </w:rPr>
          <w:t>Figura 16. Evaluación del punto de monitoreo FW 212-MC.</w:t>
        </w:r>
        <w:r w:rsidR="00AC625E">
          <w:rPr>
            <w:noProof/>
            <w:webHidden/>
          </w:rPr>
          <w:tab/>
        </w:r>
        <w:r w:rsidR="00AC625E">
          <w:rPr>
            <w:noProof/>
            <w:webHidden/>
          </w:rPr>
          <w:fldChar w:fldCharType="begin"/>
        </w:r>
        <w:r w:rsidR="00AC625E">
          <w:rPr>
            <w:noProof/>
            <w:webHidden/>
          </w:rPr>
          <w:instrText xml:space="preserve"> PAGEREF _Toc108470348 \h </w:instrText>
        </w:r>
        <w:r w:rsidR="00AC625E">
          <w:rPr>
            <w:noProof/>
            <w:webHidden/>
          </w:rPr>
        </w:r>
        <w:r w:rsidR="00AC625E">
          <w:rPr>
            <w:noProof/>
            <w:webHidden/>
          </w:rPr>
          <w:fldChar w:fldCharType="separate"/>
        </w:r>
        <w:r w:rsidR="00AC625E">
          <w:rPr>
            <w:noProof/>
            <w:webHidden/>
          </w:rPr>
          <w:t>39</w:t>
        </w:r>
        <w:r w:rsidR="00AC625E">
          <w:rPr>
            <w:noProof/>
            <w:webHidden/>
          </w:rPr>
          <w:fldChar w:fldCharType="end"/>
        </w:r>
      </w:hyperlink>
    </w:p>
    <w:p w14:paraId="751EDA05"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49" w:history="1">
        <w:r w:rsidR="00AC625E" w:rsidRPr="006C11DE">
          <w:rPr>
            <w:rStyle w:val="Hipervnculo"/>
            <w:noProof/>
          </w:rPr>
          <w:t xml:space="preserve">Figura 17. </w:t>
        </w:r>
        <w:r w:rsidR="00AC625E" w:rsidRPr="006C11DE">
          <w:rPr>
            <w:rStyle w:val="Hipervnculo"/>
            <w:rFonts w:asciiTheme="majorHAnsi" w:hAnsiTheme="majorHAnsi" w:cs="Courier New"/>
            <w:noProof/>
          </w:rPr>
          <w:t>Evidencias fotográficas de punto FW 318-VS.</w:t>
        </w:r>
        <w:r w:rsidR="00AC625E">
          <w:rPr>
            <w:noProof/>
            <w:webHidden/>
          </w:rPr>
          <w:tab/>
        </w:r>
        <w:r w:rsidR="00AC625E">
          <w:rPr>
            <w:noProof/>
            <w:webHidden/>
          </w:rPr>
          <w:fldChar w:fldCharType="begin"/>
        </w:r>
        <w:r w:rsidR="00AC625E">
          <w:rPr>
            <w:noProof/>
            <w:webHidden/>
          </w:rPr>
          <w:instrText xml:space="preserve"> PAGEREF _Toc108470349 \h </w:instrText>
        </w:r>
        <w:r w:rsidR="00AC625E">
          <w:rPr>
            <w:noProof/>
            <w:webHidden/>
          </w:rPr>
        </w:r>
        <w:r w:rsidR="00AC625E">
          <w:rPr>
            <w:noProof/>
            <w:webHidden/>
          </w:rPr>
          <w:fldChar w:fldCharType="separate"/>
        </w:r>
        <w:r w:rsidR="00AC625E">
          <w:rPr>
            <w:noProof/>
            <w:webHidden/>
          </w:rPr>
          <w:t>40</w:t>
        </w:r>
        <w:r w:rsidR="00AC625E">
          <w:rPr>
            <w:noProof/>
            <w:webHidden/>
          </w:rPr>
          <w:fldChar w:fldCharType="end"/>
        </w:r>
      </w:hyperlink>
    </w:p>
    <w:p w14:paraId="3B9ED625"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50" w:history="1">
        <w:r w:rsidR="00AC625E" w:rsidRPr="006C11DE">
          <w:rPr>
            <w:rStyle w:val="Hipervnculo"/>
            <w:noProof/>
          </w:rPr>
          <w:t>Figura 18. Evaluación del punto de monitoreo FW 319-SO.</w:t>
        </w:r>
        <w:r w:rsidR="00AC625E">
          <w:rPr>
            <w:noProof/>
            <w:webHidden/>
          </w:rPr>
          <w:tab/>
        </w:r>
        <w:r w:rsidR="00AC625E">
          <w:rPr>
            <w:noProof/>
            <w:webHidden/>
          </w:rPr>
          <w:fldChar w:fldCharType="begin"/>
        </w:r>
        <w:r w:rsidR="00AC625E">
          <w:rPr>
            <w:noProof/>
            <w:webHidden/>
          </w:rPr>
          <w:instrText xml:space="preserve"> PAGEREF _Toc108470350 \h </w:instrText>
        </w:r>
        <w:r w:rsidR="00AC625E">
          <w:rPr>
            <w:noProof/>
            <w:webHidden/>
          </w:rPr>
        </w:r>
        <w:r w:rsidR="00AC625E">
          <w:rPr>
            <w:noProof/>
            <w:webHidden/>
          </w:rPr>
          <w:fldChar w:fldCharType="separate"/>
        </w:r>
        <w:r w:rsidR="00AC625E">
          <w:rPr>
            <w:noProof/>
            <w:webHidden/>
          </w:rPr>
          <w:t>41</w:t>
        </w:r>
        <w:r w:rsidR="00AC625E">
          <w:rPr>
            <w:noProof/>
            <w:webHidden/>
          </w:rPr>
          <w:fldChar w:fldCharType="end"/>
        </w:r>
      </w:hyperlink>
    </w:p>
    <w:p w14:paraId="578A2BAC"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51" w:history="1">
        <w:r w:rsidR="00AC625E" w:rsidRPr="006C11DE">
          <w:rPr>
            <w:rStyle w:val="Hipervnculo"/>
            <w:noProof/>
          </w:rPr>
          <w:t>Figura 19. Evaluación del punto de monitoreo FW 01-PY.</w:t>
        </w:r>
        <w:r w:rsidR="00AC625E">
          <w:rPr>
            <w:noProof/>
            <w:webHidden/>
          </w:rPr>
          <w:tab/>
        </w:r>
        <w:r w:rsidR="00AC625E">
          <w:rPr>
            <w:noProof/>
            <w:webHidden/>
          </w:rPr>
          <w:fldChar w:fldCharType="begin"/>
        </w:r>
        <w:r w:rsidR="00AC625E">
          <w:rPr>
            <w:noProof/>
            <w:webHidden/>
          </w:rPr>
          <w:instrText xml:space="preserve"> PAGEREF _Toc108470351 \h </w:instrText>
        </w:r>
        <w:r w:rsidR="00AC625E">
          <w:rPr>
            <w:noProof/>
            <w:webHidden/>
          </w:rPr>
        </w:r>
        <w:r w:rsidR="00AC625E">
          <w:rPr>
            <w:noProof/>
            <w:webHidden/>
          </w:rPr>
          <w:fldChar w:fldCharType="separate"/>
        </w:r>
        <w:r w:rsidR="00AC625E">
          <w:rPr>
            <w:noProof/>
            <w:webHidden/>
          </w:rPr>
          <w:t>42</w:t>
        </w:r>
        <w:r w:rsidR="00AC625E">
          <w:rPr>
            <w:noProof/>
            <w:webHidden/>
          </w:rPr>
          <w:fldChar w:fldCharType="end"/>
        </w:r>
      </w:hyperlink>
    </w:p>
    <w:p w14:paraId="6ABA4457"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52" w:history="1">
        <w:r w:rsidR="00AC625E" w:rsidRPr="006C11DE">
          <w:rPr>
            <w:rStyle w:val="Hipervnculo"/>
            <w:noProof/>
          </w:rPr>
          <w:t xml:space="preserve">Figura 20. </w:t>
        </w:r>
        <w:r w:rsidR="00AC625E" w:rsidRPr="006C11DE">
          <w:rPr>
            <w:rStyle w:val="Hipervnculo"/>
            <w:rFonts w:asciiTheme="majorHAnsi" w:eastAsiaTheme="majorEastAsia" w:hAnsiTheme="majorHAnsi" w:cstheme="majorBidi"/>
            <w:noProof/>
          </w:rPr>
          <w:t>Evaluación del punto de monitoreo FW 02-PY.</w:t>
        </w:r>
        <w:r w:rsidR="00AC625E">
          <w:rPr>
            <w:noProof/>
            <w:webHidden/>
          </w:rPr>
          <w:tab/>
        </w:r>
        <w:r w:rsidR="00AC625E">
          <w:rPr>
            <w:noProof/>
            <w:webHidden/>
          </w:rPr>
          <w:fldChar w:fldCharType="begin"/>
        </w:r>
        <w:r w:rsidR="00AC625E">
          <w:rPr>
            <w:noProof/>
            <w:webHidden/>
          </w:rPr>
          <w:instrText xml:space="preserve"> PAGEREF _Toc108470352 \h </w:instrText>
        </w:r>
        <w:r w:rsidR="00AC625E">
          <w:rPr>
            <w:noProof/>
            <w:webHidden/>
          </w:rPr>
        </w:r>
        <w:r w:rsidR="00AC625E">
          <w:rPr>
            <w:noProof/>
            <w:webHidden/>
          </w:rPr>
          <w:fldChar w:fldCharType="separate"/>
        </w:r>
        <w:r w:rsidR="00AC625E">
          <w:rPr>
            <w:noProof/>
            <w:webHidden/>
          </w:rPr>
          <w:t>43</w:t>
        </w:r>
        <w:r w:rsidR="00AC625E">
          <w:rPr>
            <w:noProof/>
            <w:webHidden/>
          </w:rPr>
          <w:fldChar w:fldCharType="end"/>
        </w:r>
      </w:hyperlink>
    </w:p>
    <w:p w14:paraId="06DCBC2A"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53" w:history="1">
        <w:r w:rsidR="00AC625E" w:rsidRPr="006C11DE">
          <w:rPr>
            <w:rStyle w:val="Hipervnculo"/>
            <w:noProof/>
          </w:rPr>
          <w:t xml:space="preserve">Figura 21. </w:t>
        </w:r>
        <w:r w:rsidR="00AC625E" w:rsidRPr="006C11DE">
          <w:rPr>
            <w:rStyle w:val="Hipervnculo"/>
            <w:rFonts w:asciiTheme="majorHAnsi" w:hAnsiTheme="majorHAnsi" w:cs="Courier New"/>
            <w:noProof/>
            <w:lang w:val="es-ES" w:eastAsia="es-ES"/>
          </w:rPr>
          <w:t>Evaluación del punto de monitoreo FW 03-PY.</w:t>
        </w:r>
        <w:r w:rsidR="00AC625E">
          <w:rPr>
            <w:noProof/>
            <w:webHidden/>
          </w:rPr>
          <w:tab/>
        </w:r>
        <w:r w:rsidR="00AC625E">
          <w:rPr>
            <w:noProof/>
            <w:webHidden/>
          </w:rPr>
          <w:fldChar w:fldCharType="begin"/>
        </w:r>
        <w:r w:rsidR="00AC625E">
          <w:rPr>
            <w:noProof/>
            <w:webHidden/>
          </w:rPr>
          <w:instrText xml:space="preserve"> PAGEREF _Toc108470353 \h </w:instrText>
        </w:r>
        <w:r w:rsidR="00AC625E">
          <w:rPr>
            <w:noProof/>
            <w:webHidden/>
          </w:rPr>
        </w:r>
        <w:r w:rsidR="00AC625E">
          <w:rPr>
            <w:noProof/>
            <w:webHidden/>
          </w:rPr>
          <w:fldChar w:fldCharType="separate"/>
        </w:r>
        <w:r w:rsidR="00AC625E">
          <w:rPr>
            <w:noProof/>
            <w:webHidden/>
          </w:rPr>
          <w:t>44</w:t>
        </w:r>
        <w:r w:rsidR="00AC625E">
          <w:rPr>
            <w:noProof/>
            <w:webHidden/>
          </w:rPr>
          <w:fldChar w:fldCharType="end"/>
        </w:r>
      </w:hyperlink>
    </w:p>
    <w:p w14:paraId="5D2B42B7"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54" w:history="1">
        <w:r w:rsidR="00AC625E" w:rsidRPr="006C11DE">
          <w:rPr>
            <w:rStyle w:val="Hipervnculo"/>
            <w:noProof/>
          </w:rPr>
          <w:t xml:space="preserve">Figura 22. </w:t>
        </w:r>
        <w:r w:rsidR="00AC625E" w:rsidRPr="006C11DE">
          <w:rPr>
            <w:rStyle w:val="Hipervnculo"/>
            <w:rFonts w:asciiTheme="majorHAnsi" w:hAnsiTheme="majorHAnsi" w:cs="Courier New"/>
            <w:noProof/>
            <w:lang w:val="es-ES"/>
          </w:rPr>
          <w:t>Evaluación del punto de monitoreo GW 18-ZA.</w:t>
        </w:r>
        <w:r w:rsidR="00AC625E">
          <w:rPr>
            <w:noProof/>
            <w:webHidden/>
          </w:rPr>
          <w:tab/>
        </w:r>
        <w:r w:rsidR="00AC625E">
          <w:rPr>
            <w:noProof/>
            <w:webHidden/>
          </w:rPr>
          <w:fldChar w:fldCharType="begin"/>
        </w:r>
        <w:r w:rsidR="00AC625E">
          <w:rPr>
            <w:noProof/>
            <w:webHidden/>
          </w:rPr>
          <w:instrText xml:space="preserve"> PAGEREF _Toc108470354 \h </w:instrText>
        </w:r>
        <w:r w:rsidR="00AC625E">
          <w:rPr>
            <w:noProof/>
            <w:webHidden/>
          </w:rPr>
        </w:r>
        <w:r w:rsidR="00AC625E">
          <w:rPr>
            <w:noProof/>
            <w:webHidden/>
          </w:rPr>
          <w:fldChar w:fldCharType="separate"/>
        </w:r>
        <w:r w:rsidR="00AC625E">
          <w:rPr>
            <w:noProof/>
            <w:webHidden/>
          </w:rPr>
          <w:t>45</w:t>
        </w:r>
        <w:r w:rsidR="00AC625E">
          <w:rPr>
            <w:noProof/>
            <w:webHidden/>
          </w:rPr>
          <w:fldChar w:fldCharType="end"/>
        </w:r>
      </w:hyperlink>
    </w:p>
    <w:p w14:paraId="5FAB4DCE"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55" w:history="1">
        <w:r w:rsidR="00AC625E" w:rsidRPr="006C11DE">
          <w:rPr>
            <w:rStyle w:val="Hipervnculo"/>
            <w:noProof/>
          </w:rPr>
          <w:t xml:space="preserve">Figura 23. </w:t>
        </w:r>
        <w:r w:rsidR="00AC625E" w:rsidRPr="006C11DE">
          <w:rPr>
            <w:rStyle w:val="Hipervnculo"/>
            <w:rFonts w:asciiTheme="majorHAnsi" w:hAnsiTheme="majorHAnsi" w:cs="Courier New"/>
            <w:noProof/>
            <w:lang w:val="es-ES"/>
          </w:rPr>
          <w:t>Evaluación del punto de monitoreo GW 20-ST.</w:t>
        </w:r>
        <w:r w:rsidR="00AC625E">
          <w:rPr>
            <w:noProof/>
            <w:webHidden/>
          </w:rPr>
          <w:tab/>
        </w:r>
        <w:r w:rsidR="00AC625E">
          <w:rPr>
            <w:noProof/>
            <w:webHidden/>
          </w:rPr>
          <w:fldChar w:fldCharType="begin"/>
        </w:r>
        <w:r w:rsidR="00AC625E">
          <w:rPr>
            <w:noProof/>
            <w:webHidden/>
          </w:rPr>
          <w:instrText xml:space="preserve"> PAGEREF _Toc108470355 \h </w:instrText>
        </w:r>
        <w:r w:rsidR="00AC625E">
          <w:rPr>
            <w:noProof/>
            <w:webHidden/>
          </w:rPr>
        </w:r>
        <w:r w:rsidR="00AC625E">
          <w:rPr>
            <w:noProof/>
            <w:webHidden/>
          </w:rPr>
          <w:fldChar w:fldCharType="separate"/>
        </w:r>
        <w:r w:rsidR="00AC625E">
          <w:rPr>
            <w:noProof/>
            <w:webHidden/>
          </w:rPr>
          <w:t>46</w:t>
        </w:r>
        <w:r w:rsidR="00AC625E">
          <w:rPr>
            <w:noProof/>
            <w:webHidden/>
          </w:rPr>
          <w:fldChar w:fldCharType="end"/>
        </w:r>
      </w:hyperlink>
    </w:p>
    <w:p w14:paraId="49D4C42F"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56" w:history="1">
        <w:r w:rsidR="00AC625E" w:rsidRPr="006C11DE">
          <w:rPr>
            <w:rStyle w:val="Hipervnculo"/>
            <w:noProof/>
          </w:rPr>
          <w:t xml:space="preserve">Figura 24. </w:t>
        </w:r>
        <w:r w:rsidR="00AC625E" w:rsidRPr="006C11DE">
          <w:rPr>
            <w:rStyle w:val="Hipervnculo"/>
            <w:rFonts w:asciiTheme="majorHAnsi" w:hAnsiTheme="majorHAnsi" w:cs="Courier New"/>
            <w:noProof/>
            <w:lang w:val="es-ES"/>
          </w:rPr>
          <w:t>Evaluación del punto de monitoreo GW 19-HE.</w:t>
        </w:r>
        <w:r w:rsidR="00AC625E">
          <w:rPr>
            <w:noProof/>
            <w:webHidden/>
          </w:rPr>
          <w:tab/>
        </w:r>
        <w:r w:rsidR="00AC625E">
          <w:rPr>
            <w:noProof/>
            <w:webHidden/>
          </w:rPr>
          <w:fldChar w:fldCharType="begin"/>
        </w:r>
        <w:r w:rsidR="00AC625E">
          <w:rPr>
            <w:noProof/>
            <w:webHidden/>
          </w:rPr>
          <w:instrText xml:space="preserve"> PAGEREF _Toc108470356 \h </w:instrText>
        </w:r>
        <w:r w:rsidR="00AC625E">
          <w:rPr>
            <w:noProof/>
            <w:webHidden/>
          </w:rPr>
        </w:r>
        <w:r w:rsidR="00AC625E">
          <w:rPr>
            <w:noProof/>
            <w:webHidden/>
          </w:rPr>
          <w:fldChar w:fldCharType="separate"/>
        </w:r>
        <w:r w:rsidR="00AC625E">
          <w:rPr>
            <w:noProof/>
            <w:webHidden/>
          </w:rPr>
          <w:t>47</w:t>
        </w:r>
        <w:r w:rsidR="00AC625E">
          <w:rPr>
            <w:noProof/>
            <w:webHidden/>
          </w:rPr>
          <w:fldChar w:fldCharType="end"/>
        </w:r>
      </w:hyperlink>
    </w:p>
    <w:p w14:paraId="02770B95"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57" w:history="1">
        <w:r w:rsidR="00AC625E" w:rsidRPr="006C11DE">
          <w:rPr>
            <w:rStyle w:val="Hipervnculo"/>
            <w:noProof/>
          </w:rPr>
          <w:t xml:space="preserve">Figura 25. </w:t>
        </w:r>
        <w:r w:rsidR="00AC625E" w:rsidRPr="006C11DE">
          <w:rPr>
            <w:rStyle w:val="Hipervnculo"/>
            <w:rFonts w:asciiTheme="majorHAnsi" w:hAnsiTheme="majorHAnsi" w:cs="Courier New"/>
            <w:noProof/>
            <w:lang w:val="es-ES"/>
          </w:rPr>
          <w:t>Evaluación del punto de monitoreo GW 23-SL.</w:t>
        </w:r>
        <w:r w:rsidR="00AC625E">
          <w:rPr>
            <w:noProof/>
            <w:webHidden/>
          </w:rPr>
          <w:tab/>
        </w:r>
        <w:r w:rsidR="00AC625E">
          <w:rPr>
            <w:noProof/>
            <w:webHidden/>
          </w:rPr>
          <w:fldChar w:fldCharType="begin"/>
        </w:r>
        <w:r w:rsidR="00AC625E">
          <w:rPr>
            <w:noProof/>
            <w:webHidden/>
          </w:rPr>
          <w:instrText xml:space="preserve"> PAGEREF _Toc108470357 \h </w:instrText>
        </w:r>
        <w:r w:rsidR="00AC625E">
          <w:rPr>
            <w:noProof/>
            <w:webHidden/>
          </w:rPr>
        </w:r>
        <w:r w:rsidR="00AC625E">
          <w:rPr>
            <w:noProof/>
            <w:webHidden/>
          </w:rPr>
          <w:fldChar w:fldCharType="separate"/>
        </w:r>
        <w:r w:rsidR="00AC625E">
          <w:rPr>
            <w:noProof/>
            <w:webHidden/>
          </w:rPr>
          <w:t>48</w:t>
        </w:r>
        <w:r w:rsidR="00AC625E">
          <w:rPr>
            <w:noProof/>
            <w:webHidden/>
          </w:rPr>
          <w:fldChar w:fldCharType="end"/>
        </w:r>
      </w:hyperlink>
    </w:p>
    <w:p w14:paraId="2C03F1B4"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58" w:history="1">
        <w:r w:rsidR="00AC625E" w:rsidRPr="006C11DE">
          <w:rPr>
            <w:rStyle w:val="Hipervnculo"/>
            <w:noProof/>
          </w:rPr>
          <w:t xml:space="preserve">Figura 26. </w:t>
        </w:r>
        <w:r w:rsidR="00AC625E" w:rsidRPr="006C11DE">
          <w:rPr>
            <w:rStyle w:val="Hipervnculo"/>
            <w:rFonts w:asciiTheme="majorHAnsi" w:hAnsiTheme="majorHAnsi" w:cs="Courier New"/>
            <w:noProof/>
            <w:lang w:val="es-ES"/>
          </w:rPr>
          <w:t>Evaluación del punto de monitoreo GW 25-PALO HAYA.</w:t>
        </w:r>
        <w:r w:rsidR="00AC625E">
          <w:rPr>
            <w:noProof/>
            <w:webHidden/>
          </w:rPr>
          <w:tab/>
        </w:r>
        <w:r w:rsidR="00AC625E">
          <w:rPr>
            <w:noProof/>
            <w:webHidden/>
          </w:rPr>
          <w:fldChar w:fldCharType="begin"/>
        </w:r>
        <w:r w:rsidR="00AC625E">
          <w:rPr>
            <w:noProof/>
            <w:webHidden/>
          </w:rPr>
          <w:instrText xml:space="preserve"> PAGEREF _Toc108470358 \h </w:instrText>
        </w:r>
        <w:r w:rsidR="00AC625E">
          <w:rPr>
            <w:noProof/>
            <w:webHidden/>
          </w:rPr>
        </w:r>
        <w:r w:rsidR="00AC625E">
          <w:rPr>
            <w:noProof/>
            <w:webHidden/>
          </w:rPr>
          <w:fldChar w:fldCharType="separate"/>
        </w:r>
        <w:r w:rsidR="00AC625E">
          <w:rPr>
            <w:noProof/>
            <w:webHidden/>
          </w:rPr>
          <w:t>49</w:t>
        </w:r>
        <w:r w:rsidR="00AC625E">
          <w:rPr>
            <w:noProof/>
            <w:webHidden/>
          </w:rPr>
          <w:fldChar w:fldCharType="end"/>
        </w:r>
      </w:hyperlink>
    </w:p>
    <w:p w14:paraId="2E5C3E11"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59" w:history="1">
        <w:r w:rsidR="00AC625E" w:rsidRPr="006C11DE">
          <w:rPr>
            <w:rStyle w:val="Hipervnculo"/>
            <w:noProof/>
          </w:rPr>
          <w:t xml:space="preserve">Figura 27. </w:t>
        </w:r>
        <w:r w:rsidR="00AC625E" w:rsidRPr="006C11DE">
          <w:rPr>
            <w:rStyle w:val="Hipervnculo"/>
            <w:rFonts w:asciiTheme="majorHAnsi" w:hAnsiTheme="majorHAnsi" w:cs="Courier New"/>
            <w:noProof/>
            <w:lang w:val="es-ES"/>
          </w:rPr>
          <w:t>Evaluación del punto de monitoreo GW 16-GA.</w:t>
        </w:r>
        <w:r w:rsidR="00AC625E">
          <w:rPr>
            <w:noProof/>
            <w:webHidden/>
          </w:rPr>
          <w:tab/>
        </w:r>
        <w:r w:rsidR="00AC625E">
          <w:rPr>
            <w:noProof/>
            <w:webHidden/>
          </w:rPr>
          <w:fldChar w:fldCharType="begin"/>
        </w:r>
        <w:r w:rsidR="00AC625E">
          <w:rPr>
            <w:noProof/>
            <w:webHidden/>
          </w:rPr>
          <w:instrText xml:space="preserve"> PAGEREF _Toc108470359 \h </w:instrText>
        </w:r>
        <w:r w:rsidR="00AC625E">
          <w:rPr>
            <w:noProof/>
            <w:webHidden/>
          </w:rPr>
        </w:r>
        <w:r w:rsidR="00AC625E">
          <w:rPr>
            <w:noProof/>
            <w:webHidden/>
          </w:rPr>
          <w:fldChar w:fldCharType="separate"/>
        </w:r>
        <w:r w:rsidR="00AC625E">
          <w:rPr>
            <w:noProof/>
            <w:webHidden/>
          </w:rPr>
          <w:t>50</w:t>
        </w:r>
        <w:r w:rsidR="00AC625E">
          <w:rPr>
            <w:noProof/>
            <w:webHidden/>
          </w:rPr>
          <w:fldChar w:fldCharType="end"/>
        </w:r>
      </w:hyperlink>
    </w:p>
    <w:p w14:paraId="23C5DB15"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60" w:history="1">
        <w:r w:rsidR="00AC625E" w:rsidRPr="006C11DE">
          <w:rPr>
            <w:rStyle w:val="Hipervnculo"/>
            <w:noProof/>
          </w:rPr>
          <w:t xml:space="preserve">Figura 28. </w:t>
        </w:r>
        <w:r w:rsidR="00AC625E" w:rsidRPr="006C11DE">
          <w:rPr>
            <w:rStyle w:val="Hipervnculo"/>
            <w:rFonts w:asciiTheme="majorHAnsi" w:hAnsiTheme="majorHAnsi" w:cs="Courier New"/>
            <w:noProof/>
          </w:rPr>
          <w:t>Evaluación del punto de monitoreo GW 24-BELEN.</w:t>
        </w:r>
        <w:r w:rsidR="00AC625E">
          <w:rPr>
            <w:noProof/>
            <w:webHidden/>
          </w:rPr>
          <w:tab/>
        </w:r>
        <w:r w:rsidR="00AC625E">
          <w:rPr>
            <w:noProof/>
            <w:webHidden/>
          </w:rPr>
          <w:fldChar w:fldCharType="begin"/>
        </w:r>
        <w:r w:rsidR="00AC625E">
          <w:rPr>
            <w:noProof/>
            <w:webHidden/>
          </w:rPr>
          <w:instrText xml:space="preserve"> PAGEREF _Toc108470360 \h </w:instrText>
        </w:r>
        <w:r w:rsidR="00AC625E">
          <w:rPr>
            <w:noProof/>
            <w:webHidden/>
          </w:rPr>
        </w:r>
        <w:r w:rsidR="00AC625E">
          <w:rPr>
            <w:noProof/>
            <w:webHidden/>
          </w:rPr>
          <w:fldChar w:fldCharType="separate"/>
        </w:r>
        <w:r w:rsidR="00AC625E">
          <w:rPr>
            <w:noProof/>
            <w:webHidden/>
          </w:rPr>
          <w:t>51</w:t>
        </w:r>
        <w:r w:rsidR="00AC625E">
          <w:rPr>
            <w:noProof/>
            <w:webHidden/>
          </w:rPr>
          <w:fldChar w:fldCharType="end"/>
        </w:r>
      </w:hyperlink>
    </w:p>
    <w:p w14:paraId="78728459"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61" w:history="1">
        <w:r w:rsidR="00AC625E" w:rsidRPr="006C11DE">
          <w:rPr>
            <w:rStyle w:val="Hipervnculo"/>
            <w:noProof/>
          </w:rPr>
          <w:t xml:space="preserve">Figura 29. </w:t>
        </w:r>
        <w:r w:rsidR="00AC625E" w:rsidRPr="006C11DE">
          <w:rPr>
            <w:rStyle w:val="Hipervnculo"/>
            <w:noProof/>
            <w:lang w:val="es-ES"/>
          </w:rPr>
          <w:t>Evaluación del punto de monitoreo GW 11-MICEL.</w:t>
        </w:r>
        <w:r w:rsidR="00AC625E">
          <w:rPr>
            <w:noProof/>
            <w:webHidden/>
          </w:rPr>
          <w:tab/>
        </w:r>
        <w:r w:rsidR="00AC625E">
          <w:rPr>
            <w:noProof/>
            <w:webHidden/>
          </w:rPr>
          <w:fldChar w:fldCharType="begin"/>
        </w:r>
        <w:r w:rsidR="00AC625E">
          <w:rPr>
            <w:noProof/>
            <w:webHidden/>
          </w:rPr>
          <w:instrText xml:space="preserve"> PAGEREF _Toc108470361 \h </w:instrText>
        </w:r>
        <w:r w:rsidR="00AC625E">
          <w:rPr>
            <w:noProof/>
            <w:webHidden/>
          </w:rPr>
        </w:r>
        <w:r w:rsidR="00AC625E">
          <w:rPr>
            <w:noProof/>
            <w:webHidden/>
          </w:rPr>
          <w:fldChar w:fldCharType="separate"/>
        </w:r>
        <w:r w:rsidR="00AC625E">
          <w:rPr>
            <w:noProof/>
            <w:webHidden/>
          </w:rPr>
          <w:t>52</w:t>
        </w:r>
        <w:r w:rsidR="00AC625E">
          <w:rPr>
            <w:noProof/>
            <w:webHidden/>
          </w:rPr>
          <w:fldChar w:fldCharType="end"/>
        </w:r>
      </w:hyperlink>
    </w:p>
    <w:p w14:paraId="5C4C54B9"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62" w:history="1">
        <w:r w:rsidR="00AC625E" w:rsidRPr="006C11DE">
          <w:rPr>
            <w:rStyle w:val="Hipervnculo"/>
            <w:noProof/>
          </w:rPr>
          <w:t xml:space="preserve">Figura 30. </w:t>
        </w:r>
        <w:r w:rsidR="00AC625E" w:rsidRPr="006C11DE">
          <w:rPr>
            <w:rStyle w:val="Hipervnculo"/>
            <w:rFonts w:asciiTheme="majorHAnsi" w:hAnsiTheme="majorHAnsi" w:cs="Courier New"/>
            <w:noProof/>
            <w:lang w:val="es-ES"/>
          </w:rPr>
          <w:t>Evaluación del punto de monitoreo GW 10-TR.</w:t>
        </w:r>
        <w:r w:rsidR="00AC625E">
          <w:rPr>
            <w:noProof/>
            <w:webHidden/>
          </w:rPr>
          <w:tab/>
        </w:r>
        <w:r w:rsidR="00AC625E">
          <w:rPr>
            <w:noProof/>
            <w:webHidden/>
          </w:rPr>
          <w:fldChar w:fldCharType="begin"/>
        </w:r>
        <w:r w:rsidR="00AC625E">
          <w:rPr>
            <w:noProof/>
            <w:webHidden/>
          </w:rPr>
          <w:instrText xml:space="preserve"> PAGEREF _Toc108470362 \h </w:instrText>
        </w:r>
        <w:r w:rsidR="00AC625E">
          <w:rPr>
            <w:noProof/>
            <w:webHidden/>
          </w:rPr>
        </w:r>
        <w:r w:rsidR="00AC625E">
          <w:rPr>
            <w:noProof/>
            <w:webHidden/>
          </w:rPr>
          <w:fldChar w:fldCharType="separate"/>
        </w:r>
        <w:r w:rsidR="00AC625E">
          <w:rPr>
            <w:noProof/>
            <w:webHidden/>
          </w:rPr>
          <w:t>53</w:t>
        </w:r>
        <w:r w:rsidR="00AC625E">
          <w:rPr>
            <w:noProof/>
            <w:webHidden/>
          </w:rPr>
          <w:fldChar w:fldCharType="end"/>
        </w:r>
      </w:hyperlink>
    </w:p>
    <w:p w14:paraId="775B29ED"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63" w:history="1">
        <w:r w:rsidR="00AC625E" w:rsidRPr="006C11DE">
          <w:rPr>
            <w:rStyle w:val="Hipervnculo"/>
            <w:noProof/>
          </w:rPr>
          <w:t xml:space="preserve">Figura 31. </w:t>
        </w:r>
        <w:r w:rsidR="00AC625E" w:rsidRPr="006C11DE">
          <w:rPr>
            <w:rStyle w:val="Hipervnculo"/>
            <w:rFonts w:asciiTheme="majorHAnsi" w:hAnsiTheme="majorHAnsi" w:cs="Courier New"/>
            <w:noProof/>
            <w:lang w:val="es-ES"/>
          </w:rPr>
          <w:t>Evaluación del punto de monitoreo GW 13-SAN JUAN.</w:t>
        </w:r>
        <w:r w:rsidR="00AC625E">
          <w:rPr>
            <w:noProof/>
            <w:webHidden/>
          </w:rPr>
          <w:tab/>
        </w:r>
        <w:r w:rsidR="00AC625E">
          <w:rPr>
            <w:noProof/>
            <w:webHidden/>
          </w:rPr>
          <w:fldChar w:fldCharType="begin"/>
        </w:r>
        <w:r w:rsidR="00AC625E">
          <w:rPr>
            <w:noProof/>
            <w:webHidden/>
          </w:rPr>
          <w:instrText xml:space="preserve"> PAGEREF _Toc108470363 \h </w:instrText>
        </w:r>
        <w:r w:rsidR="00AC625E">
          <w:rPr>
            <w:noProof/>
            <w:webHidden/>
          </w:rPr>
        </w:r>
        <w:r w:rsidR="00AC625E">
          <w:rPr>
            <w:noProof/>
            <w:webHidden/>
          </w:rPr>
          <w:fldChar w:fldCharType="separate"/>
        </w:r>
        <w:r w:rsidR="00AC625E">
          <w:rPr>
            <w:noProof/>
            <w:webHidden/>
          </w:rPr>
          <w:t>54</w:t>
        </w:r>
        <w:r w:rsidR="00AC625E">
          <w:rPr>
            <w:noProof/>
            <w:webHidden/>
          </w:rPr>
          <w:fldChar w:fldCharType="end"/>
        </w:r>
      </w:hyperlink>
    </w:p>
    <w:p w14:paraId="7F645870"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64" w:history="1">
        <w:r w:rsidR="00AC625E" w:rsidRPr="006C11DE">
          <w:rPr>
            <w:rStyle w:val="Hipervnculo"/>
            <w:noProof/>
          </w:rPr>
          <w:t xml:space="preserve">Figura 32. </w:t>
        </w:r>
        <w:r w:rsidR="00AC625E" w:rsidRPr="006C11DE">
          <w:rPr>
            <w:rStyle w:val="Hipervnculo"/>
            <w:rFonts w:asciiTheme="majorHAnsi" w:hAnsiTheme="majorHAnsi" w:cs="Courier New"/>
            <w:noProof/>
            <w:lang w:val="es-ES"/>
          </w:rPr>
          <w:t>Evaluación del punto de monitoreo GW 22-SILVA.</w:t>
        </w:r>
        <w:r w:rsidR="00AC625E">
          <w:rPr>
            <w:noProof/>
            <w:webHidden/>
          </w:rPr>
          <w:tab/>
        </w:r>
        <w:r w:rsidR="00AC625E">
          <w:rPr>
            <w:noProof/>
            <w:webHidden/>
          </w:rPr>
          <w:fldChar w:fldCharType="begin"/>
        </w:r>
        <w:r w:rsidR="00AC625E">
          <w:rPr>
            <w:noProof/>
            <w:webHidden/>
          </w:rPr>
          <w:instrText xml:space="preserve"> PAGEREF _Toc108470364 \h </w:instrText>
        </w:r>
        <w:r w:rsidR="00AC625E">
          <w:rPr>
            <w:noProof/>
            <w:webHidden/>
          </w:rPr>
        </w:r>
        <w:r w:rsidR="00AC625E">
          <w:rPr>
            <w:noProof/>
            <w:webHidden/>
          </w:rPr>
          <w:fldChar w:fldCharType="separate"/>
        </w:r>
        <w:r w:rsidR="00AC625E">
          <w:rPr>
            <w:noProof/>
            <w:webHidden/>
          </w:rPr>
          <w:t>55</w:t>
        </w:r>
        <w:r w:rsidR="00AC625E">
          <w:rPr>
            <w:noProof/>
            <w:webHidden/>
          </w:rPr>
          <w:fldChar w:fldCharType="end"/>
        </w:r>
      </w:hyperlink>
    </w:p>
    <w:p w14:paraId="47A1BDBE"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65" w:history="1">
        <w:r w:rsidR="00AC625E" w:rsidRPr="006C11DE">
          <w:rPr>
            <w:rStyle w:val="Hipervnculo"/>
            <w:noProof/>
          </w:rPr>
          <w:t xml:space="preserve">Figura 33. </w:t>
        </w:r>
        <w:r w:rsidR="00AC625E" w:rsidRPr="006C11DE">
          <w:rPr>
            <w:rStyle w:val="Hipervnculo"/>
            <w:rFonts w:asciiTheme="majorHAnsi" w:hAnsiTheme="majorHAnsi" w:cs="Courier New"/>
            <w:noProof/>
            <w:lang w:val="es-ES"/>
          </w:rPr>
          <w:t>Evaluación del punto de monitoreo GW 12-Laguna.</w:t>
        </w:r>
        <w:r w:rsidR="00AC625E">
          <w:rPr>
            <w:noProof/>
            <w:webHidden/>
          </w:rPr>
          <w:tab/>
        </w:r>
        <w:r w:rsidR="00AC625E">
          <w:rPr>
            <w:noProof/>
            <w:webHidden/>
          </w:rPr>
          <w:fldChar w:fldCharType="begin"/>
        </w:r>
        <w:r w:rsidR="00AC625E">
          <w:rPr>
            <w:noProof/>
            <w:webHidden/>
          </w:rPr>
          <w:instrText xml:space="preserve"> PAGEREF _Toc108470365 \h </w:instrText>
        </w:r>
        <w:r w:rsidR="00AC625E">
          <w:rPr>
            <w:noProof/>
            <w:webHidden/>
          </w:rPr>
        </w:r>
        <w:r w:rsidR="00AC625E">
          <w:rPr>
            <w:noProof/>
            <w:webHidden/>
          </w:rPr>
          <w:fldChar w:fldCharType="separate"/>
        </w:r>
        <w:r w:rsidR="00AC625E">
          <w:rPr>
            <w:noProof/>
            <w:webHidden/>
          </w:rPr>
          <w:t>56</w:t>
        </w:r>
        <w:r w:rsidR="00AC625E">
          <w:rPr>
            <w:noProof/>
            <w:webHidden/>
          </w:rPr>
          <w:fldChar w:fldCharType="end"/>
        </w:r>
      </w:hyperlink>
    </w:p>
    <w:p w14:paraId="22F90202"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66" w:history="1">
        <w:r w:rsidR="00AC625E" w:rsidRPr="006C11DE">
          <w:rPr>
            <w:rStyle w:val="Hipervnculo"/>
            <w:noProof/>
          </w:rPr>
          <w:t xml:space="preserve">Figura 34. </w:t>
        </w:r>
        <w:r w:rsidR="00AC625E" w:rsidRPr="006C11DE">
          <w:rPr>
            <w:rStyle w:val="Hipervnculo"/>
            <w:rFonts w:asciiTheme="majorHAnsi" w:hAnsiTheme="majorHAnsi" w:cs="Courier New"/>
            <w:noProof/>
            <w:lang w:val="es-ES"/>
          </w:rPr>
          <w:t>Evaluación del punto de monitoreo GW 14-ZM.</w:t>
        </w:r>
        <w:r w:rsidR="00AC625E">
          <w:rPr>
            <w:noProof/>
            <w:webHidden/>
          </w:rPr>
          <w:tab/>
        </w:r>
        <w:r w:rsidR="00AC625E">
          <w:rPr>
            <w:noProof/>
            <w:webHidden/>
          </w:rPr>
          <w:fldChar w:fldCharType="begin"/>
        </w:r>
        <w:r w:rsidR="00AC625E">
          <w:rPr>
            <w:noProof/>
            <w:webHidden/>
          </w:rPr>
          <w:instrText xml:space="preserve"> PAGEREF _Toc108470366 \h </w:instrText>
        </w:r>
        <w:r w:rsidR="00AC625E">
          <w:rPr>
            <w:noProof/>
            <w:webHidden/>
          </w:rPr>
        </w:r>
        <w:r w:rsidR="00AC625E">
          <w:rPr>
            <w:noProof/>
            <w:webHidden/>
          </w:rPr>
          <w:fldChar w:fldCharType="separate"/>
        </w:r>
        <w:r w:rsidR="00AC625E">
          <w:rPr>
            <w:noProof/>
            <w:webHidden/>
          </w:rPr>
          <w:t>57</w:t>
        </w:r>
        <w:r w:rsidR="00AC625E">
          <w:rPr>
            <w:noProof/>
            <w:webHidden/>
          </w:rPr>
          <w:fldChar w:fldCharType="end"/>
        </w:r>
      </w:hyperlink>
    </w:p>
    <w:p w14:paraId="45CED45A"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67" w:history="1">
        <w:r w:rsidR="00AC625E" w:rsidRPr="006C11DE">
          <w:rPr>
            <w:rStyle w:val="Hipervnculo"/>
            <w:noProof/>
          </w:rPr>
          <w:t xml:space="preserve">Figura 35. </w:t>
        </w:r>
        <w:r w:rsidR="00AC625E" w:rsidRPr="006C11DE">
          <w:rPr>
            <w:rStyle w:val="Hipervnculo"/>
            <w:rFonts w:asciiTheme="majorHAnsi" w:hAnsiTheme="majorHAnsi" w:cs="Courier New"/>
            <w:noProof/>
            <w:lang w:val="es-ES"/>
          </w:rPr>
          <w:t>Evaluación del punto de monitoreo GW 15-SO.</w:t>
        </w:r>
        <w:r w:rsidR="00AC625E">
          <w:rPr>
            <w:noProof/>
            <w:webHidden/>
          </w:rPr>
          <w:tab/>
        </w:r>
        <w:r w:rsidR="00AC625E">
          <w:rPr>
            <w:noProof/>
            <w:webHidden/>
          </w:rPr>
          <w:fldChar w:fldCharType="begin"/>
        </w:r>
        <w:r w:rsidR="00AC625E">
          <w:rPr>
            <w:noProof/>
            <w:webHidden/>
          </w:rPr>
          <w:instrText xml:space="preserve"> PAGEREF _Toc108470367 \h </w:instrText>
        </w:r>
        <w:r w:rsidR="00AC625E">
          <w:rPr>
            <w:noProof/>
            <w:webHidden/>
          </w:rPr>
        </w:r>
        <w:r w:rsidR="00AC625E">
          <w:rPr>
            <w:noProof/>
            <w:webHidden/>
          </w:rPr>
          <w:fldChar w:fldCharType="separate"/>
        </w:r>
        <w:r w:rsidR="00AC625E">
          <w:rPr>
            <w:noProof/>
            <w:webHidden/>
          </w:rPr>
          <w:t>58</w:t>
        </w:r>
        <w:r w:rsidR="00AC625E">
          <w:rPr>
            <w:noProof/>
            <w:webHidden/>
          </w:rPr>
          <w:fldChar w:fldCharType="end"/>
        </w:r>
      </w:hyperlink>
    </w:p>
    <w:p w14:paraId="2AB5616E"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68" w:history="1">
        <w:r w:rsidR="00AC625E" w:rsidRPr="006C11DE">
          <w:rPr>
            <w:rStyle w:val="Hipervnculo"/>
            <w:noProof/>
          </w:rPr>
          <w:t xml:space="preserve">Figura 36. </w:t>
        </w:r>
        <w:r w:rsidR="00AC625E" w:rsidRPr="006C11DE">
          <w:rPr>
            <w:rStyle w:val="Hipervnculo"/>
            <w:rFonts w:asciiTheme="majorHAnsi" w:hAnsiTheme="majorHAnsi" w:cs="Courier New"/>
            <w:noProof/>
            <w:lang w:val="es-ES"/>
          </w:rPr>
          <w:t>Evaluación del punto de monitoreo GW 17-LP.</w:t>
        </w:r>
        <w:r w:rsidR="00AC625E">
          <w:rPr>
            <w:noProof/>
            <w:webHidden/>
          </w:rPr>
          <w:tab/>
        </w:r>
        <w:r w:rsidR="00AC625E">
          <w:rPr>
            <w:noProof/>
            <w:webHidden/>
          </w:rPr>
          <w:fldChar w:fldCharType="begin"/>
        </w:r>
        <w:r w:rsidR="00AC625E">
          <w:rPr>
            <w:noProof/>
            <w:webHidden/>
          </w:rPr>
          <w:instrText xml:space="preserve"> PAGEREF _Toc108470368 \h </w:instrText>
        </w:r>
        <w:r w:rsidR="00AC625E">
          <w:rPr>
            <w:noProof/>
            <w:webHidden/>
          </w:rPr>
        </w:r>
        <w:r w:rsidR="00AC625E">
          <w:rPr>
            <w:noProof/>
            <w:webHidden/>
          </w:rPr>
          <w:fldChar w:fldCharType="separate"/>
        </w:r>
        <w:r w:rsidR="00AC625E">
          <w:rPr>
            <w:noProof/>
            <w:webHidden/>
          </w:rPr>
          <w:t>59</w:t>
        </w:r>
        <w:r w:rsidR="00AC625E">
          <w:rPr>
            <w:noProof/>
            <w:webHidden/>
          </w:rPr>
          <w:fldChar w:fldCharType="end"/>
        </w:r>
      </w:hyperlink>
    </w:p>
    <w:p w14:paraId="0B677F8C"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69" w:history="1">
        <w:r w:rsidR="00AC625E" w:rsidRPr="006C11DE">
          <w:rPr>
            <w:rStyle w:val="Hipervnculo"/>
            <w:noProof/>
          </w:rPr>
          <w:t xml:space="preserve">Figura 37. </w:t>
        </w:r>
        <w:r w:rsidR="00AC625E" w:rsidRPr="006C11DE">
          <w:rPr>
            <w:rStyle w:val="Hipervnculo"/>
            <w:rFonts w:asciiTheme="majorHAnsi" w:hAnsiTheme="majorHAnsi" w:cs="Courier New"/>
            <w:noProof/>
            <w:lang w:val="es-ES"/>
          </w:rPr>
          <w:t>Evaluación del punto FW 21-MC.</w:t>
        </w:r>
        <w:r w:rsidR="00AC625E">
          <w:rPr>
            <w:noProof/>
            <w:webHidden/>
          </w:rPr>
          <w:tab/>
        </w:r>
        <w:r w:rsidR="00AC625E">
          <w:rPr>
            <w:noProof/>
            <w:webHidden/>
          </w:rPr>
          <w:fldChar w:fldCharType="begin"/>
        </w:r>
        <w:r w:rsidR="00AC625E">
          <w:rPr>
            <w:noProof/>
            <w:webHidden/>
          </w:rPr>
          <w:instrText xml:space="preserve"> PAGEREF _Toc108470369 \h </w:instrText>
        </w:r>
        <w:r w:rsidR="00AC625E">
          <w:rPr>
            <w:noProof/>
            <w:webHidden/>
          </w:rPr>
        </w:r>
        <w:r w:rsidR="00AC625E">
          <w:rPr>
            <w:noProof/>
            <w:webHidden/>
          </w:rPr>
          <w:fldChar w:fldCharType="separate"/>
        </w:r>
        <w:r w:rsidR="00AC625E">
          <w:rPr>
            <w:noProof/>
            <w:webHidden/>
          </w:rPr>
          <w:t>60</w:t>
        </w:r>
        <w:r w:rsidR="00AC625E">
          <w:rPr>
            <w:noProof/>
            <w:webHidden/>
          </w:rPr>
          <w:fldChar w:fldCharType="end"/>
        </w:r>
      </w:hyperlink>
    </w:p>
    <w:p w14:paraId="1C94D562"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70" w:history="1">
        <w:r w:rsidR="00AC625E" w:rsidRPr="006C11DE">
          <w:rPr>
            <w:rStyle w:val="Hipervnculo"/>
            <w:noProof/>
          </w:rPr>
          <w:t xml:space="preserve">Figura 38. </w:t>
        </w:r>
        <w:r w:rsidR="00AC625E" w:rsidRPr="006C11DE">
          <w:rPr>
            <w:rStyle w:val="Hipervnculo"/>
            <w:rFonts w:asciiTheme="majorHAnsi" w:hAnsiTheme="majorHAnsi" w:cs="Courier New"/>
            <w:noProof/>
            <w:lang w:val="es-ES"/>
          </w:rPr>
          <w:t>Evaluación del punto de monitoreo GW 01.</w:t>
        </w:r>
        <w:r w:rsidR="00AC625E">
          <w:rPr>
            <w:noProof/>
            <w:webHidden/>
          </w:rPr>
          <w:tab/>
        </w:r>
        <w:r w:rsidR="00AC625E">
          <w:rPr>
            <w:noProof/>
            <w:webHidden/>
          </w:rPr>
          <w:fldChar w:fldCharType="begin"/>
        </w:r>
        <w:r w:rsidR="00AC625E">
          <w:rPr>
            <w:noProof/>
            <w:webHidden/>
          </w:rPr>
          <w:instrText xml:space="preserve"> PAGEREF _Toc108470370 \h </w:instrText>
        </w:r>
        <w:r w:rsidR="00AC625E">
          <w:rPr>
            <w:noProof/>
            <w:webHidden/>
          </w:rPr>
        </w:r>
        <w:r w:rsidR="00AC625E">
          <w:rPr>
            <w:noProof/>
            <w:webHidden/>
          </w:rPr>
          <w:fldChar w:fldCharType="separate"/>
        </w:r>
        <w:r w:rsidR="00AC625E">
          <w:rPr>
            <w:noProof/>
            <w:webHidden/>
          </w:rPr>
          <w:t>61</w:t>
        </w:r>
        <w:r w:rsidR="00AC625E">
          <w:rPr>
            <w:noProof/>
            <w:webHidden/>
          </w:rPr>
          <w:fldChar w:fldCharType="end"/>
        </w:r>
      </w:hyperlink>
    </w:p>
    <w:p w14:paraId="14CADAEF"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71" w:history="1">
        <w:r w:rsidR="00AC625E" w:rsidRPr="006C11DE">
          <w:rPr>
            <w:rStyle w:val="Hipervnculo"/>
            <w:noProof/>
          </w:rPr>
          <w:t xml:space="preserve">Figura 39. </w:t>
        </w:r>
        <w:r w:rsidR="00AC625E" w:rsidRPr="006C11DE">
          <w:rPr>
            <w:rStyle w:val="Hipervnculo"/>
            <w:rFonts w:asciiTheme="majorHAnsi" w:hAnsiTheme="majorHAnsi" w:cs="Courier New"/>
            <w:noProof/>
            <w:lang w:val="es-ES"/>
          </w:rPr>
          <w:t>Evaluación del punto de monitoreo GW 02.</w:t>
        </w:r>
        <w:r w:rsidR="00AC625E">
          <w:rPr>
            <w:noProof/>
            <w:webHidden/>
          </w:rPr>
          <w:tab/>
        </w:r>
        <w:r w:rsidR="00AC625E">
          <w:rPr>
            <w:noProof/>
            <w:webHidden/>
          </w:rPr>
          <w:fldChar w:fldCharType="begin"/>
        </w:r>
        <w:r w:rsidR="00AC625E">
          <w:rPr>
            <w:noProof/>
            <w:webHidden/>
          </w:rPr>
          <w:instrText xml:space="preserve"> PAGEREF _Toc108470371 \h </w:instrText>
        </w:r>
        <w:r w:rsidR="00AC625E">
          <w:rPr>
            <w:noProof/>
            <w:webHidden/>
          </w:rPr>
        </w:r>
        <w:r w:rsidR="00AC625E">
          <w:rPr>
            <w:noProof/>
            <w:webHidden/>
          </w:rPr>
          <w:fldChar w:fldCharType="separate"/>
        </w:r>
        <w:r w:rsidR="00AC625E">
          <w:rPr>
            <w:noProof/>
            <w:webHidden/>
          </w:rPr>
          <w:t>62</w:t>
        </w:r>
        <w:r w:rsidR="00AC625E">
          <w:rPr>
            <w:noProof/>
            <w:webHidden/>
          </w:rPr>
          <w:fldChar w:fldCharType="end"/>
        </w:r>
      </w:hyperlink>
    </w:p>
    <w:p w14:paraId="453DBD7E"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72" w:history="1">
        <w:r w:rsidR="00AC625E" w:rsidRPr="006C11DE">
          <w:rPr>
            <w:rStyle w:val="Hipervnculo"/>
            <w:noProof/>
          </w:rPr>
          <w:t xml:space="preserve">Figura 40. </w:t>
        </w:r>
        <w:r w:rsidR="00AC625E" w:rsidRPr="006C11DE">
          <w:rPr>
            <w:rStyle w:val="Hipervnculo"/>
            <w:rFonts w:asciiTheme="majorHAnsi" w:hAnsiTheme="majorHAnsi" w:cs="Courier New"/>
            <w:noProof/>
            <w:lang w:val="es-ES"/>
          </w:rPr>
          <w:t>Evaluación del punto de monitoreo GW 03.</w:t>
        </w:r>
        <w:r w:rsidR="00AC625E">
          <w:rPr>
            <w:noProof/>
            <w:webHidden/>
          </w:rPr>
          <w:tab/>
        </w:r>
        <w:r w:rsidR="00AC625E">
          <w:rPr>
            <w:noProof/>
            <w:webHidden/>
          </w:rPr>
          <w:fldChar w:fldCharType="begin"/>
        </w:r>
        <w:r w:rsidR="00AC625E">
          <w:rPr>
            <w:noProof/>
            <w:webHidden/>
          </w:rPr>
          <w:instrText xml:space="preserve"> PAGEREF _Toc108470372 \h </w:instrText>
        </w:r>
        <w:r w:rsidR="00AC625E">
          <w:rPr>
            <w:noProof/>
            <w:webHidden/>
          </w:rPr>
        </w:r>
        <w:r w:rsidR="00AC625E">
          <w:rPr>
            <w:noProof/>
            <w:webHidden/>
          </w:rPr>
          <w:fldChar w:fldCharType="separate"/>
        </w:r>
        <w:r w:rsidR="00AC625E">
          <w:rPr>
            <w:noProof/>
            <w:webHidden/>
          </w:rPr>
          <w:t>63</w:t>
        </w:r>
        <w:r w:rsidR="00AC625E">
          <w:rPr>
            <w:noProof/>
            <w:webHidden/>
          </w:rPr>
          <w:fldChar w:fldCharType="end"/>
        </w:r>
      </w:hyperlink>
    </w:p>
    <w:p w14:paraId="6C9B6D3A"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73" w:history="1">
        <w:r w:rsidR="00AC625E" w:rsidRPr="006C11DE">
          <w:rPr>
            <w:rStyle w:val="Hipervnculo"/>
            <w:noProof/>
          </w:rPr>
          <w:t xml:space="preserve">Figura 41. </w:t>
        </w:r>
        <w:r w:rsidR="00AC625E" w:rsidRPr="006C11DE">
          <w:rPr>
            <w:rStyle w:val="Hipervnculo"/>
            <w:rFonts w:asciiTheme="majorHAnsi" w:hAnsiTheme="majorHAnsi" w:cs="Courier New"/>
            <w:noProof/>
            <w:lang w:val="es-ES"/>
          </w:rPr>
          <w:t>Evaluación del punto GW 04.</w:t>
        </w:r>
        <w:r w:rsidR="00AC625E">
          <w:rPr>
            <w:noProof/>
            <w:webHidden/>
          </w:rPr>
          <w:tab/>
        </w:r>
        <w:r w:rsidR="00AC625E">
          <w:rPr>
            <w:noProof/>
            <w:webHidden/>
          </w:rPr>
          <w:fldChar w:fldCharType="begin"/>
        </w:r>
        <w:r w:rsidR="00AC625E">
          <w:rPr>
            <w:noProof/>
            <w:webHidden/>
          </w:rPr>
          <w:instrText xml:space="preserve"> PAGEREF _Toc108470373 \h </w:instrText>
        </w:r>
        <w:r w:rsidR="00AC625E">
          <w:rPr>
            <w:noProof/>
            <w:webHidden/>
          </w:rPr>
        </w:r>
        <w:r w:rsidR="00AC625E">
          <w:rPr>
            <w:noProof/>
            <w:webHidden/>
          </w:rPr>
          <w:fldChar w:fldCharType="separate"/>
        </w:r>
        <w:r w:rsidR="00AC625E">
          <w:rPr>
            <w:noProof/>
            <w:webHidden/>
          </w:rPr>
          <w:t>64</w:t>
        </w:r>
        <w:r w:rsidR="00AC625E">
          <w:rPr>
            <w:noProof/>
            <w:webHidden/>
          </w:rPr>
          <w:fldChar w:fldCharType="end"/>
        </w:r>
      </w:hyperlink>
    </w:p>
    <w:p w14:paraId="21BA3DD6"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74" w:history="1">
        <w:r w:rsidR="00AC625E" w:rsidRPr="006C11DE">
          <w:rPr>
            <w:rStyle w:val="Hipervnculo"/>
            <w:noProof/>
          </w:rPr>
          <w:t xml:space="preserve">Figura 42. </w:t>
        </w:r>
        <w:r w:rsidR="00AC625E" w:rsidRPr="006C11DE">
          <w:rPr>
            <w:rStyle w:val="Hipervnculo"/>
            <w:rFonts w:asciiTheme="majorHAnsi" w:hAnsiTheme="majorHAnsi" w:cs="Courier New"/>
            <w:noProof/>
            <w:lang w:val="es-ES"/>
          </w:rPr>
          <w:t>Evaluación de punto GW 05.</w:t>
        </w:r>
        <w:r w:rsidR="00AC625E">
          <w:rPr>
            <w:noProof/>
            <w:webHidden/>
          </w:rPr>
          <w:tab/>
        </w:r>
        <w:r w:rsidR="00AC625E">
          <w:rPr>
            <w:noProof/>
            <w:webHidden/>
          </w:rPr>
          <w:fldChar w:fldCharType="begin"/>
        </w:r>
        <w:r w:rsidR="00AC625E">
          <w:rPr>
            <w:noProof/>
            <w:webHidden/>
          </w:rPr>
          <w:instrText xml:space="preserve"> PAGEREF _Toc108470374 \h </w:instrText>
        </w:r>
        <w:r w:rsidR="00AC625E">
          <w:rPr>
            <w:noProof/>
            <w:webHidden/>
          </w:rPr>
        </w:r>
        <w:r w:rsidR="00AC625E">
          <w:rPr>
            <w:noProof/>
            <w:webHidden/>
          </w:rPr>
          <w:fldChar w:fldCharType="separate"/>
        </w:r>
        <w:r w:rsidR="00AC625E">
          <w:rPr>
            <w:noProof/>
            <w:webHidden/>
          </w:rPr>
          <w:t>65</w:t>
        </w:r>
        <w:r w:rsidR="00AC625E">
          <w:rPr>
            <w:noProof/>
            <w:webHidden/>
          </w:rPr>
          <w:fldChar w:fldCharType="end"/>
        </w:r>
      </w:hyperlink>
    </w:p>
    <w:p w14:paraId="00E306A6"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75" w:history="1">
        <w:r w:rsidR="00AC625E" w:rsidRPr="006C11DE">
          <w:rPr>
            <w:rStyle w:val="Hipervnculo"/>
            <w:noProof/>
          </w:rPr>
          <w:t xml:space="preserve">Figura 43. </w:t>
        </w:r>
        <w:r w:rsidR="00AC625E" w:rsidRPr="006C11DE">
          <w:rPr>
            <w:rStyle w:val="Hipervnculo"/>
            <w:noProof/>
            <w:lang w:val="es-ES"/>
          </w:rPr>
          <w:t>Evaluación del punto de monitoreo GW 06.</w:t>
        </w:r>
        <w:r w:rsidR="00AC625E">
          <w:rPr>
            <w:noProof/>
            <w:webHidden/>
          </w:rPr>
          <w:tab/>
        </w:r>
        <w:r w:rsidR="00AC625E">
          <w:rPr>
            <w:noProof/>
            <w:webHidden/>
          </w:rPr>
          <w:fldChar w:fldCharType="begin"/>
        </w:r>
        <w:r w:rsidR="00AC625E">
          <w:rPr>
            <w:noProof/>
            <w:webHidden/>
          </w:rPr>
          <w:instrText xml:space="preserve"> PAGEREF _Toc108470375 \h </w:instrText>
        </w:r>
        <w:r w:rsidR="00AC625E">
          <w:rPr>
            <w:noProof/>
            <w:webHidden/>
          </w:rPr>
        </w:r>
        <w:r w:rsidR="00AC625E">
          <w:rPr>
            <w:noProof/>
            <w:webHidden/>
          </w:rPr>
          <w:fldChar w:fldCharType="separate"/>
        </w:r>
        <w:r w:rsidR="00AC625E">
          <w:rPr>
            <w:noProof/>
            <w:webHidden/>
          </w:rPr>
          <w:t>66</w:t>
        </w:r>
        <w:r w:rsidR="00AC625E">
          <w:rPr>
            <w:noProof/>
            <w:webHidden/>
          </w:rPr>
          <w:fldChar w:fldCharType="end"/>
        </w:r>
      </w:hyperlink>
    </w:p>
    <w:p w14:paraId="2082C1DC" w14:textId="77777777" w:rsidR="00AC625E"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70376" w:history="1">
        <w:r w:rsidR="00AC625E" w:rsidRPr="006C11DE">
          <w:rPr>
            <w:rStyle w:val="Hipervnculo"/>
            <w:noProof/>
          </w:rPr>
          <w:t>Figura 44. Evaluación del punto de monitoreo GW 07.</w:t>
        </w:r>
        <w:r w:rsidR="00AC625E">
          <w:rPr>
            <w:noProof/>
            <w:webHidden/>
          </w:rPr>
          <w:tab/>
        </w:r>
        <w:r w:rsidR="00AC625E">
          <w:rPr>
            <w:noProof/>
            <w:webHidden/>
          </w:rPr>
          <w:fldChar w:fldCharType="begin"/>
        </w:r>
        <w:r w:rsidR="00AC625E">
          <w:rPr>
            <w:noProof/>
            <w:webHidden/>
          </w:rPr>
          <w:instrText xml:space="preserve"> PAGEREF _Toc108470376 \h </w:instrText>
        </w:r>
        <w:r w:rsidR="00AC625E">
          <w:rPr>
            <w:noProof/>
            <w:webHidden/>
          </w:rPr>
        </w:r>
        <w:r w:rsidR="00AC625E">
          <w:rPr>
            <w:noProof/>
            <w:webHidden/>
          </w:rPr>
          <w:fldChar w:fldCharType="separate"/>
        </w:r>
        <w:r w:rsidR="00AC625E">
          <w:rPr>
            <w:noProof/>
            <w:webHidden/>
          </w:rPr>
          <w:t>67</w:t>
        </w:r>
        <w:r w:rsidR="00AC625E">
          <w:rPr>
            <w:noProof/>
            <w:webHidden/>
          </w:rPr>
          <w:fldChar w:fldCharType="end"/>
        </w:r>
      </w:hyperlink>
    </w:p>
    <w:p w14:paraId="59573923" w14:textId="72CF4210" w:rsidR="00725D98" w:rsidRPr="00FA19DA" w:rsidRDefault="00D46E5F" w:rsidP="00FA19DA">
      <w:r w:rsidRPr="00811613">
        <w:rPr>
          <w:sz w:val="18"/>
          <w:szCs w:val="18"/>
        </w:rPr>
        <w:fldChar w:fldCharType="end"/>
      </w:r>
      <w:r w:rsidR="00725D98" w:rsidRPr="00FA19DA">
        <w:br w:type="page"/>
      </w:r>
    </w:p>
    <w:p w14:paraId="04067282" w14:textId="3FFE79E4" w:rsidR="00214EA0" w:rsidRPr="005A1C35" w:rsidRDefault="00214EA0" w:rsidP="00214EA0">
      <w:pPr>
        <w:pStyle w:val="Tabladeilustraciones"/>
        <w:tabs>
          <w:tab w:val="right" w:leader="dot" w:pos="8494"/>
        </w:tabs>
        <w:jc w:val="center"/>
        <w:rPr>
          <w:b/>
          <w:sz w:val="18"/>
          <w:szCs w:val="18"/>
        </w:rPr>
      </w:pPr>
      <w:r w:rsidRPr="005A1C35">
        <w:rPr>
          <w:b/>
          <w:sz w:val="18"/>
          <w:szCs w:val="18"/>
        </w:rPr>
        <w:lastRenderedPageBreak/>
        <w:t>LISTA DE CUADRO</w:t>
      </w:r>
      <w:r w:rsidR="002F13CF" w:rsidRPr="005A1C35">
        <w:rPr>
          <w:b/>
          <w:sz w:val="18"/>
          <w:szCs w:val="18"/>
        </w:rPr>
        <w:t>S</w:t>
      </w:r>
    </w:p>
    <w:p w14:paraId="0C6FA688" w14:textId="77777777" w:rsidR="00214EA0" w:rsidRPr="005A1C35" w:rsidRDefault="00214EA0" w:rsidP="00214EA0">
      <w:pPr>
        <w:rPr>
          <w:sz w:val="18"/>
          <w:szCs w:val="18"/>
        </w:rPr>
      </w:pPr>
    </w:p>
    <w:p w14:paraId="0899A35A" w14:textId="77777777" w:rsidR="00716D94" w:rsidRDefault="00214EA0">
      <w:pPr>
        <w:pStyle w:val="Tabladeilustraciones"/>
        <w:tabs>
          <w:tab w:val="right" w:leader="dot" w:pos="8494"/>
        </w:tabs>
        <w:rPr>
          <w:rFonts w:asciiTheme="minorHAnsi" w:eastAsiaTheme="minorEastAsia" w:hAnsiTheme="minorHAnsi" w:cstheme="minorBidi"/>
          <w:noProof/>
          <w:color w:val="auto"/>
          <w:sz w:val="22"/>
          <w:szCs w:val="22"/>
          <w:lang w:val="es-ES" w:eastAsia="es-ES"/>
        </w:rPr>
      </w:pPr>
      <w:r w:rsidRPr="005A1C35">
        <w:rPr>
          <w:b/>
          <w:sz w:val="18"/>
          <w:szCs w:val="18"/>
        </w:rPr>
        <w:fldChar w:fldCharType="begin"/>
      </w:r>
      <w:r w:rsidRPr="005A1C35">
        <w:rPr>
          <w:b/>
          <w:sz w:val="18"/>
          <w:szCs w:val="18"/>
        </w:rPr>
        <w:instrText xml:space="preserve"> TOC \h \z \c "CUADRO" </w:instrText>
      </w:r>
      <w:r w:rsidRPr="005A1C35">
        <w:rPr>
          <w:b/>
          <w:sz w:val="18"/>
          <w:szCs w:val="18"/>
        </w:rPr>
        <w:fldChar w:fldCharType="separate"/>
      </w:r>
      <w:hyperlink w:anchor="_Toc108436966" w:history="1">
        <w:r w:rsidR="00716D94" w:rsidRPr="00913C42">
          <w:rPr>
            <w:rStyle w:val="Hipervnculo"/>
            <w:noProof/>
          </w:rPr>
          <w:t>CUADRO 1. CUMPLIMIENTO DE LA RESOLUCIÓN 222/02 – FW 104-ZA</w:t>
        </w:r>
        <w:r w:rsidR="00716D94">
          <w:rPr>
            <w:noProof/>
            <w:webHidden/>
          </w:rPr>
          <w:tab/>
        </w:r>
        <w:r w:rsidR="00716D94">
          <w:rPr>
            <w:noProof/>
            <w:webHidden/>
          </w:rPr>
          <w:fldChar w:fldCharType="begin"/>
        </w:r>
        <w:r w:rsidR="00716D94">
          <w:rPr>
            <w:noProof/>
            <w:webHidden/>
          </w:rPr>
          <w:instrText xml:space="preserve"> PAGEREF _Toc108436966 \h </w:instrText>
        </w:r>
        <w:r w:rsidR="00716D94">
          <w:rPr>
            <w:noProof/>
            <w:webHidden/>
          </w:rPr>
        </w:r>
        <w:r w:rsidR="00716D94">
          <w:rPr>
            <w:noProof/>
            <w:webHidden/>
          </w:rPr>
          <w:fldChar w:fldCharType="separate"/>
        </w:r>
        <w:r w:rsidR="00716D94">
          <w:rPr>
            <w:noProof/>
            <w:webHidden/>
          </w:rPr>
          <w:t>24</w:t>
        </w:r>
        <w:r w:rsidR="00716D94">
          <w:rPr>
            <w:noProof/>
            <w:webHidden/>
          </w:rPr>
          <w:fldChar w:fldCharType="end"/>
        </w:r>
      </w:hyperlink>
    </w:p>
    <w:p w14:paraId="091C58A3"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67" w:history="1">
        <w:r w:rsidR="00716D94" w:rsidRPr="00913C42">
          <w:rPr>
            <w:rStyle w:val="Hipervnculo"/>
            <w:noProof/>
          </w:rPr>
          <w:t>CUADRO 2. CUMPLIMIENTO DE LA RESOLUCIÓN 222/02 – FW 201-ST</w:t>
        </w:r>
        <w:r w:rsidR="00716D94">
          <w:rPr>
            <w:noProof/>
            <w:webHidden/>
          </w:rPr>
          <w:tab/>
        </w:r>
        <w:r w:rsidR="00716D94">
          <w:rPr>
            <w:noProof/>
            <w:webHidden/>
          </w:rPr>
          <w:fldChar w:fldCharType="begin"/>
        </w:r>
        <w:r w:rsidR="00716D94">
          <w:rPr>
            <w:noProof/>
            <w:webHidden/>
          </w:rPr>
          <w:instrText xml:space="preserve"> PAGEREF _Toc108436967 \h </w:instrText>
        </w:r>
        <w:r w:rsidR="00716D94">
          <w:rPr>
            <w:noProof/>
            <w:webHidden/>
          </w:rPr>
        </w:r>
        <w:r w:rsidR="00716D94">
          <w:rPr>
            <w:noProof/>
            <w:webHidden/>
          </w:rPr>
          <w:fldChar w:fldCharType="separate"/>
        </w:r>
        <w:r w:rsidR="00716D94">
          <w:rPr>
            <w:noProof/>
            <w:webHidden/>
          </w:rPr>
          <w:t>25</w:t>
        </w:r>
        <w:r w:rsidR="00716D94">
          <w:rPr>
            <w:noProof/>
            <w:webHidden/>
          </w:rPr>
          <w:fldChar w:fldCharType="end"/>
        </w:r>
      </w:hyperlink>
    </w:p>
    <w:p w14:paraId="1F812DBF"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68" w:history="1">
        <w:r w:rsidR="00716D94" w:rsidRPr="00913C42">
          <w:rPr>
            <w:rStyle w:val="Hipervnculo"/>
            <w:noProof/>
          </w:rPr>
          <w:t>CUADRO 3. CUMPLIMIENTO DE LA RESOLUCIÓN 222/02 FW 320-ST</w:t>
        </w:r>
        <w:r w:rsidR="00716D94">
          <w:rPr>
            <w:noProof/>
            <w:webHidden/>
          </w:rPr>
          <w:tab/>
        </w:r>
        <w:r w:rsidR="00716D94">
          <w:rPr>
            <w:noProof/>
            <w:webHidden/>
          </w:rPr>
          <w:fldChar w:fldCharType="begin"/>
        </w:r>
        <w:r w:rsidR="00716D94">
          <w:rPr>
            <w:noProof/>
            <w:webHidden/>
          </w:rPr>
          <w:instrText xml:space="preserve"> PAGEREF _Toc108436968 \h </w:instrText>
        </w:r>
        <w:r w:rsidR="00716D94">
          <w:rPr>
            <w:noProof/>
            <w:webHidden/>
          </w:rPr>
        </w:r>
        <w:r w:rsidR="00716D94">
          <w:rPr>
            <w:noProof/>
            <w:webHidden/>
          </w:rPr>
          <w:fldChar w:fldCharType="separate"/>
        </w:r>
        <w:r w:rsidR="00716D94">
          <w:rPr>
            <w:noProof/>
            <w:webHidden/>
          </w:rPr>
          <w:t>26</w:t>
        </w:r>
        <w:r w:rsidR="00716D94">
          <w:rPr>
            <w:noProof/>
            <w:webHidden/>
          </w:rPr>
          <w:fldChar w:fldCharType="end"/>
        </w:r>
      </w:hyperlink>
    </w:p>
    <w:p w14:paraId="39C4CBA2"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69" w:history="1">
        <w:r w:rsidR="00716D94" w:rsidRPr="00913C42">
          <w:rPr>
            <w:rStyle w:val="Hipervnculo"/>
            <w:noProof/>
          </w:rPr>
          <w:t>CUADRO 4. CUMPLIMIENTO DE LA RESOLUCIÓN 222/02 FW 315-HE</w:t>
        </w:r>
        <w:r w:rsidR="00716D94">
          <w:rPr>
            <w:noProof/>
            <w:webHidden/>
          </w:rPr>
          <w:tab/>
        </w:r>
        <w:r w:rsidR="00716D94">
          <w:rPr>
            <w:noProof/>
            <w:webHidden/>
          </w:rPr>
          <w:fldChar w:fldCharType="begin"/>
        </w:r>
        <w:r w:rsidR="00716D94">
          <w:rPr>
            <w:noProof/>
            <w:webHidden/>
          </w:rPr>
          <w:instrText xml:space="preserve"> PAGEREF _Toc108436969 \h </w:instrText>
        </w:r>
        <w:r w:rsidR="00716D94">
          <w:rPr>
            <w:noProof/>
            <w:webHidden/>
          </w:rPr>
        </w:r>
        <w:r w:rsidR="00716D94">
          <w:rPr>
            <w:noProof/>
            <w:webHidden/>
          </w:rPr>
          <w:fldChar w:fldCharType="separate"/>
        </w:r>
        <w:r w:rsidR="00716D94">
          <w:rPr>
            <w:noProof/>
            <w:webHidden/>
          </w:rPr>
          <w:t>27</w:t>
        </w:r>
        <w:r w:rsidR="00716D94">
          <w:rPr>
            <w:noProof/>
            <w:webHidden/>
          </w:rPr>
          <w:fldChar w:fldCharType="end"/>
        </w:r>
      </w:hyperlink>
    </w:p>
    <w:p w14:paraId="4DC4D81F"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70" w:history="1">
        <w:r w:rsidR="00716D94" w:rsidRPr="00913C42">
          <w:rPr>
            <w:rStyle w:val="Hipervnculo"/>
            <w:noProof/>
          </w:rPr>
          <w:t>CUADRO 5. CUMPLIMIENTO DE LA RESOLUCIÓN 222/02 – FW 304-HE</w:t>
        </w:r>
        <w:r w:rsidR="00716D94">
          <w:rPr>
            <w:noProof/>
            <w:webHidden/>
          </w:rPr>
          <w:tab/>
        </w:r>
        <w:r w:rsidR="00716D94">
          <w:rPr>
            <w:noProof/>
            <w:webHidden/>
          </w:rPr>
          <w:fldChar w:fldCharType="begin"/>
        </w:r>
        <w:r w:rsidR="00716D94">
          <w:rPr>
            <w:noProof/>
            <w:webHidden/>
          </w:rPr>
          <w:instrText xml:space="preserve"> PAGEREF _Toc108436970 \h </w:instrText>
        </w:r>
        <w:r w:rsidR="00716D94">
          <w:rPr>
            <w:noProof/>
            <w:webHidden/>
          </w:rPr>
        </w:r>
        <w:r w:rsidR="00716D94">
          <w:rPr>
            <w:noProof/>
            <w:webHidden/>
          </w:rPr>
          <w:fldChar w:fldCharType="separate"/>
        </w:r>
        <w:r w:rsidR="00716D94">
          <w:rPr>
            <w:noProof/>
            <w:webHidden/>
          </w:rPr>
          <w:t>28</w:t>
        </w:r>
        <w:r w:rsidR="00716D94">
          <w:rPr>
            <w:noProof/>
            <w:webHidden/>
          </w:rPr>
          <w:fldChar w:fldCharType="end"/>
        </w:r>
      </w:hyperlink>
    </w:p>
    <w:p w14:paraId="13A4080A"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71" w:history="1">
        <w:r w:rsidR="00716D94" w:rsidRPr="00913C42">
          <w:rPr>
            <w:rStyle w:val="Hipervnculo"/>
            <w:noProof/>
          </w:rPr>
          <w:t>CUADRO 6. CUMPLIMIENTO DE LA RESOLUCIÓN 222/02 – FW 100-GASL</w:t>
        </w:r>
        <w:r w:rsidR="00716D94">
          <w:rPr>
            <w:noProof/>
            <w:webHidden/>
          </w:rPr>
          <w:tab/>
        </w:r>
        <w:r w:rsidR="00716D94">
          <w:rPr>
            <w:noProof/>
            <w:webHidden/>
          </w:rPr>
          <w:fldChar w:fldCharType="begin"/>
        </w:r>
        <w:r w:rsidR="00716D94">
          <w:rPr>
            <w:noProof/>
            <w:webHidden/>
          </w:rPr>
          <w:instrText xml:space="preserve"> PAGEREF _Toc108436971 \h </w:instrText>
        </w:r>
        <w:r w:rsidR="00716D94">
          <w:rPr>
            <w:noProof/>
            <w:webHidden/>
          </w:rPr>
        </w:r>
        <w:r w:rsidR="00716D94">
          <w:rPr>
            <w:noProof/>
            <w:webHidden/>
          </w:rPr>
          <w:fldChar w:fldCharType="separate"/>
        </w:r>
        <w:r w:rsidR="00716D94">
          <w:rPr>
            <w:noProof/>
            <w:webHidden/>
          </w:rPr>
          <w:t>29</w:t>
        </w:r>
        <w:r w:rsidR="00716D94">
          <w:rPr>
            <w:noProof/>
            <w:webHidden/>
          </w:rPr>
          <w:fldChar w:fldCharType="end"/>
        </w:r>
      </w:hyperlink>
    </w:p>
    <w:p w14:paraId="16D514E4"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72" w:history="1">
        <w:r w:rsidR="00716D94" w:rsidRPr="00913C42">
          <w:rPr>
            <w:rStyle w:val="Hipervnculo"/>
            <w:noProof/>
          </w:rPr>
          <w:t>CUADRO 7. CUMPLIMIENTO DE LA RESOLUCIÓN 222/02 - FW 200-SLTR</w:t>
        </w:r>
        <w:r w:rsidR="00716D94">
          <w:rPr>
            <w:noProof/>
            <w:webHidden/>
          </w:rPr>
          <w:tab/>
        </w:r>
        <w:r w:rsidR="00716D94">
          <w:rPr>
            <w:noProof/>
            <w:webHidden/>
          </w:rPr>
          <w:fldChar w:fldCharType="begin"/>
        </w:r>
        <w:r w:rsidR="00716D94">
          <w:rPr>
            <w:noProof/>
            <w:webHidden/>
          </w:rPr>
          <w:instrText xml:space="preserve"> PAGEREF _Toc108436972 \h </w:instrText>
        </w:r>
        <w:r w:rsidR="00716D94">
          <w:rPr>
            <w:noProof/>
            <w:webHidden/>
          </w:rPr>
        </w:r>
        <w:r w:rsidR="00716D94">
          <w:rPr>
            <w:noProof/>
            <w:webHidden/>
          </w:rPr>
          <w:fldChar w:fldCharType="separate"/>
        </w:r>
        <w:r w:rsidR="00716D94">
          <w:rPr>
            <w:noProof/>
            <w:webHidden/>
          </w:rPr>
          <w:t>30</w:t>
        </w:r>
        <w:r w:rsidR="00716D94">
          <w:rPr>
            <w:noProof/>
            <w:webHidden/>
          </w:rPr>
          <w:fldChar w:fldCharType="end"/>
        </w:r>
      </w:hyperlink>
    </w:p>
    <w:p w14:paraId="078F3D95"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73" w:history="1">
        <w:r w:rsidR="00716D94" w:rsidRPr="00913C42">
          <w:rPr>
            <w:rStyle w:val="Hipervnculo"/>
            <w:noProof/>
          </w:rPr>
          <w:t>CUADRO 8. CUMPLIMIENTO DE LA RESOLUCIÓN 222/02 – FW 208-TR</w:t>
        </w:r>
        <w:r w:rsidR="00716D94">
          <w:rPr>
            <w:noProof/>
            <w:webHidden/>
          </w:rPr>
          <w:tab/>
        </w:r>
        <w:r w:rsidR="00716D94">
          <w:rPr>
            <w:noProof/>
            <w:webHidden/>
          </w:rPr>
          <w:fldChar w:fldCharType="begin"/>
        </w:r>
        <w:r w:rsidR="00716D94">
          <w:rPr>
            <w:noProof/>
            <w:webHidden/>
          </w:rPr>
          <w:instrText xml:space="preserve"> PAGEREF _Toc108436973 \h </w:instrText>
        </w:r>
        <w:r w:rsidR="00716D94">
          <w:rPr>
            <w:noProof/>
            <w:webHidden/>
          </w:rPr>
        </w:r>
        <w:r w:rsidR="00716D94">
          <w:rPr>
            <w:noProof/>
            <w:webHidden/>
          </w:rPr>
          <w:fldChar w:fldCharType="separate"/>
        </w:r>
        <w:r w:rsidR="00716D94">
          <w:rPr>
            <w:noProof/>
            <w:webHidden/>
          </w:rPr>
          <w:t>31</w:t>
        </w:r>
        <w:r w:rsidR="00716D94">
          <w:rPr>
            <w:noProof/>
            <w:webHidden/>
          </w:rPr>
          <w:fldChar w:fldCharType="end"/>
        </w:r>
      </w:hyperlink>
    </w:p>
    <w:p w14:paraId="1D3A2CF0"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74" w:history="1">
        <w:r w:rsidR="00716D94" w:rsidRPr="00913C42">
          <w:rPr>
            <w:rStyle w:val="Hipervnculo"/>
            <w:noProof/>
          </w:rPr>
          <w:t>CUADRO 9. CUMPLIMIENTO DE LA RESOLUCIÓN 222/02 – FW 205-TR</w:t>
        </w:r>
        <w:r w:rsidR="00716D94">
          <w:rPr>
            <w:noProof/>
            <w:webHidden/>
          </w:rPr>
          <w:tab/>
        </w:r>
        <w:r w:rsidR="00716D94">
          <w:rPr>
            <w:noProof/>
            <w:webHidden/>
          </w:rPr>
          <w:fldChar w:fldCharType="begin"/>
        </w:r>
        <w:r w:rsidR="00716D94">
          <w:rPr>
            <w:noProof/>
            <w:webHidden/>
          </w:rPr>
          <w:instrText xml:space="preserve"> PAGEREF _Toc108436974 \h </w:instrText>
        </w:r>
        <w:r w:rsidR="00716D94">
          <w:rPr>
            <w:noProof/>
            <w:webHidden/>
          </w:rPr>
        </w:r>
        <w:r w:rsidR="00716D94">
          <w:rPr>
            <w:noProof/>
            <w:webHidden/>
          </w:rPr>
          <w:fldChar w:fldCharType="separate"/>
        </w:r>
        <w:r w:rsidR="00716D94">
          <w:rPr>
            <w:noProof/>
            <w:webHidden/>
          </w:rPr>
          <w:t>32</w:t>
        </w:r>
        <w:r w:rsidR="00716D94">
          <w:rPr>
            <w:noProof/>
            <w:webHidden/>
          </w:rPr>
          <w:fldChar w:fldCharType="end"/>
        </w:r>
      </w:hyperlink>
    </w:p>
    <w:p w14:paraId="5BDAA251"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75" w:history="1">
        <w:r w:rsidR="00716D94" w:rsidRPr="00913C42">
          <w:rPr>
            <w:rStyle w:val="Hipervnculo"/>
            <w:noProof/>
          </w:rPr>
          <w:t>CUADRO 10. CUMPLIMIENTO DE LA RESOLUCIÓN 222/02 – FW 109-MYRZ</w:t>
        </w:r>
        <w:r w:rsidR="00716D94">
          <w:rPr>
            <w:noProof/>
            <w:webHidden/>
          </w:rPr>
          <w:tab/>
        </w:r>
        <w:r w:rsidR="00716D94">
          <w:rPr>
            <w:noProof/>
            <w:webHidden/>
          </w:rPr>
          <w:fldChar w:fldCharType="begin"/>
        </w:r>
        <w:r w:rsidR="00716D94">
          <w:rPr>
            <w:noProof/>
            <w:webHidden/>
          </w:rPr>
          <w:instrText xml:space="preserve"> PAGEREF _Toc108436975 \h </w:instrText>
        </w:r>
        <w:r w:rsidR="00716D94">
          <w:rPr>
            <w:noProof/>
            <w:webHidden/>
          </w:rPr>
        </w:r>
        <w:r w:rsidR="00716D94">
          <w:rPr>
            <w:noProof/>
            <w:webHidden/>
          </w:rPr>
          <w:fldChar w:fldCharType="separate"/>
        </w:r>
        <w:r w:rsidR="00716D94">
          <w:rPr>
            <w:noProof/>
            <w:webHidden/>
          </w:rPr>
          <w:t>33</w:t>
        </w:r>
        <w:r w:rsidR="00716D94">
          <w:rPr>
            <w:noProof/>
            <w:webHidden/>
          </w:rPr>
          <w:fldChar w:fldCharType="end"/>
        </w:r>
      </w:hyperlink>
    </w:p>
    <w:p w14:paraId="6D91E0EE"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76" w:history="1">
        <w:r w:rsidR="00716D94" w:rsidRPr="00913C42">
          <w:rPr>
            <w:rStyle w:val="Hipervnculo"/>
            <w:noProof/>
          </w:rPr>
          <w:t>CUADRO 11. CUMPLIMIENTO DE LA RESOLUCIÓN 222/02 – FW 317-RZ</w:t>
        </w:r>
        <w:r w:rsidR="00716D94">
          <w:rPr>
            <w:noProof/>
            <w:webHidden/>
          </w:rPr>
          <w:tab/>
        </w:r>
        <w:r w:rsidR="00716D94">
          <w:rPr>
            <w:noProof/>
            <w:webHidden/>
          </w:rPr>
          <w:fldChar w:fldCharType="begin"/>
        </w:r>
        <w:r w:rsidR="00716D94">
          <w:rPr>
            <w:noProof/>
            <w:webHidden/>
          </w:rPr>
          <w:instrText xml:space="preserve"> PAGEREF _Toc108436976 \h </w:instrText>
        </w:r>
        <w:r w:rsidR="00716D94">
          <w:rPr>
            <w:noProof/>
            <w:webHidden/>
          </w:rPr>
        </w:r>
        <w:r w:rsidR="00716D94">
          <w:rPr>
            <w:noProof/>
            <w:webHidden/>
          </w:rPr>
          <w:fldChar w:fldCharType="separate"/>
        </w:r>
        <w:r w:rsidR="00716D94">
          <w:rPr>
            <w:noProof/>
            <w:webHidden/>
          </w:rPr>
          <w:t>34</w:t>
        </w:r>
        <w:r w:rsidR="00716D94">
          <w:rPr>
            <w:noProof/>
            <w:webHidden/>
          </w:rPr>
          <w:fldChar w:fldCharType="end"/>
        </w:r>
      </w:hyperlink>
    </w:p>
    <w:p w14:paraId="106EECB2"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77" w:history="1">
        <w:r w:rsidR="00716D94" w:rsidRPr="00913C42">
          <w:rPr>
            <w:rStyle w:val="Hipervnculo"/>
            <w:noProof/>
          </w:rPr>
          <w:t>CUADRO 12. CUMPLIMIENTO DE LA RESOLUCIÓN 222/02 FW 110-LB</w:t>
        </w:r>
        <w:r w:rsidR="00716D94">
          <w:rPr>
            <w:noProof/>
            <w:webHidden/>
          </w:rPr>
          <w:tab/>
        </w:r>
        <w:r w:rsidR="00716D94">
          <w:rPr>
            <w:noProof/>
            <w:webHidden/>
          </w:rPr>
          <w:fldChar w:fldCharType="begin"/>
        </w:r>
        <w:r w:rsidR="00716D94">
          <w:rPr>
            <w:noProof/>
            <w:webHidden/>
          </w:rPr>
          <w:instrText xml:space="preserve"> PAGEREF _Toc108436977 \h </w:instrText>
        </w:r>
        <w:r w:rsidR="00716D94">
          <w:rPr>
            <w:noProof/>
            <w:webHidden/>
          </w:rPr>
        </w:r>
        <w:r w:rsidR="00716D94">
          <w:rPr>
            <w:noProof/>
            <w:webHidden/>
          </w:rPr>
          <w:fldChar w:fldCharType="separate"/>
        </w:r>
        <w:r w:rsidR="00716D94">
          <w:rPr>
            <w:noProof/>
            <w:webHidden/>
          </w:rPr>
          <w:t>35</w:t>
        </w:r>
        <w:r w:rsidR="00716D94">
          <w:rPr>
            <w:noProof/>
            <w:webHidden/>
          </w:rPr>
          <w:fldChar w:fldCharType="end"/>
        </w:r>
      </w:hyperlink>
    </w:p>
    <w:p w14:paraId="0A7B213D"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78" w:history="1">
        <w:r w:rsidR="00716D94" w:rsidRPr="00913C42">
          <w:rPr>
            <w:rStyle w:val="Hipervnculo"/>
            <w:noProof/>
          </w:rPr>
          <w:t>CUADRO 13. CUMPLIMIENTO DE LA RESOLUCIÓN 222/02 – FW 111-LB</w:t>
        </w:r>
        <w:r w:rsidR="00716D94">
          <w:rPr>
            <w:noProof/>
            <w:webHidden/>
          </w:rPr>
          <w:tab/>
        </w:r>
        <w:r w:rsidR="00716D94">
          <w:rPr>
            <w:noProof/>
            <w:webHidden/>
          </w:rPr>
          <w:fldChar w:fldCharType="begin"/>
        </w:r>
        <w:r w:rsidR="00716D94">
          <w:rPr>
            <w:noProof/>
            <w:webHidden/>
          </w:rPr>
          <w:instrText xml:space="preserve"> PAGEREF _Toc108436978 \h </w:instrText>
        </w:r>
        <w:r w:rsidR="00716D94">
          <w:rPr>
            <w:noProof/>
            <w:webHidden/>
          </w:rPr>
        </w:r>
        <w:r w:rsidR="00716D94">
          <w:rPr>
            <w:noProof/>
            <w:webHidden/>
          </w:rPr>
          <w:fldChar w:fldCharType="separate"/>
        </w:r>
        <w:r w:rsidR="00716D94">
          <w:rPr>
            <w:noProof/>
            <w:webHidden/>
          </w:rPr>
          <w:t>36</w:t>
        </w:r>
        <w:r w:rsidR="00716D94">
          <w:rPr>
            <w:noProof/>
            <w:webHidden/>
          </w:rPr>
          <w:fldChar w:fldCharType="end"/>
        </w:r>
      </w:hyperlink>
    </w:p>
    <w:p w14:paraId="30B6D9F5"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79" w:history="1">
        <w:r w:rsidR="00716D94" w:rsidRPr="00913C42">
          <w:rPr>
            <w:rStyle w:val="Hipervnculo"/>
            <w:noProof/>
          </w:rPr>
          <w:t>CUADRO 14. CUMPLIMIENTO DE LA RESOLUCIÓN 222/02 – FW 316-CR</w:t>
        </w:r>
        <w:r w:rsidR="00716D94">
          <w:rPr>
            <w:noProof/>
            <w:webHidden/>
          </w:rPr>
          <w:tab/>
        </w:r>
        <w:r w:rsidR="00716D94">
          <w:rPr>
            <w:noProof/>
            <w:webHidden/>
          </w:rPr>
          <w:fldChar w:fldCharType="begin"/>
        </w:r>
        <w:r w:rsidR="00716D94">
          <w:rPr>
            <w:noProof/>
            <w:webHidden/>
          </w:rPr>
          <w:instrText xml:space="preserve"> PAGEREF _Toc108436979 \h </w:instrText>
        </w:r>
        <w:r w:rsidR="00716D94">
          <w:rPr>
            <w:noProof/>
            <w:webHidden/>
          </w:rPr>
        </w:r>
        <w:r w:rsidR="00716D94">
          <w:rPr>
            <w:noProof/>
            <w:webHidden/>
          </w:rPr>
          <w:fldChar w:fldCharType="separate"/>
        </w:r>
        <w:r w:rsidR="00716D94">
          <w:rPr>
            <w:noProof/>
            <w:webHidden/>
          </w:rPr>
          <w:t>37</w:t>
        </w:r>
        <w:r w:rsidR="00716D94">
          <w:rPr>
            <w:noProof/>
            <w:webHidden/>
          </w:rPr>
          <w:fldChar w:fldCharType="end"/>
        </w:r>
      </w:hyperlink>
    </w:p>
    <w:p w14:paraId="71D459B4"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80" w:history="1">
        <w:r w:rsidR="00716D94" w:rsidRPr="00913C42">
          <w:rPr>
            <w:rStyle w:val="Hipervnculo"/>
            <w:noProof/>
          </w:rPr>
          <w:t>CUADRO 15. CUMPLIMIENTO DE LA RESOLUCIÓN 222/02 FW 210-ZM</w:t>
        </w:r>
        <w:r w:rsidR="00716D94">
          <w:rPr>
            <w:noProof/>
            <w:webHidden/>
          </w:rPr>
          <w:tab/>
        </w:r>
        <w:r w:rsidR="00716D94">
          <w:rPr>
            <w:noProof/>
            <w:webHidden/>
          </w:rPr>
          <w:fldChar w:fldCharType="begin"/>
        </w:r>
        <w:r w:rsidR="00716D94">
          <w:rPr>
            <w:noProof/>
            <w:webHidden/>
          </w:rPr>
          <w:instrText xml:space="preserve"> PAGEREF _Toc108436980 \h </w:instrText>
        </w:r>
        <w:r w:rsidR="00716D94">
          <w:rPr>
            <w:noProof/>
            <w:webHidden/>
          </w:rPr>
        </w:r>
        <w:r w:rsidR="00716D94">
          <w:rPr>
            <w:noProof/>
            <w:webHidden/>
          </w:rPr>
          <w:fldChar w:fldCharType="separate"/>
        </w:r>
        <w:r w:rsidR="00716D94">
          <w:rPr>
            <w:noProof/>
            <w:webHidden/>
          </w:rPr>
          <w:t>38</w:t>
        </w:r>
        <w:r w:rsidR="00716D94">
          <w:rPr>
            <w:noProof/>
            <w:webHidden/>
          </w:rPr>
          <w:fldChar w:fldCharType="end"/>
        </w:r>
      </w:hyperlink>
    </w:p>
    <w:p w14:paraId="7A823617"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81" w:history="1">
        <w:r w:rsidR="00716D94" w:rsidRPr="00913C42">
          <w:rPr>
            <w:rStyle w:val="Hipervnculo"/>
            <w:noProof/>
          </w:rPr>
          <w:t>CUADRO 16. CUMPLIMIENTO DE LA RESOLUCIÓN 222/02 – FW 212-MC</w:t>
        </w:r>
        <w:r w:rsidR="00716D94">
          <w:rPr>
            <w:noProof/>
            <w:webHidden/>
          </w:rPr>
          <w:tab/>
        </w:r>
        <w:r w:rsidR="00716D94">
          <w:rPr>
            <w:noProof/>
            <w:webHidden/>
          </w:rPr>
          <w:fldChar w:fldCharType="begin"/>
        </w:r>
        <w:r w:rsidR="00716D94">
          <w:rPr>
            <w:noProof/>
            <w:webHidden/>
          </w:rPr>
          <w:instrText xml:space="preserve"> PAGEREF _Toc108436981 \h </w:instrText>
        </w:r>
        <w:r w:rsidR="00716D94">
          <w:rPr>
            <w:noProof/>
            <w:webHidden/>
          </w:rPr>
        </w:r>
        <w:r w:rsidR="00716D94">
          <w:rPr>
            <w:noProof/>
            <w:webHidden/>
          </w:rPr>
          <w:fldChar w:fldCharType="separate"/>
        </w:r>
        <w:r w:rsidR="00716D94">
          <w:rPr>
            <w:noProof/>
            <w:webHidden/>
          </w:rPr>
          <w:t>39</w:t>
        </w:r>
        <w:r w:rsidR="00716D94">
          <w:rPr>
            <w:noProof/>
            <w:webHidden/>
          </w:rPr>
          <w:fldChar w:fldCharType="end"/>
        </w:r>
      </w:hyperlink>
    </w:p>
    <w:p w14:paraId="7061F92D"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82" w:history="1">
        <w:r w:rsidR="00716D94" w:rsidRPr="00913C42">
          <w:rPr>
            <w:rStyle w:val="Hipervnculo"/>
            <w:noProof/>
          </w:rPr>
          <w:t>CUADRO 17. CUMPLIMIENTO DE LA RESOLUCIÓN 222/02 – FW 212-MC</w:t>
        </w:r>
        <w:r w:rsidR="00716D94">
          <w:rPr>
            <w:noProof/>
            <w:webHidden/>
          </w:rPr>
          <w:tab/>
        </w:r>
        <w:r w:rsidR="00716D94">
          <w:rPr>
            <w:noProof/>
            <w:webHidden/>
          </w:rPr>
          <w:fldChar w:fldCharType="begin"/>
        </w:r>
        <w:r w:rsidR="00716D94">
          <w:rPr>
            <w:noProof/>
            <w:webHidden/>
          </w:rPr>
          <w:instrText xml:space="preserve"> PAGEREF _Toc108436982 \h </w:instrText>
        </w:r>
        <w:r w:rsidR="00716D94">
          <w:rPr>
            <w:noProof/>
            <w:webHidden/>
          </w:rPr>
        </w:r>
        <w:r w:rsidR="00716D94">
          <w:rPr>
            <w:noProof/>
            <w:webHidden/>
          </w:rPr>
          <w:fldChar w:fldCharType="separate"/>
        </w:r>
        <w:r w:rsidR="00716D94">
          <w:rPr>
            <w:noProof/>
            <w:webHidden/>
          </w:rPr>
          <w:t>40</w:t>
        </w:r>
        <w:r w:rsidR="00716D94">
          <w:rPr>
            <w:noProof/>
            <w:webHidden/>
          </w:rPr>
          <w:fldChar w:fldCharType="end"/>
        </w:r>
      </w:hyperlink>
    </w:p>
    <w:p w14:paraId="79A1380B"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83" w:history="1">
        <w:r w:rsidR="00716D94" w:rsidRPr="00913C42">
          <w:rPr>
            <w:rStyle w:val="Hipervnculo"/>
            <w:noProof/>
          </w:rPr>
          <w:t>CUADRO 18. CUMPLIMIENTO DE LA RESOLUCIÓN 222/02 – FW 319-SO</w:t>
        </w:r>
        <w:r w:rsidR="00716D94">
          <w:rPr>
            <w:noProof/>
            <w:webHidden/>
          </w:rPr>
          <w:tab/>
        </w:r>
        <w:r w:rsidR="00716D94">
          <w:rPr>
            <w:noProof/>
            <w:webHidden/>
          </w:rPr>
          <w:fldChar w:fldCharType="begin"/>
        </w:r>
        <w:r w:rsidR="00716D94">
          <w:rPr>
            <w:noProof/>
            <w:webHidden/>
          </w:rPr>
          <w:instrText xml:space="preserve"> PAGEREF _Toc108436983 \h </w:instrText>
        </w:r>
        <w:r w:rsidR="00716D94">
          <w:rPr>
            <w:noProof/>
            <w:webHidden/>
          </w:rPr>
        </w:r>
        <w:r w:rsidR="00716D94">
          <w:rPr>
            <w:noProof/>
            <w:webHidden/>
          </w:rPr>
          <w:fldChar w:fldCharType="separate"/>
        </w:r>
        <w:r w:rsidR="00716D94">
          <w:rPr>
            <w:noProof/>
            <w:webHidden/>
          </w:rPr>
          <w:t>41</w:t>
        </w:r>
        <w:r w:rsidR="00716D94">
          <w:rPr>
            <w:noProof/>
            <w:webHidden/>
          </w:rPr>
          <w:fldChar w:fldCharType="end"/>
        </w:r>
      </w:hyperlink>
    </w:p>
    <w:p w14:paraId="38EFF236"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84" w:history="1">
        <w:r w:rsidR="00716D94" w:rsidRPr="00913C42">
          <w:rPr>
            <w:rStyle w:val="Hipervnculo"/>
            <w:noProof/>
          </w:rPr>
          <w:t>CUADRO 19. CUMPLIMIENTO DE LA RESOLUCIÓN 222/02 – FW 01-PY</w:t>
        </w:r>
        <w:r w:rsidR="00716D94">
          <w:rPr>
            <w:noProof/>
            <w:webHidden/>
          </w:rPr>
          <w:tab/>
        </w:r>
        <w:r w:rsidR="00716D94">
          <w:rPr>
            <w:noProof/>
            <w:webHidden/>
          </w:rPr>
          <w:fldChar w:fldCharType="begin"/>
        </w:r>
        <w:r w:rsidR="00716D94">
          <w:rPr>
            <w:noProof/>
            <w:webHidden/>
          </w:rPr>
          <w:instrText xml:space="preserve"> PAGEREF _Toc108436984 \h </w:instrText>
        </w:r>
        <w:r w:rsidR="00716D94">
          <w:rPr>
            <w:noProof/>
            <w:webHidden/>
          </w:rPr>
        </w:r>
        <w:r w:rsidR="00716D94">
          <w:rPr>
            <w:noProof/>
            <w:webHidden/>
          </w:rPr>
          <w:fldChar w:fldCharType="separate"/>
        </w:r>
        <w:r w:rsidR="00716D94">
          <w:rPr>
            <w:noProof/>
            <w:webHidden/>
          </w:rPr>
          <w:t>42</w:t>
        </w:r>
        <w:r w:rsidR="00716D94">
          <w:rPr>
            <w:noProof/>
            <w:webHidden/>
          </w:rPr>
          <w:fldChar w:fldCharType="end"/>
        </w:r>
      </w:hyperlink>
    </w:p>
    <w:p w14:paraId="682BD0F7"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85" w:history="1">
        <w:r w:rsidR="00716D94" w:rsidRPr="00913C42">
          <w:rPr>
            <w:rStyle w:val="Hipervnculo"/>
            <w:noProof/>
          </w:rPr>
          <w:t>CUADRO 20. CUMPLIMIENTO DE LA RESOLUCIÓN 222/02 FW 02-PY</w:t>
        </w:r>
        <w:r w:rsidR="00716D94">
          <w:rPr>
            <w:noProof/>
            <w:webHidden/>
          </w:rPr>
          <w:tab/>
        </w:r>
        <w:r w:rsidR="00716D94">
          <w:rPr>
            <w:noProof/>
            <w:webHidden/>
          </w:rPr>
          <w:fldChar w:fldCharType="begin"/>
        </w:r>
        <w:r w:rsidR="00716D94">
          <w:rPr>
            <w:noProof/>
            <w:webHidden/>
          </w:rPr>
          <w:instrText xml:space="preserve"> PAGEREF _Toc108436985 \h </w:instrText>
        </w:r>
        <w:r w:rsidR="00716D94">
          <w:rPr>
            <w:noProof/>
            <w:webHidden/>
          </w:rPr>
        </w:r>
        <w:r w:rsidR="00716D94">
          <w:rPr>
            <w:noProof/>
            <w:webHidden/>
          </w:rPr>
          <w:fldChar w:fldCharType="separate"/>
        </w:r>
        <w:r w:rsidR="00716D94">
          <w:rPr>
            <w:noProof/>
            <w:webHidden/>
          </w:rPr>
          <w:t>43</w:t>
        </w:r>
        <w:r w:rsidR="00716D94">
          <w:rPr>
            <w:noProof/>
            <w:webHidden/>
          </w:rPr>
          <w:fldChar w:fldCharType="end"/>
        </w:r>
      </w:hyperlink>
    </w:p>
    <w:p w14:paraId="73FC7B47"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86" w:history="1">
        <w:r w:rsidR="00716D94" w:rsidRPr="00913C42">
          <w:rPr>
            <w:rStyle w:val="Hipervnculo"/>
            <w:noProof/>
          </w:rPr>
          <w:t>CUADRO 21. CUMPLIMIENTO DE LA RESOLUCIÓN 222/02 – FW 03-PY</w:t>
        </w:r>
        <w:r w:rsidR="00716D94">
          <w:rPr>
            <w:noProof/>
            <w:webHidden/>
          </w:rPr>
          <w:tab/>
        </w:r>
        <w:r w:rsidR="00716D94">
          <w:rPr>
            <w:noProof/>
            <w:webHidden/>
          </w:rPr>
          <w:fldChar w:fldCharType="begin"/>
        </w:r>
        <w:r w:rsidR="00716D94">
          <w:rPr>
            <w:noProof/>
            <w:webHidden/>
          </w:rPr>
          <w:instrText xml:space="preserve"> PAGEREF _Toc108436986 \h </w:instrText>
        </w:r>
        <w:r w:rsidR="00716D94">
          <w:rPr>
            <w:noProof/>
            <w:webHidden/>
          </w:rPr>
        </w:r>
        <w:r w:rsidR="00716D94">
          <w:rPr>
            <w:noProof/>
            <w:webHidden/>
          </w:rPr>
          <w:fldChar w:fldCharType="separate"/>
        </w:r>
        <w:r w:rsidR="00716D94">
          <w:rPr>
            <w:noProof/>
            <w:webHidden/>
          </w:rPr>
          <w:t>44</w:t>
        </w:r>
        <w:r w:rsidR="00716D94">
          <w:rPr>
            <w:noProof/>
            <w:webHidden/>
          </w:rPr>
          <w:fldChar w:fldCharType="end"/>
        </w:r>
      </w:hyperlink>
    </w:p>
    <w:p w14:paraId="3812540C"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87" w:history="1">
        <w:r w:rsidR="00716D94" w:rsidRPr="00913C42">
          <w:rPr>
            <w:rStyle w:val="Hipervnculo"/>
            <w:noProof/>
          </w:rPr>
          <w:t>CUADRO 22. CUMPLIMIENTO DE LA LEY 1614/2020 Y LA NP 24 001 80 - GW 18-ZA</w:t>
        </w:r>
        <w:r w:rsidR="00716D94">
          <w:rPr>
            <w:noProof/>
            <w:webHidden/>
          </w:rPr>
          <w:tab/>
        </w:r>
        <w:r w:rsidR="00716D94">
          <w:rPr>
            <w:noProof/>
            <w:webHidden/>
          </w:rPr>
          <w:fldChar w:fldCharType="begin"/>
        </w:r>
        <w:r w:rsidR="00716D94">
          <w:rPr>
            <w:noProof/>
            <w:webHidden/>
          </w:rPr>
          <w:instrText xml:space="preserve"> PAGEREF _Toc108436987 \h </w:instrText>
        </w:r>
        <w:r w:rsidR="00716D94">
          <w:rPr>
            <w:noProof/>
            <w:webHidden/>
          </w:rPr>
        </w:r>
        <w:r w:rsidR="00716D94">
          <w:rPr>
            <w:noProof/>
            <w:webHidden/>
          </w:rPr>
          <w:fldChar w:fldCharType="separate"/>
        </w:r>
        <w:r w:rsidR="00716D94">
          <w:rPr>
            <w:noProof/>
            <w:webHidden/>
          </w:rPr>
          <w:t>45</w:t>
        </w:r>
        <w:r w:rsidR="00716D94">
          <w:rPr>
            <w:noProof/>
            <w:webHidden/>
          </w:rPr>
          <w:fldChar w:fldCharType="end"/>
        </w:r>
      </w:hyperlink>
    </w:p>
    <w:p w14:paraId="322F1093"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88" w:history="1">
        <w:r w:rsidR="00716D94" w:rsidRPr="00913C42">
          <w:rPr>
            <w:rStyle w:val="Hipervnculo"/>
            <w:noProof/>
          </w:rPr>
          <w:t>CUADRO 23. CUMPLIMIENTO DE LA LEY 1614/2000 Y LA NP 24 001 80 GW 20-ST</w:t>
        </w:r>
        <w:r w:rsidR="00716D94">
          <w:rPr>
            <w:noProof/>
            <w:webHidden/>
          </w:rPr>
          <w:tab/>
        </w:r>
        <w:r w:rsidR="00716D94">
          <w:rPr>
            <w:noProof/>
            <w:webHidden/>
          </w:rPr>
          <w:fldChar w:fldCharType="begin"/>
        </w:r>
        <w:r w:rsidR="00716D94">
          <w:rPr>
            <w:noProof/>
            <w:webHidden/>
          </w:rPr>
          <w:instrText xml:space="preserve"> PAGEREF _Toc108436988 \h </w:instrText>
        </w:r>
        <w:r w:rsidR="00716D94">
          <w:rPr>
            <w:noProof/>
            <w:webHidden/>
          </w:rPr>
        </w:r>
        <w:r w:rsidR="00716D94">
          <w:rPr>
            <w:noProof/>
            <w:webHidden/>
          </w:rPr>
          <w:fldChar w:fldCharType="separate"/>
        </w:r>
        <w:r w:rsidR="00716D94">
          <w:rPr>
            <w:noProof/>
            <w:webHidden/>
          </w:rPr>
          <w:t>46</w:t>
        </w:r>
        <w:r w:rsidR="00716D94">
          <w:rPr>
            <w:noProof/>
            <w:webHidden/>
          </w:rPr>
          <w:fldChar w:fldCharType="end"/>
        </w:r>
      </w:hyperlink>
    </w:p>
    <w:p w14:paraId="529BA46E"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89" w:history="1">
        <w:r w:rsidR="00716D94" w:rsidRPr="00913C42">
          <w:rPr>
            <w:rStyle w:val="Hipervnculo"/>
            <w:noProof/>
          </w:rPr>
          <w:t>CUADRO 24. CUMPLIMIENTO DE LA LEY 1614/2020 Y LA NP 24 001 80 - GW 19-HE</w:t>
        </w:r>
        <w:r w:rsidR="00716D94">
          <w:rPr>
            <w:noProof/>
            <w:webHidden/>
          </w:rPr>
          <w:tab/>
        </w:r>
        <w:r w:rsidR="00716D94">
          <w:rPr>
            <w:noProof/>
            <w:webHidden/>
          </w:rPr>
          <w:fldChar w:fldCharType="begin"/>
        </w:r>
        <w:r w:rsidR="00716D94">
          <w:rPr>
            <w:noProof/>
            <w:webHidden/>
          </w:rPr>
          <w:instrText xml:space="preserve"> PAGEREF _Toc108436989 \h </w:instrText>
        </w:r>
        <w:r w:rsidR="00716D94">
          <w:rPr>
            <w:noProof/>
            <w:webHidden/>
          </w:rPr>
        </w:r>
        <w:r w:rsidR="00716D94">
          <w:rPr>
            <w:noProof/>
            <w:webHidden/>
          </w:rPr>
          <w:fldChar w:fldCharType="separate"/>
        </w:r>
        <w:r w:rsidR="00716D94">
          <w:rPr>
            <w:noProof/>
            <w:webHidden/>
          </w:rPr>
          <w:t>47</w:t>
        </w:r>
        <w:r w:rsidR="00716D94">
          <w:rPr>
            <w:noProof/>
            <w:webHidden/>
          </w:rPr>
          <w:fldChar w:fldCharType="end"/>
        </w:r>
      </w:hyperlink>
    </w:p>
    <w:p w14:paraId="37FFDF50"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90" w:history="1">
        <w:r w:rsidR="00716D94" w:rsidRPr="00913C42">
          <w:rPr>
            <w:rStyle w:val="Hipervnculo"/>
            <w:noProof/>
          </w:rPr>
          <w:t>CUADRO 25. CUMPLIMIENTO DE LA LEY 1614/2000 Y LA NP 24 001 80 – GW 23-SL</w:t>
        </w:r>
        <w:r w:rsidR="00716D94">
          <w:rPr>
            <w:noProof/>
            <w:webHidden/>
          </w:rPr>
          <w:tab/>
        </w:r>
        <w:r w:rsidR="00716D94">
          <w:rPr>
            <w:noProof/>
            <w:webHidden/>
          </w:rPr>
          <w:fldChar w:fldCharType="begin"/>
        </w:r>
        <w:r w:rsidR="00716D94">
          <w:rPr>
            <w:noProof/>
            <w:webHidden/>
          </w:rPr>
          <w:instrText xml:space="preserve"> PAGEREF _Toc108436990 \h </w:instrText>
        </w:r>
        <w:r w:rsidR="00716D94">
          <w:rPr>
            <w:noProof/>
            <w:webHidden/>
          </w:rPr>
        </w:r>
        <w:r w:rsidR="00716D94">
          <w:rPr>
            <w:noProof/>
            <w:webHidden/>
          </w:rPr>
          <w:fldChar w:fldCharType="separate"/>
        </w:r>
        <w:r w:rsidR="00716D94">
          <w:rPr>
            <w:noProof/>
            <w:webHidden/>
          </w:rPr>
          <w:t>48</w:t>
        </w:r>
        <w:r w:rsidR="00716D94">
          <w:rPr>
            <w:noProof/>
            <w:webHidden/>
          </w:rPr>
          <w:fldChar w:fldCharType="end"/>
        </w:r>
      </w:hyperlink>
    </w:p>
    <w:p w14:paraId="6E26C13F"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91" w:history="1">
        <w:r w:rsidR="00716D94" w:rsidRPr="00913C42">
          <w:rPr>
            <w:rStyle w:val="Hipervnculo"/>
            <w:noProof/>
          </w:rPr>
          <w:t>CUADRO 26. CUMPLIMIENTO DE LA LEY 1614/2020 Y LA NP 24 001 80 GW 25 PLALO HAYA</w:t>
        </w:r>
        <w:r w:rsidR="00716D94">
          <w:rPr>
            <w:noProof/>
            <w:webHidden/>
          </w:rPr>
          <w:tab/>
        </w:r>
        <w:r w:rsidR="00716D94">
          <w:rPr>
            <w:noProof/>
            <w:webHidden/>
          </w:rPr>
          <w:fldChar w:fldCharType="begin"/>
        </w:r>
        <w:r w:rsidR="00716D94">
          <w:rPr>
            <w:noProof/>
            <w:webHidden/>
          </w:rPr>
          <w:instrText xml:space="preserve"> PAGEREF _Toc108436991 \h </w:instrText>
        </w:r>
        <w:r w:rsidR="00716D94">
          <w:rPr>
            <w:noProof/>
            <w:webHidden/>
          </w:rPr>
        </w:r>
        <w:r w:rsidR="00716D94">
          <w:rPr>
            <w:noProof/>
            <w:webHidden/>
          </w:rPr>
          <w:fldChar w:fldCharType="separate"/>
        </w:r>
        <w:r w:rsidR="00716D94">
          <w:rPr>
            <w:noProof/>
            <w:webHidden/>
          </w:rPr>
          <w:t>49</w:t>
        </w:r>
        <w:r w:rsidR="00716D94">
          <w:rPr>
            <w:noProof/>
            <w:webHidden/>
          </w:rPr>
          <w:fldChar w:fldCharType="end"/>
        </w:r>
      </w:hyperlink>
    </w:p>
    <w:p w14:paraId="5FD08F23"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92" w:history="1">
        <w:r w:rsidR="00716D94" w:rsidRPr="00913C42">
          <w:rPr>
            <w:rStyle w:val="Hipervnculo"/>
            <w:noProof/>
          </w:rPr>
          <w:t>CUADRO 27. CUMPLIMIENTO DE LA LEY 1614/2020 Y LA NP 24 001 80 – GW 16-GA</w:t>
        </w:r>
        <w:r w:rsidR="00716D94">
          <w:rPr>
            <w:noProof/>
            <w:webHidden/>
          </w:rPr>
          <w:tab/>
        </w:r>
        <w:r w:rsidR="00716D94">
          <w:rPr>
            <w:noProof/>
            <w:webHidden/>
          </w:rPr>
          <w:fldChar w:fldCharType="begin"/>
        </w:r>
        <w:r w:rsidR="00716D94">
          <w:rPr>
            <w:noProof/>
            <w:webHidden/>
          </w:rPr>
          <w:instrText xml:space="preserve"> PAGEREF _Toc108436992 \h </w:instrText>
        </w:r>
        <w:r w:rsidR="00716D94">
          <w:rPr>
            <w:noProof/>
            <w:webHidden/>
          </w:rPr>
        </w:r>
        <w:r w:rsidR="00716D94">
          <w:rPr>
            <w:noProof/>
            <w:webHidden/>
          </w:rPr>
          <w:fldChar w:fldCharType="separate"/>
        </w:r>
        <w:r w:rsidR="00716D94">
          <w:rPr>
            <w:noProof/>
            <w:webHidden/>
          </w:rPr>
          <w:t>50</w:t>
        </w:r>
        <w:r w:rsidR="00716D94">
          <w:rPr>
            <w:noProof/>
            <w:webHidden/>
          </w:rPr>
          <w:fldChar w:fldCharType="end"/>
        </w:r>
      </w:hyperlink>
    </w:p>
    <w:p w14:paraId="5F10184A"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93" w:history="1">
        <w:r w:rsidR="00716D94" w:rsidRPr="00913C42">
          <w:rPr>
            <w:rStyle w:val="Hipervnculo"/>
            <w:noProof/>
          </w:rPr>
          <w:t>CUADRO 28. CUMPLIMIENTO DE LA LEY 1614/2020 Y LA NP 24 001 80 – GW 24-BELEN</w:t>
        </w:r>
        <w:r w:rsidR="00716D94">
          <w:rPr>
            <w:noProof/>
            <w:webHidden/>
          </w:rPr>
          <w:tab/>
        </w:r>
        <w:r w:rsidR="00716D94">
          <w:rPr>
            <w:noProof/>
            <w:webHidden/>
          </w:rPr>
          <w:fldChar w:fldCharType="begin"/>
        </w:r>
        <w:r w:rsidR="00716D94">
          <w:rPr>
            <w:noProof/>
            <w:webHidden/>
          </w:rPr>
          <w:instrText xml:space="preserve"> PAGEREF _Toc108436993 \h </w:instrText>
        </w:r>
        <w:r w:rsidR="00716D94">
          <w:rPr>
            <w:noProof/>
            <w:webHidden/>
          </w:rPr>
        </w:r>
        <w:r w:rsidR="00716D94">
          <w:rPr>
            <w:noProof/>
            <w:webHidden/>
          </w:rPr>
          <w:fldChar w:fldCharType="separate"/>
        </w:r>
        <w:r w:rsidR="00716D94">
          <w:rPr>
            <w:noProof/>
            <w:webHidden/>
          </w:rPr>
          <w:t>51</w:t>
        </w:r>
        <w:r w:rsidR="00716D94">
          <w:rPr>
            <w:noProof/>
            <w:webHidden/>
          </w:rPr>
          <w:fldChar w:fldCharType="end"/>
        </w:r>
      </w:hyperlink>
    </w:p>
    <w:p w14:paraId="0780C247"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94" w:history="1">
        <w:r w:rsidR="00716D94" w:rsidRPr="00913C42">
          <w:rPr>
            <w:rStyle w:val="Hipervnculo"/>
            <w:noProof/>
          </w:rPr>
          <w:t>CUADRO 29. CUMPLIMIENTO DE LA LEY 1614/2020 Y LA NP 24 001 80 GW 11-MICHEL</w:t>
        </w:r>
        <w:r w:rsidR="00716D94">
          <w:rPr>
            <w:noProof/>
            <w:webHidden/>
          </w:rPr>
          <w:tab/>
        </w:r>
        <w:r w:rsidR="00716D94">
          <w:rPr>
            <w:noProof/>
            <w:webHidden/>
          </w:rPr>
          <w:fldChar w:fldCharType="begin"/>
        </w:r>
        <w:r w:rsidR="00716D94">
          <w:rPr>
            <w:noProof/>
            <w:webHidden/>
          </w:rPr>
          <w:instrText xml:space="preserve"> PAGEREF _Toc108436994 \h </w:instrText>
        </w:r>
        <w:r w:rsidR="00716D94">
          <w:rPr>
            <w:noProof/>
            <w:webHidden/>
          </w:rPr>
        </w:r>
        <w:r w:rsidR="00716D94">
          <w:rPr>
            <w:noProof/>
            <w:webHidden/>
          </w:rPr>
          <w:fldChar w:fldCharType="separate"/>
        </w:r>
        <w:r w:rsidR="00716D94">
          <w:rPr>
            <w:noProof/>
            <w:webHidden/>
          </w:rPr>
          <w:t>52</w:t>
        </w:r>
        <w:r w:rsidR="00716D94">
          <w:rPr>
            <w:noProof/>
            <w:webHidden/>
          </w:rPr>
          <w:fldChar w:fldCharType="end"/>
        </w:r>
      </w:hyperlink>
    </w:p>
    <w:p w14:paraId="71A9C6C7"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95" w:history="1">
        <w:r w:rsidR="00716D94" w:rsidRPr="00913C42">
          <w:rPr>
            <w:rStyle w:val="Hipervnculo"/>
            <w:noProof/>
          </w:rPr>
          <w:t>CUADRO 30. CUMPLIMIENTO DE LA LEY 1614/2020 Y LA NP 24 001 80 – GW 10-TR</w:t>
        </w:r>
        <w:r w:rsidR="00716D94">
          <w:rPr>
            <w:noProof/>
            <w:webHidden/>
          </w:rPr>
          <w:tab/>
        </w:r>
        <w:r w:rsidR="00716D94">
          <w:rPr>
            <w:noProof/>
            <w:webHidden/>
          </w:rPr>
          <w:fldChar w:fldCharType="begin"/>
        </w:r>
        <w:r w:rsidR="00716D94">
          <w:rPr>
            <w:noProof/>
            <w:webHidden/>
          </w:rPr>
          <w:instrText xml:space="preserve"> PAGEREF _Toc108436995 \h </w:instrText>
        </w:r>
        <w:r w:rsidR="00716D94">
          <w:rPr>
            <w:noProof/>
            <w:webHidden/>
          </w:rPr>
        </w:r>
        <w:r w:rsidR="00716D94">
          <w:rPr>
            <w:noProof/>
            <w:webHidden/>
          </w:rPr>
          <w:fldChar w:fldCharType="separate"/>
        </w:r>
        <w:r w:rsidR="00716D94">
          <w:rPr>
            <w:noProof/>
            <w:webHidden/>
          </w:rPr>
          <w:t>53</w:t>
        </w:r>
        <w:r w:rsidR="00716D94">
          <w:rPr>
            <w:noProof/>
            <w:webHidden/>
          </w:rPr>
          <w:fldChar w:fldCharType="end"/>
        </w:r>
      </w:hyperlink>
    </w:p>
    <w:p w14:paraId="193BA7D9"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96" w:history="1">
        <w:r w:rsidR="00716D94" w:rsidRPr="00913C42">
          <w:rPr>
            <w:rStyle w:val="Hipervnculo"/>
            <w:noProof/>
          </w:rPr>
          <w:t>CUADRO 31. CUMPLIMIENTO DE LA LEY 1614/2000 Y LA NP 24 001 80 GW 13-SAN JUAN</w:t>
        </w:r>
        <w:r w:rsidR="00716D94">
          <w:rPr>
            <w:noProof/>
            <w:webHidden/>
          </w:rPr>
          <w:tab/>
        </w:r>
        <w:r w:rsidR="00716D94">
          <w:rPr>
            <w:noProof/>
            <w:webHidden/>
          </w:rPr>
          <w:fldChar w:fldCharType="begin"/>
        </w:r>
        <w:r w:rsidR="00716D94">
          <w:rPr>
            <w:noProof/>
            <w:webHidden/>
          </w:rPr>
          <w:instrText xml:space="preserve"> PAGEREF _Toc108436996 \h </w:instrText>
        </w:r>
        <w:r w:rsidR="00716D94">
          <w:rPr>
            <w:noProof/>
            <w:webHidden/>
          </w:rPr>
        </w:r>
        <w:r w:rsidR="00716D94">
          <w:rPr>
            <w:noProof/>
            <w:webHidden/>
          </w:rPr>
          <w:fldChar w:fldCharType="separate"/>
        </w:r>
        <w:r w:rsidR="00716D94">
          <w:rPr>
            <w:noProof/>
            <w:webHidden/>
          </w:rPr>
          <w:t>54</w:t>
        </w:r>
        <w:r w:rsidR="00716D94">
          <w:rPr>
            <w:noProof/>
            <w:webHidden/>
          </w:rPr>
          <w:fldChar w:fldCharType="end"/>
        </w:r>
      </w:hyperlink>
    </w:p>
    <w:p w14:paraId="20A2E45C"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97" w:history="1">
        <w:r w:rsidR="00716D94" w:rsidRPr="00913C42">
          <w:rPr>
            <w:rStyle w:val="Hipervnculo"/>
            <w:noProof/>
          </w:rPr>
          <w:t>CUADRO 32. CUMPLIMIENTO DE LA LEY 1614/2020 Y LA NP 24 001 80 – GW 22-SILVA</w:t>
        </w:r>
        <w:r w:rsidR="00716D94">
          <w:rPr>
            <w:noProof/>
            <w:webHidden/>
          </w:rPr>
          <w:tab/>
        </w:r>
        <w:r w:rsidR="00716D94">
          <w:rPr>
            <w:noProof/>
            <w:webHidden/>
          </w:rPr>
          <w:fldChar w:fldCharType="begin"/>
        </w:r>
        <w:r w:rsidR="00716D94">
          <w:rPr>
            <w:noProof/>
            <w:webHidden/>
          </w:rPr>
          <w:instrText xml:space="preserve"> PAGEREF _Toc108436997 \h </w:instrText>
        </w:r>
        <w:r w:rsidR="00716D94">
          <w:rPr>
            <w:noProof/>
            <w:webHidden/>
          </w:rPr>
        </w:r>
        <w:r w:rsidR="00716D94">
          <w:rPr>
            <w:noProof/>
            <w:webHidden/>
          </w:rPr>
          <w:fldChar w:fldCharType="separate"/>
        </w:r>
        <w:r w:rsidR="00716D94">
          <w:rPr>
            <w:noProof/>
            <w:webHidden/>
          </w:rPr>
          <w:t>55</w:t>
        </w:r>
        <w:r w:rsidR="00716D94">
          <w:rPr>
            <w:noProof/>
            <w:webHidden/>
          </w:rPr>
          <w:fldChar w:fldCharType="end"/>
        </w:r>
      </w:hyperlink>
    </w:p>
    <w:p w14:paraId="241F5D90"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98" w:history="1">
        <w:r w:rsidR="00716D94" w:rsidRPr="00913C42">
          <w:rPr>
            <w:rStyle w:val="Hipervnculo"/>
            <w:noProof/>
          </w:rPr>
          <w:t>CUADRO 33. CUMPLIMIENTO DE LA LEY 1614/2020 Y LA NP 24 001 80 - GW 12-LAGUNA</w:t>
        </w:r>
        <w:r w:rsidR="00716D94">
          <w:rPr>
            <w:noProof/>
            <w:webHidden/>
          </w:rPr>
          <w:tab/>
        </w:r>
        <w:r w:rsidR="00716D94">
          <w:rPr>
            <w:noProof/>
            <w:webHidden/>
          </w:rPr>
          <w:fldChar w:fldCharType="begin"/>
        </w:r>
        <w:r w:rsidR="00716D94">
          <w:rPr>
            <w:noProof/>
            <w:webHidden/>
          </w:rPr>
          <w:instrText xml:space="preserve"> PAGEREF _Toc108436998 \h </w:instrText>
        </w:r>
        <w:r w:rsidR="00716D94">
          <w:rPr>
            <w:noProof/>
            <w:webHidden/>
          </w:rPr>
        </w:r>
        <w:r w:rsidR="00716D94">
          <w:rPr>
            <w:noProof/>
            <w:webHidden/>
          </w:rPr>
          <w:fldChar w:fldCharType="separate"/>
        </w:r>
        <w:r w:rsidR="00716D94">
          <w:rPr>
            <w:noProof/>
            <w:webHidden/>
          </w:rPr>
          <w:t>56</w:t>
        </w:r>
        <w:r w:rsidR="00716D94">
          <w:rPr>
            <w:noProof/>
            <w:webHidden/>
          </w:rPr>
          <w:fldChar w:fldCharType="end"/>
        </w:r>
      </w:hyperlink>
    </w:p>
    <w:p w14:paraId="6255235E"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6999" w:history="1">
        <w:r w:rsidR="00716D94" w:rsidRPr="00913C42">
          <w:rPr>
            <w:rStyle w:val="Hipervnculo"/>
            <w:noProof/>
          </w:rPr>
          <w:t>CUADRO 34. CUMPLIMIENTO DE LA LEY 1614/2020 Y LA NP 24 001 80 GW 14-ZM</w:t>
        </w:r>
        <w:r w:rsidR="00716D94">
          <w:rPr>
            <w:noProof/>
            <w:webHidden/>
          </w:rPr>
          <w:tab/>
        </w:r>
        <w:r w:rsidR="00716D94">
          <w:rPr>
            <w:noProof/>
            <w:webHidden/>
          </w:rPr>
          <w:fldChar w:fldCharType="begin"/>
        </w:r>
        <w:r w:rsidR="00716D94">
          <w:rPr>
            <w:noProof/>
            <w:webHidden/>
          </w:rPr>
          <w:instrText xml:space="preserve"> PAGEREF _Toc108436999 \h </w:instrText>
        </w:r>
        <w:r w:rsidR="00716D94">
          <w:rPr>
            <w:noProof/>
            <w:webHidden/>
          </w:rPr>
        </w:r>
        <w:r w:rsidR="00716D94">
          <w:rPr>
            <w:noProof/>
            <w:webHidden/>
          </w:rPr>
          <w:fldChar w:fldCharType="separate"/>
        </w:r>
        <w:r w:rsidR="00716D94">
          <w:rPr>
            <w:noProof/>
            <w:webHidden/>
          </w:rPr>
          <w:t>57</w:t>
        </w:r>
        <w:r w:rsidR="00716D94">
          <w:rPr>
            <w:noProof/>
            <w:webHidden/>
          </w:rPr>
          <w:fldChar w:fldCharType="end"/>
        </w:r>
      </w:hyperlink>
    </w:p>
    <w:p w14:paraId="773AC6FB"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7000" w:history="1">
        <w:r w:rsidR="00716D94" w:rsidRPr="00913C42">
          <w:rPr>
            <w:rStyle w:val="Hipervnculo"/>
            <w:noProof/>
          </w:rPr>
          <w:t>CUADRO 35. CUMPLIMIENTO DE LA LEY 1614/2020 Y LA NP 24 001 80 GW 15-SO</w:t>
        </w:r>
        <w:r w:rsidR="00716D94">
          <w:rPr>
            <w:noProof/>
            <w:webHidden/>
          </w:rPr>
          <w:tab/>
        </w:r>
        <w:r w:rsidR="00716D94">
          <w:rPr>
            <w:noProof/>
            <w:webHidden/>
          </w:rPr>
          <w:fldChar w:fldCharType="begin"/>
        </w:r>
        <w:r w:rsidR="00716D94">
          <w:rPr>
            <w:noProof/>
            <w:webHidden/>
          </w:rPr>
          <w:instrText xml:space="preserve"> PAGEREF _Toc108437000 \h </w:instrText>
        </w:r>
        <w:r w:rsidR="00716D94">
          <w:rPr>
            <w:noProof/>
            <w:webHidden/>
          </w:rPr>
        </w:r>
        <w:r w:rsidR="00716D94">
          <w:rPr>
            <w:noProof/>
            <w:webHidden/>
          </w:rPr>
          <w:fldChar w:fldCharType="separate"/>
        </w:r>
        <w:r w:rsidR="00716D94">
          <w:rPr>
            <w:noProof/>
            <w:webHidden/>
          </w:rPr>
          <w:t>58</w:t>
        </w:r>
        <w:r w:rsidR="00716D94">
          <w:rPr>
            <w:noProof/>
            <w:webHidden/>
          </w:rPr>
          <w:fldChar w:fldCharType="end"/>
        </w:r>
      </w:hyperlink>
    </w:p>
    <w:p w14:paraId="24F0725D"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7001" w:history="1">
        <w:r w:rsidR="00716D94" w:rsidRPr="00913C42">
          <w:rPr>
            <w:rStyle w:val="Hipervnculo"/>
            <w:noProof/>
          </w:rPr>
          <w:t>CUADRO 36. CUMPLIMIENTO DE LA LEY 1614/2020 Y LA NP 24 001 80 GW 17-LP</w:t>
        </w:r>
        <w:r w:rsidR="00716D94">
          <w:rPr>
            <w:noProof/>
            <w:webHidden/>
          </w:rPr>
          <w:tab/>
        </w:r>
        <w:r w:rsidR="00716D94">
          <w:rPr>
            <w:noProof/>
            <w:webHidden/>
          </w:rPr>
          <w:fldChar w:fldCharType="begin"/>
        </w:r>
        <w:r w:rsidR="00716D94">
          <w:rPr>
            <w:noProof/>
            <w:webHidden/>
          </w:rPr>
          <w:instrText xml:space="preserve"> PAGEREF _Toc108437001 \h </w:instrText>
        </w:r>
        <w:r w:rsidR="00716D94">
          <w:rPr>
            <w:noProof/>
            <w:webHidden/>
          </w:rPr>
        </w:r>
        <w:r w:rsidR="00716D94">
          <w:rPr>
            <w:noProof/>
            <w:webHidden/>
          </w:rPr>
          <w:fldChar w:fldCharType="separate"/>
        </w:r>
        <w:r w:rsidR="00716D94">
          <w:rPr>
            <w:noProof/>
            <w:webHidden/>
          </w:rPr>
          <w:t>59</w:t>
        </w:r>
        <w:r w:rsidR="00716D94">
          <w:rPr>
            <w:noProof/>
            <w:webHidden/>
          </w:rPr>
          <w:fldChar w:fldCharType="end"/>
        </w:r>
      </w:hyperlink>
    </w:p>
    <w:p w14:paraId="376011E8"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7002" w:history="1">
        <w:r w:rsidR="00716D94" w:rsidRPr="00913C42">
          <w:rPr>
            <w:rStyle w:val="Hipervnculo"/>
            <w:noProof/>
          </w:rPr>
          <w:t>CUADRO 37. CUMPLIMIENTO DE LA LEY 1614/2000 Y LA NP 24 001 80 GW 21-MC</w:t>
        </w:r>
        <w:r w:rsidR="00716D94">
          <w:rPr>
            <w:noProof/>
            <w:webHidden/>
          </w:rPr>
          <w:tab/>
        </w:r>
        <w:r w:rsidR="00716D94">
          <w:rPr>
            <w:noProof/>
            <w:webHidden/>
          </w:rPr>
          <w:fldChar w:fldCharType="begin"/>
        </w:r>
        <w:r w:rsidR="00716D94">
          <w:rPr>
            <w:noProof/>
            <w:webHidden/>
          </w:rPr>
          <w:instrText xml:space="preserve"> PAGEREF _Toc108437002 \h </w:instrText>
        </w:r>
        <w:r w:rsidR="00716D94">
          <w:rPr>
            <w:noProof/>
            <w:webHidden/>
          </w:rPr>
        </w:r>
        <w:r w:rsidR="00716D94">
          <w:rPr>
            <w:noProof/>
            <w:webHidden/>
          </w:rPr>
          <w:fldChar w:fldCharType="separate"/>
        </w:r>
        <w:r w:rsidR="00716D94">
          <w:rPr>
            <w:noProof/>
            <w:webHidden/>
          </w:rPr>
          <w:t>60</w:t>
        </w:r>
        <w:r w:rsidR="00716D94">
          <w:rPr>
            <w:noProof/>
            <w:webHidden/>
          </w:rPr>
          <w:fldChar w:fldCharType="end"/>
        </w:r>
      </w:hyperlink>
    </w:p>
    <w:p w14:paraId="7B9BCCFD"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7003" w:history="1">
        <w:r w:rsidR="00716D94" w:rsidRPr="00913C42">
          <w:rPr>
            <w:rStyle w:val="Hipervnculo"/>
            <w:noProof/>
          </w:rPr>
          <w:t>CUADRO 38. CUMPLIMIENTO DE LA LEY 1614/2020 Y LA NP 24 001 80 – GW 01</w:t>
        </w:r>
        <w:r w:rsidR="00716D94">
          <w:rPr>
            <w:noProof/>
            <w:webHidden/>
          </w:rPr>
          <w:tab/>
        </w:r>
        <w:r w:rsidR="00716D94">
          <w:rPr>
            <w:noProof/>
            <w:webHidden/>
          </w:rPr>
          <w:fldChar w:fldCharType="begin"/>
        </w:r>
        <w:r w:rsidR="00716D94">
          <w:rPr>
            <w:noProof/>
            <w:webHidden/>
          </w:rPr>
          <w:instrText xml:space="preserve"> PAGEREF _Toc108437003 \h </w:instrText>
        </w:r>
        <w:r w:rsidR="00716D94">
          <w:rPr>
            <w:noProof/>
            <w:webHidden/>
          </w:rPr>
        </w:r>
        <w:r w:rsidR="00716D94">
          <w:rPr>
            <w:noProof/>
            <w:webHidden/>
          </w:rPr>
          <w:fldChar w:fldCharType="separate"/>
        </w:r>
        <w:r w:rsidR="00716D94">
          <w:rPr>
            <w:noProof/>
            <w:webHidden/>
          </w:rPr>
          <w:t>61</w:t>
        </w:r>
        <w:r w:rsidR="00716D94">
          <w:rPr>
            <w:noProof/>
            <w:webHidden/>
          </w:rPr>
          <w:fldChar w:fldCharType="end"/>
        </w:r>
      </w:hyperlink>
    </w:p>
    <w:p w14:paraId="231412B4"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7004" w:history="1">
        <w:r w:rsidR="00716D94" w:rsidRPr="00913C42">
          <w:rPr>
            <w:rStyle w:val="Hipervnculo"/>
            <w:noProof/>
          </w:rPr>
          <w:t>CUADRO 39. CUMPLIMIENTO DE LA LEY 1614/2020 Y LA NP 24 001 80 – GW 02</w:t>
        </w:r>
        <w:r w:rsidR="00716D94">
          <w:rPr>
            <w:noProof/>
            <w:webHidden/>
          </w:rPr>
          <w:tab/>
        </w:r>
        <w:r w:rsidR="00716D94">
          <w:rPr>
            <w:noProof/>
            <w:webHidden/>
          </w:rPr>
          <w:fldChar w:fldCharType="begin"/>
        </w:r>
        <w:r w:rsidR="00716D94">
          <w:rPr>
            <w:noProof/>
            <w:webHidden/>
          </w:rPr>
          <w:instrText xml:space="preserve"> PAGEREF _Toc108437004 \h </w:instrText>
        </w:r>
        <w:r w:rsidR="00716D94">
          <w:rPr>
            <w:noProof/>
            <w:webHidden/>
          </w:rPr>
        </w:r>
        <w:r w:rsidR="00716D94">
          <w:rPr>
            <w:noProof/>
            <w:webHidden/>
          </w:rPr>
          <w:fldChar w:fldCharType="separate"/>
        </w:r>
        <w:r w:rsidR="00716D94">
          <w:rPr>
            <w:noProof/>
            <w:webHidden/>
          </w:rPr>
          <w:t>62</w:t>
        </w:r>
        <w:r w:rsidR="00716D94">
          <w:rPr>
            <w:noProof/>
            <w:webHidden/>
          </w:rPr>
          <w:fldChar w:fldCharType="end"/>
        </w:r>
      </w:hyperlink>
    </w:p>
    <w:p w14:paraId="541E428E"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7005" w:history="1">
        <w:r w:rsidR="00716D94" w:rsidRPr="00913C42">
          <w:rPr>
            <w:rStyle w:val="Hipervnculo"/>
            <w:noProof/>
          </w:rPr>
          <w:t>CUADRO 40. CUMPLIMIENTO DE LA LEY 1614/2020 Y LA NP 24 001 80 – GW 03</w:t>
        </w:r>
        <w:r w:rsidR="00716D94">
          <w:rPr>
            <w:noProof/>
            <w:webHidden/>
          </w:rPr>
          <w:tab/>
        </w:r>
        <w:r w:rsidR="00716D94">
          <w:rPr>
            <w:noProof/>
            <w:webHidden/>
          </w:rPr>
          <w:fldChar w:fldCharType="begin"/>
        </w:r>
        <w:r w:rsidR="00716D94">
          <w:rPr>
            <w:noProof/>
            <w:webHidden/>
          </w:rPr>
          <w:instrText xml:space="preserve"> PAGEREF _Toc108437005 \h </w:instrText>
        </w:r>
        <w:r w:rsidR="00716D94">
          <w:rPr>
            <w:noProof/>
            <w:webHidden/>
          </w:rPr>
        </w:r>
        <w:r w:rsidR="00716D94">
          <w:rPr>
            <w:noProof/>
            <w:webHidden/>
          </w:rPr>
          <w:fldChar w:fldCharType="separate"/>
        </w:r>
        <w:r w:rsidR="00716D94">
          <w:rPr>
            <w:noProof/>
            <w:webHidden/>
          </w:rPr>
          <w:t>63</w:t>
        </w:r>
        <w:r w:rsidR="00716D94">
          <w:rPr>
            <w:noProof/>
            <w:webHidden/>
          </w:rPr>
          <w:fldChar w:fldCharType="end"/>
        </w:r>
      </w:hyperlink>
    </w:p>
    <w:p w14:paraId="27EC2026"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7006" w:history="1">
        <w:r w:rsidR="00716D94" w:rsidRPr="00913C42">
          <w:rPr>
            <w:rStyle w:val="Hipervnculo"/>
            <w:noProof/>
          </w:rPr>
          <w:t>CUADRO 41. CUMPLIMIENTO DE LA LEY 1614/2000 Y LA NP 24 001 80 GW 04</w:t>
        </w:r>
        <w:r w:rsidR="00716D94">
          <w:rPr>
            <w:noProof/>
            <w:webHidden/>
          </w:rPr>
          <w:tab/>
        </w:r>
        <w:r w:rsidR="00716D94">
          <w:rPr>
            <w:noProof/>
            <w:webHidden/>
          </w:rPr>
          <w:fldChar w:fldCharType="begin"/>
        </w:r>
        <w:r w:rsidR="00716D94">
          <w:rPr>
            <w:noProof/>
            <w:webHidden/>
          </w:rPr>
          <w:instrText xml:space="preserve"> PAGEREF _Toc108437006 \h </w:instrText>
        </w:r>
        <w:r w:rsidR="00716D94">
          <w:rPr>
            <w:noProof/>
            <w:webHidden/>
          </w:rPr>
        </w:r>
        <w:r w:rsidR="00716D94">
          <w:rPr>
            <w:noProof/>
            <w:webHidden/>
          </w:rPr>
          <w:fldChar w:fldCharType="separate"/>
        </w:r>
        <w:r w:rsidR="00716D94">
          <w:rPr>
            <w:noProof/>
            <w:webHidden/>
          </w:rPr>
          <w:t>64</w:t>
        </w:r>
        <w:r w:rsidR="00716D94">
          <w:rPr>
            <w:noProof/>
            <w:webHidden/>
          </w:rPr>
          <w:fldChar w:fldCharType="end"/>
        </w:r>
      </w:hyperlink>
    </w:p>
    <w:p w14:paraId="289A0E20"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7007" w:history="1">
        <w:r w:rsidR="00716D94" w:rsidRPr="00913C42">
          <w:rPr>
            <w:rStyle w:val="Hipervnculo"/>
            <w:noProof/>
          </w:rPr>
          <w:t>CUADRO 42. CUMPLIMIENTO DE LA LEY 1614/2020 Y LA NP 24 001 80</w:t>
        </w:r>
        <w:r w:rsidR="00716D94">
          <w:rPr>
            <w:noProof/>
            <w:webHidden/>
          </w:rPr>
          <w:tab/>
        </w:r>
        <w:r w:rsidR="00716D94">
          <w:rPr>
            <w:noProof/>
            <w:webHidden/>
          </w:rPr>
          <w:fldChar w:fldCharType="begin"/>
        </w:r>
        <w:r w:rsidR="00716D94">
          <w:rPr>
            <w:noProof/>
            <w:webHidden/>
          </w:rPr>
          <w:instrText xml:space="preserve"> PAGEREF _Toc108437007 \h </w:instrText>
        </w:r>
        <w:r w:rsidR="00716D94">
          <w:rPr>
            <w:noProof/>
            <w:webHidden/>
          </w:rPr>
        </w:r>
        <w:r w:rsidR="00716D94">
          <w:rPr>
            <w:noProof/>
            <w:webHidden/>
          </w:rPr>
          <w:fldChar w:fldCharType="separate"/>
        </w:r>
        <w:r w:rsidR="00716D94">
          <w:rPr>
            <w:noProof/>
            <w:webHidden/>
          </w:rPr>
          <w:t>65</w:t>
        </w:r>
        <w:r w:rsidR="00716D94">
          <w:rPr>
            <w:noProof/>
            <w:webHidden/>
          </w:rPr>
          <w:fldChar w:fldCharType="end"/>
        </w:r>
      </w:hyperlink>
    </w:p>
    <w:p w14:paraId="391C9D92"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7008" w:history="1">
        <w:r w:rsidR="00716D94" w:rsidRPr="00913C42">
          <w:rPr>
            <w:rStyle w:val="Hipervnculo"/>
            <w:noProof/>
          </w:rPr>
          <w:t>CUADRO 43. CUMPLIMIENTO DE LA LEY 1614/2020 Y LA NP 24 001 80 - GW 06</w:t>
        </w:r>
        <w:r w:rsidR="00716D94">
          <w:rPr>
            <w:noProof/>
            <w:webHidden/>
          </w:rPr>
          <w:tab/>
        </w:r>
        <w:r w:rsidR="00716D94">
          <w:rPr>
            <w:noProof/>
            <w:webHidden/>
          </w:rPr>
          <w:fldChar w:fldCharType="begin"/>
        </w:r>
        <w:r w:rsidR="00716D94">
          <w:rPr>
            <w:noProof/>
            <w:webHidden/>
          </w:rPr>
          <w:instrText xml:space="preserve"> PAGEREF _Toc108437008 \h </w:instrText>
        </w:r>
        <w:r w:rsidR="00716D94">
          <w:rPr>
            <w:noProof/>
            <w:webHidden/>
          </w:rPr>
        </w:r>
        <w:r w:rsidR="00716D94">
          <w:rPr>
            <w:noProof/>
            <w:webHidden/>
          </w:rPr>
          <w:fldChar w:fldCharType="separate"/>
        </w:r>
        <w:r w:rsidR="00716D94">
          <w:rPr>
            <w:noProof/>
            <w:webHidden/>
          </w:rPr>
          <w:t>66</w:t>
        </w:r>
        <w:r w:rsidR="00716D94">
          <w:rPr>
            <w:noProof/>
            <w:webHidden/>
          </w:rPr>
          <w:fldChar w:fldCharType="end"/>
        </w:r>
      </w:hyperlink>
    </w:p>
    <w:p w14:paraId="19D5A982" w14:textId="77777777" w:rsidR="00716D94"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437009" w:history="1">
        <w:r w:rsidR="00716D94" w:rsidRPr="00913C42">
          <w:rPr>
            <w:rStyle w:val="Hipervnculo"/>
            <w:noProof/>
          </w:rPr>
          <w:t>CUADRO 44. CUMPLIMIENTO DE LA LEY 1614/2020 Y LA NP 24 001 80 – GW 07</w:t>
        </w:r>
        <w:r w:rsidR="00716D94">
          <w:rPr>
            <w:noProof/>
            <w:webHidden/>
          </w:rPr>
          <w:tab/>
        </w:r>
        <w:r w:rsidR="00716D94">
          <w:rPr>
            <w:noProof/>
            <w:webHidden/>
          </w:rPr>
          <w:fldChar w:fldCharType="begin"/>
        </w:r>
        <w:r w:rsidR="00716D94">
          <w:rPr>
            <w:noProof/>
            <w:webHidden/>
          </w:rPr>
          <w:instrText xml:space="preserve"> PAGEREF _Toc108437009 \h </w:instrText>
        </w:r>
        <w:r w:rsidR="00716D94">
          <w:rPr>
            <w:noProof/>
            <w:webHidden/>
          </w:rPr>
        </w:r>
        <w:r w:rsidR="00716D94">
          <w:rPr>
            <w:noProof/>
            <w:webHidden/>
          </w:rPr>
          <w:fldChar w:fldCharType="separate"/>
        </w:r>
        <w:r w:rsidR="00716D94">
          <w:rPr>
            <w:noProof/>
            <w:webHidden/>
          </w:rPr>
          <w:t>67</w:t>
        </w:r>
        <w:r w:rsidR="00716D94">
          <w:rPr>
            <w:noProof/>
            <w:webHidden/>
          </w:rPr>
          <w:fldChar w:fldCharType="end"/>
        </w:r>
      </w:hyperlink>
    </w:p>
    <w:p w14:paraId="788690D2" w14:textId="77777777" w:rsidR="00214EA0" w:rsidRDefault="00214EA0">
      <w:pPr>
        <w:spacing w:after="160" w:line="259" w:lineRule="auto"/>
        <w:contextualSpacing w:val="0"/>
        <w:rPr>
          <w:b/>
        </w:rPr>
      </w:pPr>
      <w:r w:rsidRPr="005A1C35">
        <w:rPr>
          <w:b/>
          <w:sz w:val="18"/>
          <w:szCs w:val="18"/>
        </w:rPr>
        <w:fldChar w:fldCharType="end"/>
      </w:r>
    </w:p>
    <w:p w14:paraId="73D24ACF" w14:textId="68F38738" w:rsidR="003077FC" w:rsidRDefault="00725D98">
      <w:pPr>
        <w:spacing w:after="160" w:line="259" w:lineRule="auto"/>
        <w:contextualSpacing w:val="0"/>
        <w:rPr>
          <w:b/>
        </w:rPr>
      </w:pPr>
      <w:r>
        <w:rPr>
          <w:b/>
        </w:rPr>
        <w:br w:type="page"/>
      </w:r>
    </w:p>
    <w:p w14:paraId="6358120F" w14:textId="2474749F" w:rsidR="00B02860" w:rsidRPr="005A1C35" w:rsidRDefault="00B02860" w:rsidP="00B02860">
      <w:pPr>
        <w:pStyle w:val="Tabladeilustraciones"/>
        <w:tabs>
          <w:tab w:val="right" w:leader="dot" w:pos="8494"/>
        </w:tabs>
        <w:jc w:val="center"/>
        <w:rPr>
          <w:b/>
          <w:sz w:val="18"/>
          <w:szCs w:val="18"/>
        </w:rPr>
      </w:pPr>
      <w:r w:rsidRPr="005A1C35">
        <w:rPr>
          <w:b/>
          <w:sz w:val="18"/>
          <w:szCs w:val="18"/>
        </w:rPr>
        <w:lastRenderedPageBreak/>
        <w:t>LISTA DE TABLAS</w:t>
      </w:r>
    </w:p>
    <w:p w14:paraId="44B9BC2A" w14:textId="77777777" w:rsidR="00B02860" w:rsidRPr="005A1C35" w:rsidRDefault="00B02860" w:rsidP="00B02860">
      <w:pPr>
        <w:rPr>
          <w:sz w:val="18"/>
          <w:szCs w:val="18"/>
        </w:rPr>
      </w:pPr>
    </w:p>
    <w:p w14:paraId="7602A88D" w14:textId="77777777" w:rsidR="00420F18" w:rsidRDefault="00FA2DDC">
      <w:pPr>
        <w:pStyle w:val="Tabladeilustraciones"/>
        <w:tabs>
          <w:tab w:val="right" w:leader="dot" w:pos="8494"/>
        </w:tabs>
        <w:rPr>
          <w:rFonts w:asciiTheme="minorHAnsi" w:eastAsiaTheme="minorEastAsia" w:hAnsiTheme="minorHAnsi" w:cstheme="minorBidi"/>
          <w:noProof/>
          <w:color w:val="auto"/>
          <w:sz w:val="22"/>
          <w:szCs w:val="22"/>
          <w:lang w:val="es-ES" w:eastAsia="es-ES"/>
        </w:rPr>
      </w:pPr>
      <w:r w:rsidRPr="005A1C35">
        <w:rPr>
          <w:b/>
          <w:sz w:val="18"/>
          <w:szCs w:val="18"/>
        </w:rPr>
        <w:fldChar w:fldCharType="begin"/>
      </w:r>
      <w:r w:rsidRPr="005A1C35">
        <w:rPr>
          <w:b/>
          <w:sz w:val="18"/>
          <w:szCs w:val="18"/>
        </w:rPr>
        <w:instrText xml:space="preserve"> TOC \h \z \c "Tabla" </w:instrText>
      </w:r>
      <w:r w:rsidRPr="005A1C35">
        <w:rPr>
          <w:b/>
          <w:sz w:val="18"/>
          <w:szCs w:val="18"/>
        </w:rPr>
        <w:fldChar w:fldCharType="separate"/>
      </w:r>
      <w:hyperlink w:anchor="_Toc108567678" w:history="1">
        <w:r w:rsidR="00420F18" w:rsidRPr="007828E3">
          <w:rPr>
            <w:rStyle w:val="Hipervnculo"/>
            <w:noProof/>
          </w:rPr>
          <w:t>TABLA 1. PUNTOS DE MONITOREO DE AGUAS SUPERFICIALES</w:t>
        </w:r>
        <w:r w:rsidR="00420F18">
          <w:rPr>
            <w:noProof/>
            <w:webHidden/>
          </w:rPr>
          <w:tab/>
        </w:r>
        <w:r w:rsidR="00420F18">
          <w:rPr>
            <w:noProof/>
            <w:webHidden/>
          </w:rPr>
          <w:fldChar w:fldCharType="begin"/>
        </w:r>
        <w:r w:rsidR="00420F18">
          <w:rPr>
            <w:noProof/>
            <w:webHidden/>
          </w:rPr>
          <w:instrText xml:space="preserve"> PAGEREF _Toc108567678 \h </w:instrText>
        </w:r>
        <w:r w:rsidR="00420F18">
          <w:rPr>
            <w:noProof/>
            <w:webHidden/>
          </w:rPr>
        </w:r>
        <w:r w:rsidR="00420F18">
          <w:rPr>
            <w:noProof/>
            <w:webHidden/>
          </w:rPr>
          <w:fldChar w:fldCharType="separate"/>
        </w:r>
        <w:r w:rsidR="00420F18">
          <w:rPr>
            <w:noProof/>
            <w:webHidden/>
          </w:rPr>
          <w:t>9</w:t>
        </w:r>
        <w:r w:rsidR="00420F18">
          <w:rPr>
            <w:noProof/>
            <w:webHidden/>
          </w:rPr>
          <w:fldChar w:fldCharType="end"/>
        </w:r>
      </w:hyperlink>
    </w:p>
    <w:p w14:paraId="5F090D40" w14:textId="77777777" w:rsidR="00420F18"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567679" w:history="1">
        <w:r w:rsidR="00420F18" w:rsidRPr="007828E3">
          <w:rPr>
            <w:rStyle w:val="Hipervnculo"/>
            <w:noProof/>
          </w:rPr>
          <w:t>TABLA 2. PUNTOS DE MONITOREO DEL RÍO PARAGUAY</w:t>
        </w:r>
        <w:r w:rsidR="00420F18">
          <w:rPr>
            <w:noProof/>
            <w:webHidden/>
          </w:rPr>
          <w:tab/>
        </w:r>
        <w:r w:rsidR="00420F18">
          <w:rPr>
            <w:noProof/>
            <w:webHidden/>
          </w:rPr>
          <w:fldChar w:fldCharType="begin"/>
        </w:r>
        <w:r w:rsidR="00420F18">
          <w:rPr>
            <w:noProof/>
            <w:webHidden/>
          </w:rPr>
          <w:instrText xml:space="preserve"> PAGEREF _Toc108567679 \h </w:instrText>
        </w:r>
        <w:r w:rsidR="00420F18">
          <w:rPr>
            <w:noProof/>
            <w:webHidden/>
          </w:rPr>
        </w:r>
        <w:r w:rsidR="00420F18">
          <w:rPr>
            <w:noProof/>
            <w:webHidden/>
          </w:rPr>
          <w:fldChar w:fldCharType="separate"/>
        </w:r>
        <w:r w:rsidR="00420F18">
          <w:rPr>
            <w:noProof/>
            <w:webHidden/>
          </w:rPr>
          <w:t>10</w:t>
        </w:r>
        <w:r w:rsidR="00420F18">
          <w:rPr>
            <w:noProof/>
            <w:webHidden/>
          </w:rPr>
          <w:fldChar w:fldCharType="end"/>
        </w:r>
      </w:hyperlink>
    </w:p>
    <w:p w14:paraId="794E3CF8" w14:textId="77777777" w:rsidR="00420F18"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567680" w:history="1">
        <w:r w:rsidR="00420F18" w:rsidRPr="007828E3">
          <w:rPr>
            <w:rStyle w:val="Hipervnculo"/>
            <w:noProof/>
          </w:rPr>
          <w:t>TABLA 3. PUNTOS DE MONITOREO DE AGUAS SUBTERRÁNEAS</w:t>
        </w:r>
        <w:r w:rsidR="00420F18">
          <w:rPr>
            <w:noProof/>
            <w:webHidden/>
          </w:rPr>
          <w:tab/>
        </w:r>
        <w:r w:rsidR="00420F18">
          <w:rPr>
            <w:noProof/>
            <w:webHidden/>
          </w:rPr>
          <w:fldChar w:fldCharType="begin"/>
        </w:r>
        <w:r w:rsidR="00420F18">
          <w:rPr>
            <w:noProof/>
            <w:webHidden/>
          </w:rPr>
          <w:instrText xml:space="preserve"> PAGEREF _Toc108567680 \h </w:instrText>
        </w:r>
        <w:r w:rsidR="00420F18">
          <w:rPr>
            <w:noProof/>
            <w:webHidden/>
          </w:rPr>
        </w:r>
        <w:r w:rsidR="00420F18">
          <w:rPr>
            <w:noProof/>
            <w:webHidden/>
          </w:rPr>
          <w:fldChar w:fldCharType="separate"/>
        </w:r>
        <w:r w:rsidR="00420F18">
          <w:rPr>
            <w:noProof/>
            <w:webHidden/>
          </w:rPr>
          <w:t>10</w:t>
        </w:r>
        <w:r w:rsidR="00420F18">
          <w:rPr>
            <w:noProof/>
            <w:webHidden/>
          </w:rPr>
          <w:fldChar w:fldCharType="end"/>
        </w:r>
      </w:hyperlink>
    </w:p>
    <w:p w14:paraId="4985E570" w14:textId="77777777" w:rsidR="00420F18"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567681" w:history="1">
        <w:r w:rsidR="00420F18" w:rsidRPr="007828E3">
          <w:rPr>
            <w:rStyle w:val="Hipervnculo"/>
            <w:noProof/>
          </w:rPr>
          <w:t>TABLA 4. PARÁMETROS PARA AGUAS SUPERFICIALES</w:t>
        </w:r>
        <w:r w:rsidR="00420F18">
          <w:rPr>
            <w:noProof/>
            <w:webHidden/>
          </w:rPr>
          <w:tab/>
        </w:r>
        <w:r w:rsidR="00420F18">
          <w:rPr>
            <w:noProof/>
            <w:webHidden/>
          </w:rPr>
          <w:fldChar w:fldCharType="begin"/>
        </w:r>
        <w:r w:rsidR="00420F18">
          <w:rPr>
            <w:noProof/>
            <w:webHidden/>
          </w:rPr>
          <w:instrText xml:space="preserve"> PAGEREF _Toc108567681 \h </w:instrText>
        </w:r>
        <w:r w:rsidR="00420F18">
          <w:rPr>
            <w:noProof/>
            <w:webHidden/>
          </w:rPr>
        </w:r>
        <w:r w:rsidR="00420F18">
          <w:rPr>
            <w:noProof/>
            <w:webHidden/>
          </w:rPr>
          <w:fldChar w:fldCharType="separate"/>
        </w:r>
        <w:r w:rsidR="00420F18">
          <w:rPr>
            <w:noProof/>
            <w:webHidden/>
          </w:rPr>
          <w:t>12</w:t>
        </w:r>
        <w:r w:rsidR="00420F18">
          <w:rPr>
            <w:noProof/>
            <w:webHidden/>
          </w:rPr>
          <w:fldChar w:fldCharType="end"/>
        </w:r>
      </w:hyperlink>
    </w:p>
    <w:p w14:paraId="30BFD061" w14:textId="77777777" w:rsidR="00420F18"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567682" w:history="1">
        <w:r w:rsidR="00420F18" w:rsidRPr="007828E3">
          <w:rPr>
            <w:rStyle w:val="Hipervnculo"/>
            <w:noProof/>
          </w:rPr>
          <w:t>TABLA 5. PARÁMETROS PARA AGUAS SUBTERRÁNEAS</w:t>
        </w:r>
        <w:r w:rsidR="00420F18">
          <w:rPr>
            <w:noProof/>
            <w:webHidden/>
          </w:rPr>
          <w:tab/>
        </w:r>
        <w:r w:rsidR="00420F18">
          <w:rPr>
            <w:noProof/>
            <w:webHidden/>
          </w:rPr>
          <w:fldChar w:fldCharType="begin"/>
        </w:r>
        <w:r w:rsidR="00420F18">
          <w:rPr>
            <w:noProof/>
            <w:webHidden/>
          </w:rPr>
          <w:instrText xml:space="preserve"> PAGEREF _Toc108567682 \h </w:instrText>
        </w:r>
        <w:r w:rsidR="00420F18">
          <w:rPr>
            <w:noProof/>
            <w:webHidden/>
          </w:rPr>
        </w:r>
        <w:r w:rsidR="00420F18">
          <w:rPr>
            <w:noProof/>
            <w:webHidden/>
          </w:rPr>
          <w:fldChar w:fldCharType="separate"/>
        </w:r>
        <w:r w:rsidR="00420F18">
          <w:rPr>
            <w:noProof/>
            <w:webHidden/>
          </w:rPr>
          <w:t>12</w:t>
        </w:r>
        <w:r w:rsidR="00420F18">
          <w:rPr>
            <w:noProof/>
            <w:webHidden/>
          </w:rPr>
          <w:fldChar w:fldCharType="end"/>
        </w:r>
      </w:hyperlink>
    </w:p>
    <w:p w14:paraId="49A9F925" w14:textId="77777777" w:rsidR="00420F18"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567683" w:history="1">
        <w:r w:rsidR="00420F18" w:rsidRPr="007828E3">
          <w:rPr>
            <w:rStyle w:val="Hipervnculo"/>
            <w:noProof/>
          </w:rPr>
          <w:t>TABLA 6. PARÁMETROS PARA EL RÍO PARAGUAY</w:t>
        </w:r>
        <w:r w:rsidR="00420F18">
          <w:rPr>
            <w:noProof/>
            <w:webHidden/>
          </w:rPr>
          <w:tab/>
        </w:r>
        <w:r w:rsidR="00420F18">
          <w:rPr>
            <w:noProof/>
            <w:webHidden/>
          </w:rPr>
          <w:fldChar w:fldCharType="begin"/>
        </w:r>
        <w:r w:rsidR="00420F18">
          <w:rPr>
            <w:noProof/>
            <w:webHidden/>
          </w:rPr>
          <w:instrText xml:space="preserve"> PAGEREF _Toc108567683 \h </w:instrText>
        </w:r>
        <w:r w:rsidR="00420F18">
          <w:rPr>
            <w:noProof/>
            <w:webHidden/>
          </w:rPr>
        </w:r>
        <w:r w:rsidR="00420F18">
          <w:rPr>
            <w:noProof/>
            <w:webHidden/>
          </w:rPr>
          <w:fldChar w:fldCharType="separate"/>
        </w:r>
        <w:r w:rsidR="00420F18">
          <w:rPr>
            <w:noProof/>
            <w:webHidden/>
          </w:rPr>
          <w:t>13</w:t>
        </w:r>
        <w:r w:rsidR="00420F18">
          <w:rPr>
            <w:noProof/>
            <w:webHidden/>
          </w:rPr>
          <w:fldChar w:fldCharType="end"/>
        </w:r>
      </w:hyperlink>
    </w:p>
    <w:p w14:paraId="18C7ED77" w14:textId="77777777" w:rsidR="00420F18"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567684" w:history="1">
        <w:r w:rsidR="00420F18" w:rsidRPr="007828E3">
          <w:rPr>
            <w:rStyle w:val="Hipervnculo"/>
            <w:noProof/>
          </w:rPr>
          <w:t>TABLA 7. FRASCOS Y PRESERVANTES POR CADA TIPO DE MUESTRA</w:t>
        </w:r>
        <w:r w:rsidR="00420F18">
          <w:rPr>
            <w:noProof/>
            <w:webHidden/>
          </w:rPr>
          <w:tab/>
        </w:r>
        <w:r w:rsidR="00420F18">
          <w:rPr>
            <w:noProof/>
            <w:webHidden/>
          </w:rPr>
          <w:fldChar w:fldCharType="begin"/>
        </w:r>
        <w:r w:rsidR="00420F18">
          <w:rPr>
            <w:noProof/>
            <w:webHidden/>
          </w:rPr>
          <w:instrText xml:space="preserve"> PAGEREF _Toc108567684 \h </w:instrText>
        </w:r>
        <w:r w:rsidR="00420F18">
          <w:rPr>
            <w:noProof/>
            <w:webHidden/>
          </w:rPr>
        </w:r>
        <w:r w:rsidR="00420F18">
          <w:rPr>
            <w:noProof/>
            <w:webHidden/>
          </w:rPr>
          <w:fldChar w:fldCharType="separate"/>
        </w:r>
        <w:r w:rsidR="00420F18">
          <w:rPr>
            <w:noProof/>
            <w:webHidden/>
          </w:rPr>
          <w:t>14</w:t>
        </w:r>
        <w:r w:rsidR="00420F18">
          <w:rPr>
            <w:noProof/>
            <w:webHidden/>
          </w:rPr>
          <w:fldChar w:fldCharType="end"/>
        </w:r>
      </w:hyperlink>
    </w:p>
    <w:p w14:paraId="48EDACB8" w14:textId="77777777" w:rsidR="00420F18"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567685" w:history="1">
        <w:r w:rsidR="00420F18" w:rsidRPr="007828E3">
          <w:rPr>
            <w:rStyle w:val="Hipervnculo"/>
            <w:noProof/>
          </w:rPr>
          <w:t>TABLA 8. MÉTODOS PARA PARÁMETROS HIDROBIOLÓGICOS-BACTERIOLÓGICOS</w:t>
        </w:r>
        <w:r w:rsidR="00420F18">
          <w:rPr>
            <w:noProof/>
            <w:webHidden/>
          </w:rPr>
          <w:tab/>
        </w:r>
        <w:r w:rsidR="00420F18">
          <w:rPr>
            <w:noProof/>
            <w:webHidden/>
          </w:rPr>
          <w:fldChar w:fldCharType="begin"/>
        </w:r>
        <w:r w:rsidR="00420F18">
          <w:rPr>
            <w:noProof/>
            <w:webHidden/>
          </w:rPr>
          <w:instrText xml:space="preserve"> PAGEREF _Toc108567685 \h </w:instrText>
        </w:r>
        <w:r w:rsidR="00420F18">
          <w:rPr>
            <w:noProof/>
            <w:webHidden/>
          </w:rPr>
        </w:r>
        <w:r w:rsidR="00420F18">
          <w:rPr>
            <w:noProof/>
            <w:webHidden/>
          </w:rPr>
          <w:fldChar w:fldCharType="separate"/>
        </w:r>
        <w:r w:rsidR="00420F18">
          <w:rPr>
            <w:noProof/>
            <w:webHidden/>
          </w:rPr>
          <w:t>15</w:t>
        </w:r>
        <w:r w:rsidR="00420F18">
          <w:rPr>
            <w:noProof/>
            <w:webHidden/>
          </w:rPr>
          <w:fldChar w:fldCharType="end"/>
        </w:r>
      </w:hyperlink>
    </w:p>
    <w:p w14:paraId="6107FB6A" w14:textId="77777777" w:rsidR="00420F18"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567686" w:history="1">
        <w:r w:rsidR="00420F18" w:rsidRPr="007828E3">
          <w:rPr>
            <w:rStyle w:val="Hipervnculo"/>
            <w:noProof/>
          </w:rPr>
          <w:t>TABLA 9. MÉTODOS APLICADOS A  PARAMÉTROS FISICOQUÍMICOS</w:t>
        </w:r>
        <w:r w:rsidR="00420F18">
          <w:rPr>
            <w:noProof/>
            <w:webHidden/>
          </w:rPr>
          <w:tab/>
        </w:r>
        <w:r w:rsidR="00420F18">
          <w:rPr>
            <w:noProof/>
            <w:webHidden/>
          </w:rPr>
          <w:fldChar w:fldCharType="begin"/>
        </w:r>
        <w:r w:rsidR="00420F18">
          <w:rPr>
            <w:noProof/>
            <w:webHidden/>
          </w:rPr>
          <w:instrText xml:space="preserve"> PAGEREF _Toc108567686 \h </w:instrText>
        </w:r>
        <w:r w:rsidR="00420F18">
          <w:rPr>
            <w:noProof/>
            <w:webHidden/>
          </w:rPr>
        </w:r>
        <w:r w:rsidR="00420F18">
          <w:rPr>
            <w:noProof/>
            <w:webHidden/>
          </w:rPr>
          <w:fldChar w:fldCharType="separate"/>
        </w:r>
        <w:r w:rsidR="00420F18">
          <w:rPr>
            <w:noProof/>
            <w:webHidden/>
          </w:rPr>
          <w:t>16</w:t>
        </w:r>
        <w:r w:rsidR="00420F18">
          <w:rPr>
            <w:noProof/>
            <w:webHidden/>
          </w:rPr>
          <w:fldChar w:fldCharType="end"/>
        </w:r>
      </w:hyperlink>
    </w:p>
    <w:p w14:paraId="0A44F2EB" w14:textId="77777777" w:rsidR="00420F18" w:rsidRDefault="00000000">
      <w:pPr>
        <w:pStyle w:val="Tabladeilustraciones"/>
        <w:tabs>
          <w:tab w:val="right" w:leader="dot" w:pos="8494"/>
        </w:tabs>
        <w:rPr>
          <w:rFonts w:asciiTheme="minorHAnsi" w:eastAsiaTheme="minorEastAsia" w:hAnsiTheme="minorHAnsi" w:cstheme="minorBidi"/>
          <w:noProof/>
          <w:color w:val="auto"/>
          <w:sz w:val="22"/>
          <w:szCs w:val="22"/>
          <w:lang w:val="es-ES" w:eastAsia="es-ES"/>
        </w:rPr>
      </w:pPr>
      <w:hyperlink w:anchor="_Toc108567687" w:history="1">
        <w:r w:rsidR="00420F18" w:rsidRPr="007828E3">
          <w:rPr>
            <w:rStyle w:val="Hipervnculo"/>
            <w:noProof/>
          </w:rPr>
          <w:t>TABLA 10. MÉTODOS APLICADOS PARA DETERMINACIÓN DE AGROQUÍMICOS</w:t>
        </w:r>
        <w:r w:rsidR="00420F18">
          <w:rPr>
            <w:noProof/>
            <w:webHidden/>
          </w:rPr>
          <w:tab/>
        </w:r>
        <w:r w:rsidR="00420F18">
          <w:rPr>
            <w:noProof/>
            <w:webHidden/>
          </w:rPr>
          <w:fldChar w:fldCharType="begin"/>
        </w:r>
        <w:r w:rsidR="00420F18">
          <w:rPr>
            <w:noProof/>
            <w:webHidden/>
          </w:rPr>
          <w:instrText xml:space="preserve"> PAGEREF _Toc108567687 \h </w:instrText>
        </w:r>
        <w:r w:rsidR="00420F18">
          <w:rPr>
            <w:noProof/>
            <w:webHidden/>
          </w:rPr>
        </w:r>
        <w:r w:rsidR="00420F18">
          <w:rPr>
            <w:noProof/>
            <w:webHidden/>
          </w:rPr>
          <w:fldChar w:fldCharType="separate"/>
        </w:r>
        <w:r w:rsidR="00420F18">
          <w:rPr>
            <w:noProof/>
            <w:webHidden/>
          </w:rPr>
          <w:t>19</w:t>
        </w:r>
        <w:r w:rsidR="00420F18">
          <w:rPr>
            <w:noProof/>
            <w:webHidden/>
          </w:rPr>
          <w:fldChar w:fldCharType="end"/>
        </w:r>
      </w:hyperlink>
    </w:p>
    <w:p w14:paraId="619769ED" w14:textId="1CDAEEFD" w:rsidR="003077FC" w:rsidRDefault="00FA2DDC">
      <w:pPr>
        <w:spacing w:after="160" w:line="259" w:lineRule="auto"/>
        <w:contextualSpacing w:val="0"/>
        <w:rPr>
          <w:b/>
        </w:rPr>
      </w:pPr>
      <w:r w:rsidRPr="005A1C35">
        <w:rPr>
          <w:b/>
          <w:sz w:val="18"/>
          <w:szCs w:val="18"/>
        </w:rPr>
        <w:fldChar w:fldCharType="end"/>
      </w:r>
      <w:r w:rsidR="003077FC">
        <w:rPr>
          <w:b/>
        </w:rPr>
        <w:br w:type="page"/>
      </w:r>
    </w:p>
    <w:p w14:paraId="0F5CA1F4" w14:textId="42B75F4E" w:rsidR="000B24D6" w:rsidRPr="0072002C" w:rsidRDefault="000B24D6" w:rsidP="00083694">
      <w:pPr>
        <w:pStyle w:val="Ttulo1"/>
        <w:rPr>
          <w:b w:val="0"/>
        </w:rPr>
      </w:pPr>
      <w:bookmarkStart w:id="0" w:name="_Toc70326546"/>
      <w:bookmarkStart w:id="1" w:name="_Toc70327354"/>
      <w:bookmarkStart w:id="2" w:name="_Toc108566529"/>
      <w:r w:rsidRPr="0072002C">
        <w:lastRenderedPageBreak/>
        <w:t>I. INTRODUCCIÓN</w:t>
      </w:r>
      <w:bookmarkEnd w:id="0"/>
      <w:bookmarkEnd w:id="1"/>
      <w:bookmarkEnd w:id="2"/>
    </w:p>
    <w:p w14:paraId="6FBDD7BE" w14:textId="77777777" w:rsidR="000B24D6" w:rsidRPr="0072002C" w:rsidRDefault="000B24D6" w:rsidP="000B24D6">
      <w:pPr>
        <w:jc w:val="both"/>
        <w:rPr>
          <w:b/>
        </w:rPr>
      </w:pPr>
    </w:p>
    <w:p w14:paraId="2B93267C" w14:textId="591E802C" w:rsidR="00AB48A2" w:rsidRDefault="00AB48A2" w:rsidP="00AB48A2">
      <w:pPr>
        <w:jc w:val="both"/>
      </w:pPr>
      <w:r w:rsidRPr="005108AB">
        <w:t xml:space="preserve">El presente </w:t>
      </w:r>
      <w:r>
        <w:t xml:space="preserve">documento corresponde al Informe </w:t>
      </w:r>
      <w:r w:rsidR="00AC625E">
        <w:t>De Temporada de Lluvias 2022 realizado en el marco del</w:t>
      </w:r>
      <w:r>
        <w:t xml:space="preserve"> “Monitoreo de calidad de agua</w:t>
      </w:r>
      <w:r w:rsidR="00AC625E">
        <w:t xml:space="preserve"> subterránea y superficial</w:t>
      </w:r>
      <w:r>
        <w:t xml:space="preserve">” cuyos términos de referencia fueron definidos por la empresa contratante PARACEL S.A. La mencionada firma </w:t>
      </w:r>
      <w:r w:rsidRPr="005108AB">
        <w:t>se encuentra a cargo del proyecto “Construcción y operación de una planta para la fabricación de pasta de celulosa BKP sobre el Río Paraguay”, la</w:t>
      </w:r>
      <w:r>
        <w:t xml:space="preserve"> cual se desarrolla</w:t>
      </w:r>
      <w:r w:rsidRPr="005108AB">
        <w:t xml:space="preserve"> </w:t>
      </w:r>
      <w:r w:rsidRPr="00EE42B4">
        <w:t>aproximadamente a 15 km al Norte de la ciudad de Concepción</w:t>
      </w:r>
      <w:r w:rsidRPr="005108AB">
        <w:t xml:space="preserve">. </w:t>
      </w:r>
    </w:p>
    <w:p w14:paraId="47383EFC" w14:textId="77777777" w:rsidR="00AB48A2" w:rsidRDefault="00AB48A2" w:rsidP="00AB48A2">
      <w:pPr>
        <w:jc w:val="both"/>
      </w:pPr>
    </w:p>
    <w:p w14:paraId="53D51E84" w14:textId="77777777" w:rsidR="00AB48A2" w:rsidRPr="005108AB" w:rsidRDefault="00AB48A2" w:rsidP="00AB48A2">
      <w:pPr>
        <w:jc w:val="both"/>
      </w:pPr>
      <w:r w:rsidRPr="005108AB">
        <w:t>Así</w:t>
      </w:r>
      <w:r>
        <w:t xml:space="preserve"> </w:t>
      </w:r>
      <w:r w:rsidRPr="005108AB">
        <w:t xml:space="preserve">mismo, este reporte responde a los requerimientos ambientales de la Corporación Financiera Internacional (IFC), entidad financiadora, la cual exige la elaboración de una Línea de Base con la finalidad de establecer las condiciones ambientales previas a la implementación del proyecto y que, posteriormente serán de utilidad para monitorear potenciales cambios resultantes de la implementación </w:t>
      </w:r>
      <w:proofErr w:type="gramStart"/>
      <w:r w:rsidRPr="005108AB">
        <w:t xml:space="preserve">del </w:t>
      </w:r>
      <w:r>
        <w:t>mismo</w:t>
      </w:r>
      <w:proofErr w:type="gramEnd"/>
      <w:r w:rsidRPr="005108AB">
        <w:t>.</w:t>
      </w:r>
    </w:p>
    <w:p w14:paraId="3200870B" w14:textId="77777777" w:rsidR="00AB48A2" w:rsidRDefault="00AB48A2" w:rsidP="00AB48A2">
      <w:pPr>
        <w:jc w:val="both"/>
      </w:pPr>
    </w:p>
    <w:p w14:paraId="594989B6" w14:textId="77777777" w:rsidR="00AB48A2" w:rsidRDefault="00AB48A2" w:rsidP="00AB48A2">
      <w:pPr>
        <w:jc w:val="both"/>
      </w:pPr>
      <w:r w:rsidRPr="005108AB">
        <w:t xml:space="preserve">El propósito de </w:t>
      </w:r>
      <w:r>
        <w:t>esta consultoría</w:t>
      </w:r>
      <w:r w:rsidRPr="005108AB">
        <w:t xml:space="preserve"> es </w:t>
      </w:r>
      <w:r>
        <w:t>establecer la Línea Base de</w:t>
      </w:r>
      <w:r w:rsidRPr="005108AB">
        <w:t xml:space="preserve"> </w:t>
      </w:r>
      <w:r>
        <w:t>la calidad</w:t>
      </w:r>
      <w:r w:rsidRPr="005108AB">
        <w:t xml:space="preserve"> de agua</w:t>
      </w:r>
      <w:r>
        <w:t>,</w:t>
      </w:r>
      <w:r w:rsidRPr="005108AB">
        <w:t xml:space="preserve"> superficial y subterránea</w:t>
      </w:r>
      <w:r>
        <w:t>,</w:t>
      </w:r>
      <w:r w:rsidRPr="005108AB">
        <w:t xml:space="preserve"> </w:t>
      </w:r>
      <w:r>
        <w:t xml:space="preserve">existente actualmente en el área directamente afectada por el proyecto (ADA) y en su área de influencia indirecta (AII), antes de que ocurran las conversiones a Zona Industrial y Plantaciones Forestales respectivamente </w:t>
      </w:r>
      <w:r w:rsidRPr="00A3305B">
        <w:t>(</w:t>
      </w:r>
      <w:proofErr w:type="spellStart"/>
      <w:r w:rsidRPr="00A3305B">
        <w:rPr>
          <w:i/>
        </w:rPr>
        <w:t>background</w:t>
      </w:r>
      <w:proofErr w:type="spellEnd"/>
      <w:r w:rsidRPr="00A3305B">
        <w:t>).</w:t>
      </w:r>
      <w:r w:rsidRPr="005108AB">
        <w:t xml:space="preserve"> </w:t>
      </w:r>
    </w:p>
    <w:p w14:paraId="7534E75A" w14:textId="77777777" w:rsidR="00AB48A2" w:rsidRPr="005108AB" w:rsidRDefault="00AB48A2" w:rsidP="00AB48A2">
      <w:pPr>
        <w:jc w:val="both"/>
      </w:pPr>
    </w:p>
    <w:p w14:paraId="099C588A" w14:textId="77777777" w:rsidR="00AB48A2" w:rsidRDefault="00AB48A2" w:rsidP="00AB48A2">
      <w:pPr>
        <w:jc w:val="both"/>
      </w:pPr>
      <w:r w:rsidRPr="005108AB">
        <w:t>A continuación, se mencionan los objetivos principales del monitoreo:</w:t>
      </w:r>
    </w:p>
    <w:p w14:paraId="4DFD6EBD" w14:textId="77777777" w:rsidR="00AB48A2" w:rsidRPr="005108AB" w:rsidRDefault="00AB48A2" w:rsidP="00AB48A2">
      <w:pPr>
        <w:jc w:val="both"/>
      </w:pPr>
    </w:p>
    <w:p w14:paraId="0E8E22E1" w14:textId="05EA0F96" w:rsidR="00AB48A2" w:rsidRPr="00D52DF8" w:rsidRDefault="00AB48A2" w:rsidP="00AB48A2">
      <w:pPr>
        <w:pStyle w:val="Prrafodelista"/>
        <w:numPr>
          <w:ilvl w:val="0"/>
          <w:numId w:val="21"/>
        </w:numPr>
        <w:tabs>
          <w:tab w:val="left" w:pos="284"/>
        </w:tabs>
        <w:ind w:left="0" w:firstLine="0"/>
        <w:jc w:val="both"/>
      </w:pPr>
      <w:r w:rsidRPr="00D52DF8">
        <w:t>Muestreo y análisis de calida</w:t>
      </w:r>
      <w:r w:rsidR="00AC625E">
        <w:t xml:space="preserve">d de agua del Río </w:t>
      </w:r>
      <w:proofErr w:type="gramStart"/>
      <w:r w:rsidR="00AC625E">
        <w:t>Paraguay  en</w:t>
      </w:r>
      <w:proofErr w:type="gramEnd"/>
      <w:r w:rsidR="00AC625E">
        <w:t xml:space="preserve"> </w:t>
      </w:r>
      <w:r w:rsidR="00AC625E" w:rsidRPr="0036342F">
        <w:rPr>
          <w:highlight w:val="green"/>
        </w:rPr>
        <w:t>3</w:t>
      </w:r>
      <w:r w:rsidRPr="0036342F">
        <w:rPr>
          <w:highlight w:val="green"/>
        </w:rPr>
        <w:t xml:space="preserve"> puntos localizados en el ADA</w:t>
      </w:r>
      <w:r>
        <w:t xml:space="preserve"> de la </w:t>
      </w:r>
      <w:r w:rsidRPr="00D52DF8">
        <w:t>futura Planta Industrial, antes y después de</w:t>
      </w:r>
      <w:r>
        <w:t>l punto de</w:t>
      </w:r>
      <w:r w:rsidRPr="00D52DF8">
        <w:t xml:space="preserve"> descarga de</w:t>
      </w:r>
      <w:r>
        <w:t>l</w:t>
      </w:r>
      <w:r w:rsidRPr="00D52DF8">
        <w:t xml:space="preserve"> efluente tratado de la fábrica </w:t>
      </w:r>
      <w:r>
        <w:t>que estará ubicada</w:t>
      </w:r>
      <w:r w:rsidRPr="00D52DF8">
        <w:t xml:space="preserve"> </w:t>
      </w:r>
      <w:r>
        <w:t xml:space="preserve">a </w:t>
      </w:r>
      <w:r w:rsidRPr="00D52DF8">
        <w:t>20km aguas arriba del puerto de la ciudad de Concepción.</w:t>
      </w:r>
    </w:p>
    <w:p w14:paraId="7DDCB986" w14:textId="77777777" w:rsidR="00AB48A2" w:rsidRDefault="00AB48A2" w:rsidP="00AB48A2">
      <w:pPr>
        <w:pStyle w:val="Prrafodelista"/>
        <w:numPr>
          <w:ilvl w:val="0"/>
          <w:numId w:val="12"/>
        </w:numPr>
        <w:tabs>
          <w:tab w:val="left" w:pos="284"/>
        </w:tabs>
        <w:ind w:left="0" w:firstLine="0"/>
        <w:jc w:val="both"/>
      </w:pPr>
      <w:r>
        <w:t xml:space="preserve">Medición del nivel freático, </w:t>
      </w:r>
      <w:r w:rsidRPr="005108AB">
        <w:t xml:space="preserve">muestreo y análisis de calidad del agua subterránea de </w:t>
      </w:r>
      <w:r>
        <w:t>6</w:t>
      </w:r>
      <w:r w:rsidRPr="005108AB">
        <w:t xml:space="preserve"> pozos de monitoreo existentes </w:t>
      </w:r>
      <w:r>
        <w:t>en el ADA de la futura fábrica</w:t>
      </w:r>
      <w:r w:rsidRPr="005108AB">
        <w:t xml:space="preserve"> de pasta de celulosa BKP</w:t>
      </w:r>
      <w:r>
        <w:t>.</w:t>
      </w:r>
    </w:p>
    <w:p w14:paraId="17C634D4" w14:textId="77777777" w:rsidR="00AB48A2" w:rsidRPr="005108AB" w:rsidRDefault="00AB48A2" w:rsidP="00AB48A2">
      <w:pPr>
        <w:pStyle w:val="Prrafodelista"/>
        <w:numPr>
          <w:ilvl w:val="0"/>
          <w:numId w:val="12"/>
        </w:numPr>
        <w:tabs>
          <w:tab w:val="left" w:pos="284"/>
        </w:tabs>
        <w:ind w:left="0" w:firstLine="0"/>
        <w:jc w:val="both"/>
      </w:pPr>
      <w:r w:rsidRPr="005108AB">
        <w:t xml:space="preserve">Muestreo y análisis de calidad </w:t>
      </w:r>
      <w:r>
        <w:t xml:space="preserve">de </w:t>
      </w:r>
      <w:r w:rsidRPr="005108AB">
        <w:t xml:space="preserve">agua superficial </w:t>
      </w:r>
      <w:r>
        <w:t>en puntos de monitoreo sobre arroyos y ríos que discurren por la denominada Zona de Estancias de los Departamentos de Concepción y parte noroeste de Amambay.</w:t>
      </w:r>
    </w:p>
    <w:p w14:paraId="29E5791E" w14:textId="44ABA821" w:rsidR="00AB48A2" w:rsidRDefault="00AB48A2" w:rsidP="00AB48A2">
      <w:pPr>
        <w:pStyle w:val="Prrafodelista"/>
        <w:numPr>
          <w:ilvl w:val="0"/>
          <w:numId w:val="12"/>
        </w:numPr>
        <w:tabs>
          <w:tab w:val="left" w:pos="284"/>
        </w:tabs>
        <w:ind w:left="0" w:firstLine="0"/>
        <w:jc w:val="both"/>
      </w:pPr>
      <w:r>
        <w:t>Muestreo, análisis y, en los casos que sea técnicamente viable, m</w:t>
      </w:r>
      <w:r w:rsidR="00AC625E">
        <w:t>edición del nivel freático de 16</w:t>
      </w:r>
      <w:r>
        <w:t xml:space="preserve"> pozos artesianos distribuidos en la Zona de Estancias </w:t>
      </w:r>
      <w:proofErr w:type="gramStart"/>
      <w:r>
        <w:t>de  los</w:t>
      </w:r>
      <w:proofErr w:type="gramEnd"/>
      <w:r>
        <w:t xml:space="preserve"> Departamentos de Concepción y Amambay.</w:t>
      </w:r>
    </w:p>
    <w:p w14:paraId="63642E0A" w14:textId="77777777" w:rsidR="00AB48A2" w:rsidRPr="005108AB" w:rsidRDefault="00AB48A2" w:rsidP="00AB48A2">
      <w:pPr>
        <w:pStyle w:val="Prrafodelista"/>
        <w:numPr>
          <w:ilvl w:val="0"/>
          <w:numId w:val="12"/>
        </w:numPr>
        <w:tabs>
          <w:tab w:val="left" w:pos="284"/>
        </w:tabs>
        <w:ind w:left="0" w:firstLine="0"/>
        <w:jc w:val="both"/>
      </w:pPr>
      <w:r>
        <w:t>Muestreo, análisis y, en los casos que sea técnicamente viable, medición del nivel freático de pozos de monitoreo en la zona del ADA.</w:t>
      </w:r>
    </w:p>
    <w:p w14:paraId="1547340A" w14:textId="77777777" w:rsidR="00AB48A2" w:rsidRDefault="00AB48A2" w:rsidP="00AB48A2">
      <w:pPr>
        <w:jc w:val="both"/>
      </w:pPr>
    </w:p>
    <w:p w14:paraId="67A42784" w14:textId="3D5F2DBA" w:rsidR="00AB48A2" w:rsidRPr="0064566C" w:rsidRDefault="00AB48A2" w:rsidP="00AB48A2">
      <w:pPr>
        <w:jc w:val="both"/>
      </w:pPr>
      <w:r w:rsidRPr="005108AB">
        <w:t xml:space="preserve">Los muestreos </w:t>
      </w:r>
      <w:r>
        <w:t>son</w:t>
      </w:r>
      <w:r w:rsidRPr="005108AB">
        <w:t xml:space="preserve"> realizados en dos campañas que abarcan la temporada seca y lluviosa</w:t>
      </w:r>
      <w:r>
        <w:t>, l</w:t>
      </w:r>
      <w:r w:rsidRPr="005108AB">
        <w:t xml:space="preserve">os resultados </w:t>
      </w:r>
      <w:r>
        <w:t>presentados en este informe</w:t>
      </w:r>
      <w:r w:rsidRPr="005108AB">
        <w:t xml:space="preserve"> </w:t>
      </w:r>
      <w:r>
        <w:t xml:space="preserve">corresponde al comparativo entre </w:t>
      </w:r>
      <w:r w:rsidR="00420F18">
        <w:t>todas las campa</w:t>
      </w:r>
      <w:proofErr w:type="spellStart"/>
      <w:r w:rsidR="00420F18">
        <w:rPr>
          <w:lang w:val="es-ES"/>
        </w:rPr>
        <w:t>ñas</w:t>
      </w:r>
      <w:proofErr w:type="spellEnd"/>
      <w:r w:rsidR="00420F18">
        <w:rPr>
          <w:lang w:val="es-ES"/>
        </w:rPr>
        <w:t xml:space="preserve"> realizadas desde la temporada de lluvias 2021 hasta la temporada de lluvias 2022</w:t>
      </w:r>
      <w:r w:rsidR="00420F18">
        <w:t>.</w:t>
      </w:r>
    </w:p>
    <w:p w14:paraId="1F8CE286" w14:textId="77777777" w:rsidR="00AB48A2" w:rsidRDefault="00AB48A2" w:rsidP="00AB48A2">
      <w:pPr>
        <w:jc w:val="both"/>
      </w:pPr>
    </w:p>
    <w:p w14:paraId="7ADAF3E9" w14:textId="77777777" w:rsidR="00AB48A2" w:rsidRDefault="00AB48A2" w:rsidP="00AB48A2">
      <w:pPr>
        <w:jc w:val="both"/>
      </w:pPr>
      <w:r>
        <w:t>Las coordenadas de los puntos de monitoreo fueron proveídas por la firma PARACEL S.A., y corresponden a sitios de interés en donde a corto plazo ocurrirán los cambios de los usos del suelo; principalmente se darán las transformaciones de pastizales destinados a ganadería convertidos a Zona Industrial o Plantaciones Forestales, según sea el caso.</w:t>
      </w:r>
    </w:p>
    <w:p w14:paraId="3CCC2B8E" w14:textId="77777777" w:rsidR="00AB48A2" w:rsidRDefault="00AB48A2" w:rsidP="00AB48A2">
      <w:pPr>
        <w:jc w:val="both"/>
      </w:pPr>
    </w:p>
    <w:p w14:paraId="7FAFAE70" w14:textId="77777777" w:rsidR="00AB48A2" w:rsidRPr="008F1BD7" w:rsidRDefault="00AB48A2" w:rsidP="00AB48A2">
      <w:pPr>
        <w:jc w:val="both"/>
      </w:pPr>
      <w:r w:rsidRPr="008F1BD7">
        <w:t>Los análisis fueron realizados en un laboratorio certificado, el Centro Multidisciplinario de Investigaciones Tecnológicas (CEMIT) de la Universidad Nacional de Asunción (UNA), el cual se encuentra acreditado por El Organismo Nacional de Acreditación (ONA), dependiente del CONACYT; De igual manera, para la toma de muestras fueron utilizados los equipos calibrados y procedimientos estandarizados del CEMIT.</w:t>
      </w:r>
    </w:p>
    <w:p w14:paraId="1CEBD4AA" w14:textId="2AC58FBB" w:rsidR="000B24D6" w:rsidRDefault="000B24D6" w:rsidP="000B24D6">
      <w:pPr>
        <w:spacing w:after="160" w:line="259" w:lineRule="auto"/>
        <w:contextualSpacing w:val="0"/>
        <w:rPr>
          <w:rFonts w:asciiTheme="majorHAnsi" w:hAnsiTheme="majorHAnsi" w:cs="Courier New"/>
        </w:rPr>
      </w:pPr>
    </w:p>
    <w:p w14:paraId="7827D3AB" w14:textId="77777777" w:rsidR="000B24D6" w:rsidRDefault="000B24D6">
      <w:pPr>
        <w:spacing w:after="160" w:line="259" w:lineRule="auto"/>
        <w:contextualSpacing w:val="0"/>
        <w:rPr>
          <w:rFonts w:asciiTheme="majorHAnsi" w:hAnsiTheme="majorHAnsi" w:cs="Courier New"/>
        </w:rPr>
      </w:pPr>
      <w:r>
        <w:rPr>
          <w:rFonts w:asciiTheme="majorHAnsi" w:hAnsiTheme="majorHAnsi" w:cs="Courier New"/>
        </w:rPr>
        <w:lastRenderedPageBreak/>
        <w:br w:type="page"/>
      </w:r>
    </w:p>
    <w:p w14:paraId="6902C828" w14:textId="4D952A13" w:rsidR="002D02F6" w:rsidRPr="00C77D4A" w:rsidRDefault="00C77D4A" w:rsidP="00083694">
      <w:pPr>
        <w:pStyle w:val="Ttulo1"/>
      </w:pPr>
      <w:bookmarkStart w:id="3" w:name="_Toc70326547"/>
      <w:bookmarkStart w:id="4" w:name="_Toc70327355"/>
      <w:bookmarkStart w:id="5" w:name="_Toc108566530"/>
      <w:r w:rsidRPr="00C77D4A">
        <w:lastRenderedPageBreak/>
        <w:t>II. METODOLOGÍA</w:t>
      </w:r>
      <w:bookmarkEnd w:id="3"/>
      <w:bookmarkEnd w:id="4"/>
      <w:bookmarkEnd w:id="5"/>
    </w:p>
    <w:p w14:paraId="66AB99FD" w14:textId="04CE88D6" w:rsidR="00C77D4A" w:rsidRDefault="00C77D4A" w:rsidP="00083694">
      <w:pPr>
        <w:pStyle w:val="Ttulo2"/>
      </w:pPr>
      <w:bookmarkStart w:id="6" w:name="_Toc70326548"/>
      <w:bookmarkStart w:id="7" w:name="_Toc70327356"/>
      <w:bookmarkStart w:id="8" w:name="_Toc108566531"/>
      <w:r w:rsidRPr="00DB07F5">
        <w:t>2.1 Generalidades sobre el área de estudio.</w:t>
      </w:r>
      <w:bookmarkEnd w:id="6"/>
      <w:bookmarkEnd w:id="7"/>
      <w:bookmarkEnd w:id="8"/>
    </w:p>
    <w:p w14:paraId="1E728132" w14:textId="77777777" w:rsidR="00E342C7" w:rsidRPr="00E342C7" w:rsidRDefault="00E342C7" w:rsidP="00E342C7"/>
    <w:p w14:paraId="543FE5BD" w14:textId="77777777" w:rsidR="00C77D4A" w:rsidRDefault="00C77D4A" w:rsidP="00C77D4A">
      <w:pPr>
        <w:jc w:val="both"/>
      </w:pPr>
      <w:r>
        <w:t>Este apartado expone algunos datos mencionados en el estudio de impacto ambiental de la fábrica de celulosa, el cual fue elaborado por la consultora POYRY en el año 2020, y pretende establecer el contexto hidrológico e hidrogeológico en el cual fue desarrollado el monitoreo.</w:t>
      </w:r>
    </w:p>
    <w:p w14:paraId="325D564F" w14:textId="77777777" w:rsidR="00C77D4A" w:rsidRDefault="00C77D4A" w:rsidP="00C77D4A">
      <w:pPr>
        <w:jc w:val="both"/>
      </w:pPr>
    </w:p>
    <w:p w14:paraId="41C4D596" w14:textId="46120EF4" w:rsidR="00C77D4A" w:rsidRDefault="00940695" w:rsidP="00C77D4A">
      <w:pPr>
        <w:jc w:val="both"/>
      </w:pPr>
      <w:r>
        <w:t>El proyecto se ubica 15 Km al norte</w:t>
      </w:r>
      <w:r w:rsidR="00C77D4A">
        <w:t xml:space="preserve"> la ciudad de Concepción, por lo cual, las aguas superficiales y subterráneas que fueron monitoreadas corresponden a la Cuenca del Río </w:t>
      </w:r>
      <w:proofErr w:type="spellStart"/>
      <w:r w:rsidR="00C77D4A">
        <w:t>Aquidabán</w:t>
      </w:r>
      <w:proofErr w:type="spellEnd"/>
      <w:r w:rsidR="00C77D4A">
        <w:t>. El área de influencia indirecta del proyecto abarca también la Cuenca del Río Pilcomayo, sin embargo, para los fines de este reporte se considerará únicamente el primero.</w:t>
      </w:r>
    </w:p>
    <w:p w14:paraId="3742C0DF" w14:textId="77777777" w:rsidR="00C77D4A" w:rsidRDefault="00C77D4A" w:rsidP="00C77D4A">
      <w:pPr>
        <w:jc w:val="both"/>
      </w:pPr>
    </w:p>
    <w:p w14:paraId="16EDFBA3" w14:textId="3164730C" w:rsidR="00C77D4A" w:rsidRDefault="00C77D4A" w:rsidP="00C77D4A">
      <w:pPr>
        <w:jc w:val="both"/>
      </w:pPr>
      <w:r>
        <w:t>Esta cuenca tiene una superficie aproximada de 1254,812 ha y desemboca en el Río Paraguay al norte de Concepción. Sus principales afluentes</w:t>
      </w:r>
      <w:r w:rsidR="00171701">
        <w:t xml:space="preserve"> son los Ríos Trementina y </w:t>
      </w:r>
      <w:proofErr w:type="spellStart"/>
      <w:r w:rsidR="00171701" w:rsidRPr="00F069E8">
        <w:t>Negla</w:t>
      </w:r>
      <w:proofErr w:type="spellEnd"/>
      <w:r>
        <w:t xml:space="preserve"> y se caracteriza por su relativamente alta concentración de sólidos totales y disueltos, dependiendo de la época de colecta, además de la presencia de significativos tenores de nutrientes.</w:t>
      </w:r>
    </w:p>
    <w:p w14:paraId="1039646E" w14:textId="77777777" w:rsidR="00C77D4A" w:rsidRDefault="00C77D4A" w:rsidP="000B24D6">
      <w:pPr>
        <w:spacing w:after="160" w:line="259" w:lineRule="auto"/>
        <w:contextualSpacing w:val="0"/>
        <w:rPr>
          <w:rFonts w:asciiTheme="majorHAnsi" w:hAnsiTheme="majorHAnsi" w:cs="Courier New"/>
        </w:rPr>
      </w:pPr>
    </w:p>
    <w:p w14:paraId="1EA7EDCD" w14:textId="77777777" w:rsidR="00C77D4A" w:rsidRPr="00C77D4A" w:rsidRDefault="00C77D4A" w:rsidP="00083694">
      <w:pPr>
        <w:pStyle w:val="Ttulo2"/>
      </w:pPr>
      <w:bookmarkStart w:id="9" w:name="_Toc70326549"/>
      <w:bookmarkStart w:id="10" w:name="_Toc70327357"/>
      <w:bookmarkStart w:id="11" w:name="_Toc108566532"/>
      <w:r w:rsidRPr="00C77D4A">
        <w:rPr>
          <w:rFonts w:cs="Courier New"/>
        </w:rPr>
        <w:t xml:space="preserve">2.1.1 </w:t>
      </w:r>
      <w:r w:rsidRPr="00C77D4A">
        <w:t>Aguas superficiales</w:t>
      </w:r>
      <w:bookmarkEnd w:id="9"/>
      <w:bookmarkEnd w:id="10"/>
      <w:bookmarkEnd w:id="11"/>
    </w:p>
    <w:p w14:paraId="2B5AA65E" w14:textId="77777777" w:rsidR="00C77D4A" w:rsidRPr="00C77D4A" w:rsidRDefault="00C77D4A" w:rsidP="00C77D4A">
      <w:pPr>
        <w:jc w:val="both"/>
        <w:rPr>
          <w:sz w:val="10"/>
        </w:rPr>
      </w:pPr>
    </w:p>
    <w:p w14:paraId="4FAD3645" w14:textId="77777777" w:rsidR="00C77D4A" w:rsidRDefault="00C77D4A" w:rsidP="00C77D4A">
      <w:pPr>
        <w:jc w:val="both"/>
      </w:pPr>
      <w:r>
        <w:t xml:space="preserve">La fábrica se ubica en la subcuenca del Medio y Bajo Paraguay, la cual forma parte de las unidades hidrográficas mencionadas anteriormente. </w:t>
      </w:r>
    </w:p>
    <w:p w14:paraId="4307D1E7" w14:textId="77777777" w:rsidR="00C77D4A" w:rsidRDefault="00C77D4A" w:rsidP="00C77D4A">
      <w:pPr>
        <w:jc w:val="both"/>
      </w:pPr>
    </w:p>
    <w:p w14:paraId="1E0C66C8" w14:textId="77777777" w:rsidR="00C77D4A" w:rsidRDefault="00C77D4A" w:rsidP="00C77D4A">
      <w:pPr>
        <w:jc w:val="both"/>
      </w:pPr>
      <w:r>
        <w:t xml:space="preserve">En el área de influencia directa de la fábrica de celulosa se encuentran puntualmente el Río Paraguay, del cual se pretende captar agua cruda y es el principal cuerpo de agua superficial que recibirá las aguas residuales tratadas y generadas por el proyecto, en un tramo de aproximadamente 1 km, a través de un emisario subacuático. </w:t>
      </w:r>
    </w:p>
    <w:p w14:paraId="5CCFD4A8" w14:textId="77777777" w:rsidR="00C77D4A" w:rsidRDefault="00C77D4A" w:rsidP="00C77D4A">
      <w:pPr>
        <w:jc w:val="both"/>
      </w:pPr>
    </w:p>
    <w:p w14:paraId="2C1E0E3E" w14:textId="77777777" w:rsidR="00C77D4A" w:rsidRDefault="00C77D4A" w:rsidP="00C77D4A">
      <w:pPr>
        <w:jc w:val="both"/>
      </w:pPr>
      <w:r>
        <w:t>La dispersión de los efluentes tratados en el Río Paraguay se prevé ocurra muy cerca del punto de lanzamiento (entre 0,37 y 0,42 m), ubicándose aguas arriba de la captación de agua para la fábrica.</w:t>
      </w:r>
    </w:p>
    <w:p w14:paraId="181538DE" w14:textId="77777777" w:rsidR="00C77D4A" w:rsidRDefault="00C77D4A" w:rsidP="00C77D4A">
      <w:pPr>
        <w:jc w:val="both"/>
      </w:pPr>
    </w:p>
    <w:p w14:paraId="0133560C" w14:textId="77777777" w:rsidR="00C77D4A" w:rsidRDefault="00C77D4A" w:rsidP="00C77D4A">
      <w:pPr>
        <w:jc w:val="both"/>
      </w:pPr>
      <w:r>
        <w:t>Por otro lado, se destaca que el afluente más importante del Río Paraguay en este sitio constituye el Río Arroyo Seco, cuya desembocadura ocurre aguas abajo del punto de captación de agua de la fábrica de celulosa.</w:t>
      </w:r>
    </w:p>
    <w:p w14:paraId="2978C315" w14:textId="77777777" w:rsidR="00C77D4A" w:rsidRDefault="00C77D4A" w:rsidP="00C77D4A">
      <w:pPr>
        <w:jc w:val="both"/>
      </w:pPr>
    </w:p>
    <w:p w14:paraId="18E0C35D" w14:textId="598DF22C" w:rsidR="00C77D4A" w:rsidRDefault="00C77D4A" w:rsidP="00C77D4A">
      <w:pPr>
        <w:jc w:val="both"/>
      </w:pPr>
      <w:r w:rsidRPr="3D47BE4D">
        <w:t xml:space="preserve">En el área de influencia indirecta se localiza el sitio Ramsar </w:t>
      </w:r>
      <w:proofErr w:type="spellStart"/>
      <w:r w:rsidRPr="3D47BE4D">
        <w:t>Tinfunqué</w:t>
      </w:r>
      <w:proofErr w:type="spellEnd"/>
      <w:r w:rsidRPr="3D47BE4D">
        <w:t>, el cual se ubica a 235 km de la fábrica. Asimismo, el sitio Ramsar Es</w:t>
      </w:r>
      <w:r w:rsidR="00171701">
        <w:t xml:space="preserve">tero Milagro se halla a 35 </w:t>
      </w:r>
      <w:proofErr w:type="gramStart"/>
      <w:r w:rsidR="00171701">
        <w:t>km</w:t>
      </w:r>
      <w:proofErr w:type="gramEnd"/>
      <w:r w:rsidR="00171701">
        <w:t xml:space="preserve"> </w:t>
      </w:r>
      <w:r w:rsidRPr="3D47BE4D">
        <w:t xml:space="preserve">pero fuera del área de influencia </w:t>
      </w:r>
      <w:r w:rsidRPr="008F1BD7">
        <w:t>indirecta.</w:t>
      </w:r>
    </w:p>
    <w:p w14:paraId="01B397C0" w14:textId="77777777" w:rsidR="00C77D4A" w:rsidRDefault="00C77D4A" w:rsidP="00C77D4A">
      <w:pPr>
        <w:jc w:val="both"/>
      </w:pPr>
    </w:p>
    <w:p w14:paraId="61D14B1F" w14:textId="3038B704" w:rsidR="00C77D4A" w:rsidRPr="008F1BD7" w:rsidRDefault="008F1BD7" w:rsidP="00C77D4A">
      <w:pPr>
        <w:jc w:val="both"/>
      </w:pPr>
      <w:r>
        <w:t xml:space="preserve">Desde el punto de vista de hidrográfico, los cursos hídricos más importantes para el presente estudio son: el arroyo Trementina, arroyo </w:t>
      </w:r>
      <w:proofErr w:type="spellStart"/>
      <w:r>
        <w:t>Napegue</w:t>
      </w:r>
      <w:proofErr w:type="spellEnd"/>
      <w:r>
        <w:t xml:space="preserve">, </w:t>
      </w:r>
      <w:r w:rsidRPr="00F069E8">
        <w:t xml:space="preserve">arroyo </w:t>
      </w:r>
      <w:proofErr w:type="spellStart"/>
      <w:r w:rsidRPr="00F069E8">
        <w:t>Negla</w:t>
      </w:r>
      <w:proofErr w:type="spellEnd"/>
      <w:r w:rsidRPr="00F069E8">
        <w:t>,</w:t>
      </w:r>
      <w:r>
        <w:t xml:space="preserve"> arroyo Hermosa, </w:t>
      </w:r>
      <w:r w:rsidR="00092C05">
        <w:t xml:space="preserve">arroyo </w:t>
      </w:r>
      <w:proofErr w:type="spellStart"/>
      <w:r w:rsidR="00092C05">
        <w:t>Pitanohaga</w:t>
      </w:r>
      <w:proofErr w:type="spellEnd"/>
      <w:r w:rsidR="00092C05">
        <w:t xml:space="preserve">, </w:t>
      </w:r>
      <w:r>
        <w:t xml:space="preserve">Río </w:t>
      </w:r>
      <w:proofErr w:type="spellStart"/>
      <w:r>
        <w:t>Aquidabán</w:t>
      </w:r>
      <w:proofErr w:type="spellEnd"/>
      <w:r>
        <w:t xml:space="preserve"> y Río </w:t>
      </w:r>
      <w:r w:rsidR="00092C05">
        <w:t>Paraguay</w:t>
      </w:r>
      <w:r>
        <w:t>.</w:t>
      </w:r>
    </w:p>
    <w:p w14:paraId="353BC675" w14:textId="77777777" w:rsidR="00C77D4A" w:rsidRDefault="00C77D4A" w:rsidP="00C77D4A">
      <w:pPr>
        <w:jc w:val="both"/>
      </w:pPr>
    </w:p>
    <w:p w14:paraId="7A00B885" w14:textId="77777777" w:rsidR="00241220" w:rsidRPr="00241220" w:rsidRDefault="00C77D4A" w:rsidP="00083694">
      <w:pPr>
        <w:pStyle w:val="Ttulo2"/>
      </w:pPr>
      <w:bookmarkStart w:id="12" w:name="_Toc70326550"/>
      <w:bookmarkStart w:id="13" w:name="_Toc70327358"/>
      <w:bookmarkStart w:id="14" w:name="_Toc108566533"/>
      <w:r w:rsidRPr="00241220">
        <w:t>2.1.2</w:t>
      </w:r>
      <w:r w:rsidR="00241220" w:rsidRPr="00241220">
        <w:t>. Aguas subterráneas</w:t>
      </w:r>
      <w:bookmarkEnd w:id="12"/>
      <w:bookmarkEnd w:id="13"/>
      <w:bookmarkEnd w:id="14"/>
    </w:p>
    <w:p w14:paraId="08B3BAD5" w14:textId="77777777" w:rsidR="00241220" w:rsidRDefault="00241220" w:rsidP="00241220">
      <w:pPr>
        <w:jc w:val="both"/>
      </w:pPr>
    </w:p>
    <w:p w14:paraId="7213423C" w14:textId="77777777" w:rsidR="00241220" w:rsidRDefault="00241220" w:rsidP="00241220">
      <w:pPr>
        <w:jc w:val="both"/>
      </w:pPr>
      <w:r>
        <w:t xml:space="preserve">En cuanto a las características hidrogeológicas del sitio, el área de influencia directa de la fábrica se ubica en el Sistema Acuífero </w:t>
      </w:r>
      <w:proofErr w:type="spellStart"/>
      <w:r>
        <w:t>Aquidauana-Aquidabán</w:t>
      </w:r>
      <w:proofErr w:type="spellEnd"/>
      <w:r>
        <w:t xml:space="preserve">. </w:t>
      </w:r>
    </w:p>
    <w:p w14:paraId="67E0F53A" w14:textId="77777777" w:rsidR="00241220" w:rsidRDefault="00241220" w:rsidP="00241220">
      <w:pPr>
        <w:jc w:val="both"/>
      </w:pPr>
    </w:p>
    <w:p w14:paraId="3C2C8E75" w14:textId="77777777" w:rsidR="00241220" w:rsidRDefault="00241220" w:rsidP="00241220">
      <w:pPr>
        <w:jc w:val="both"/>
      </w:pPr>
      <w:r>
        <w:lastRenderedPageBreak/>
        <w:t>Este sistema está localizado en la cuenca del Río Paraná abarcando un área aproximada de 27.000 km</w:t>
      </w:r>
      <w:r w:rsidRPr="00171701">
        <w:rPr>
          <w:vertAlign w:val="superscript"/>
        </w:rPr>
        <w:t>2</w:t>
      </w:r>
      <w:r>
        <w:t>, de los cuales 12.300 km</w:t>
      </w:r>
      <w:r w:rsidRPr="00171701">
        <w:rPr>
          <w:vertAlign w:val="superscript"/>
        </w:rPr>
        <w:t>2</w:t>
      </w:r>
      <w:r>
        <w:t xml:space="preserve"> están en el Paraguay y los restantes en territorio brasilero. El mismo es utilizado principalmente en el abastecimiento humano y animal en ambos países. </w:t>
      </w:r>
    </w:p>
    <w:p w14:paraId="1461F6EC" w14:textId="77777777" w:rsidR="00241220" w:rsidRDefault="00241220" w:rsidP="00241220">
      <w:pPr>
        <w:jc w:val="both"/>
      </w:pPr>
    </w:p>
    <w:p w14:paraId="0D4A7C1A" w14:textId="7F292E32" w:rsidR="00241220" w:rsidRDefault="00241220" w:rsidP="00241220">
      <w:pPr>
        <w:jc w:val="both"/>
      </w:pPr>
      <w:r>
        <w:t xml:space="preserve">El acuífero es de tipo </w:t>
      </w:r>
      <w:r w:rsidR="00894A75">
        <w:t>semiconfinado</w:t>
      </w:r>
      <w:r>
        <w:t xml:space="preserve">, se encuentra constituido por sedimentos </w:t>
      </w:r>
      <w:proofErr w:type="spellStart"/>
      <w:r>
        <w:t>glácio</w:t>
      </w:r>
      <w:proofErr w:type="spellEnd"/>
      <w:r>
        <w:t>-marinos con intensas variaciones de facies y presenta caudales muy dispersos con valores medios oscilando entre 10-20 m</w:t>
      </w:r>
      <w:r w:rsidRPr="00171701">
        <w:rPr>
          <w:vertAlign w:val="superscript"/>
        </w:rPr>
        <w:t>3</w:t>
      </w:r>
      <w:r>
        <w:t xml:space="preserve">/h/pozo. </w:t>
      </w:r>
    </w:p>
    <w:p w14:paraId="7D87A60B" w14:textId="77777777" w:rsidR="00241220" w:rsidRDefault="00241220" w:rsidP="00241220">
      <w:pPr>
        <w:jc w:val="both"/>
      </w:pPr>
    </w:p>
    <w:p w14:paraId="57F9E177" w14:textId="77777777" w:rsidR="00241220" w:rsidRDefault="00241220" w:rsidP="00241220">
      <w:pPr>
        <w:jc w:val="both"/>
      </w:pPr>
      <w:r>
        <w:t>Desde el punto de vista químico presenta aguas con características muy variables.</w:t>
      </w:r>
    </w:p>
    <w:p w14:paraId="284B7A9B" w14:textId="77777777" w:rsidR="00241220" w:rsidRDefault="00241220" w:rsidP="00241220">
      <w:pPr>
        <w:jc w:val="both"/>
      </w:pPr>
    </w:p>
    <w:p w14:paraId="349FEFCC" w14:textId="08E8D918" w:rsidR="00241220" w:rsidRDefault="00241220" w:rsidP="00083694">
      <w:pPr>
        <w:pStyle w:val="Ttulo2"/>
      </w:pPr>
      <w:bookmarkStart w:id="15" w:name="_Toc70326551"/>
      <w:bookmarkStart w:id="16" w:name="_Toc70327359"/>
      <w:bookmarkStart w:id="17" w:name="_Toc108566534"/>
      <w:r w:rsidRPr="00241220">
        <w:t xml:space="preserve">2.2 </w:t>
      </w:r>
      <w:r w:rsidR="00D214F0">
        <w:t xml:space="preserve">Ubicación </w:t>
      </w:r>
      <w:r w:rsidRPr="00241220">
        <w:t>de los puntos de monitoreo</w:t>
      </w:r>
      <w:bookmarkEnd w:id="15"/>
      <w:bookmarkEnd w:id="16"/>
      <w:bookmarkEnd w:id="17"/>
    </w:p>
    <w:p w14:paraId="1F19948E" w14:textId="77777777" w:rsidR="00AB48A2" w:rsidRPr="00AB48A2" w:rsidRDefault="00AB48A2" w:rsidP="00AB48A2">
      <w:pPr>
        <w:rPr>
          <w:sz w:val="10"/>
        </w:rPr>
      </w:pPr>
    </w:p>
    <w:p w14:paraId="0645151B" w14:textId="510F7548" w:rsidR="00AB48A2" w:rsidRPr="00A57AC9" w:rsidRDefault="00AB48A2" w:rsidP="00AB48A2">
      <w:pPr>
        <w:rPr>
          <w:b/>
          <w:lang w:val="es-ES"/>
        </w:rPr>
      </w:pPr>
      <w:r w:rsidRPr="00A57AC9">
        <w:rPr>
          <w:b/>
        </w:rPr>
        <w:t>2.2.1 Puntos de monitoreo</w:t>
      </w:r>
      <w:r>
        <w:rPr>
          <w:b/>
        </w:rPr>
        <w:t xml:space="preserve"> </w:t>
      </w:r>
      <w:r w:rsidR="00AC625E">
        <w:rPr>
          <w:b/>
        </w:rPr>
        <w:t>de aguas superficiales y R</w:t>
      </w:r>
      <w:r w:rsidR="00AC625E">
        <w:rPr>
          <w:b/>
          <w:lang w:val="es-ES"/>
        </w:rPr>
        <w:t>í</w:t>
      </w:r>
      <w:r w:rsidR="00AC625E">
        <w:rPr>
          <w:b/>
        </w:rPr>
        <w:t>o Paraguay</w:t>
      </w:r>
    </w:p>
    <w:p w14:paraId="23475605" w14:textId="77777777" w:rsidR="00AB48A2" w:rsidRPr="00817009" w:rsidRDefault="00AB48A2" w:rsidP="00AB48A2">
      <w:pPr>
        <w:rPr>
          <w:sz w:val="10"/>
          <w:lang w:val="es-ES"/>
        </w:rPr>
      </w:pPr>
    </w:p>
    <w:p w14:paraId="742961B7" w14:textId="77777777" w:rsidR="00AF56E3" w:rsidRDefault="00AB48A2" w:rsidP="00AC625E">
      <w:pPr>
        <w:pStyle w:val="Prrafodelista"/>
        <w:ind w:left="360"/>
        <w:jc w:val="both"/>
      </w:pPr>
      <w:r>
        <w:t>.</w:t>
      </w:r>
    </w:p>
    <w:tbl>
      <w:tblPr>
        <w:tblW w:w="5000" w:type="pct"/>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99"/>
        <w:gridCol w:w="3129"/>
        <w:gridCol w:w="2596"/>
        <w:gridCol w:w="2596"/>
      </w:tblGrid>
      <w:tr w:rsidR="00AF56E3" w:rsidRPr="004816D6" w14:paraId="60C5FF78" w14:textId="77777777" w:rsidTr="00933932">
        <w:trPr>
          <w:trHeight w:val="20"/>
          <w:tblHeader/>
          <w:jc w:val="center"/>
        </w:trPr>
        <w:tc>
          <w:tcPr>
            <w:tcW w:w="218" w:type="pct"/>
            <w:shd w:val="clear" w:color="auto" w:fill="auto"/>
          </w:tcPr>
          <w:p w14:paraId="7296A615" w14:textId="77777777" w:rsidR="00AF56E3" w:rsidRPr="004816D6" w:rsidRDefault="00AF56E3" w:rsidP="00933932">
            <w:pPr>
              <w:jc w:val="center"/>
              <w:rPr>
                <w:b/>
                <w:color w:val="FFFFFF" w:themeColor="background1"/>
                <w:sz w:val="16"/>
                <w:szCs w:val="16"/>
              </w:rPr>
            </w:pPr>
            <w:r w:rsidRPr="004816D6">
              <w:rPr>
                <w:sz w:val="16"/>
                <w:szCs w:val="16"/>
              </w:rPr>
              <w:br w:type="page"/>
            </w:r>
          </w:p>
        </w:tc>
        <w:tc>
          <w:tcPr>
            <w:tcW w:w="4782" w:type="pct"/>
            <w:gridSpan w:val="3"/>
            <w:shd w:val="clear" w:color="auto" w:fill="auto"/>
            <w:vAlign w:val="center"/>
          </w:tcPr>
          <w:p w14:paraId="186E7688" w14:textId="26AC2724" w:rsidR="00AF56E3" w:rsidRPr="00F203C3" w:rsidRDefault="00F203C3" w:rsidP="00F203C3">
            <w:pPr>
              <w:pStyle w:val="Descripcin"/>
              <w:keepNext/>
              <w:spacing w:after="0"/>
              <w:jc w:val="center"/>
            </w:pPr>
            <w:bookmarkStart w:id="18" w:name="_Toc108567678"/>
            <w:r w:rsidRPr="00F203C3">
              <w:t xml:space="preserve">TABLA </w:t>
            </w:r>
            <w:fldSimple w:instr=" SEQ TABLA \* ARABIC ">
              <w:r>
                <w:rPr>
                  <w:noProof/>
                </w:rPr>
                <w:t>1</w:t>
              </w:r>
            </w:fldSimple>
            <w:r w:rsidRPr="00F203C3">
              <w:t xml:space="preserve">. </w:t>
            </w:r>
            <w:r w:rsidR="00AF56E3" w:rsidRPr="00F203C3">
              <w:rPr>
                <w:color w:val="000000" w:themeColor="text1"/>
              </w:rPr>
              <w:t>PUNTOS DE MONITOREO DE AGUAS SUPERFICIALES</w:t>
            </w:r>
            <w:bookmarkEnd w:id="18"/>
          </w:p>
        </w:tc>
      </w:tr>
      <w:tr w:rsidR="00AF56E3" w:rsidRPr="004816D6" w14:paraId="01877A45" w14:textId="77777777" w:rsidTr="00933932">
        <w:trPr>
          <w:trHeight w:val="20"/>
          <w:tblHeader/>
          <w:jc w:val="center"/>
        </w:trPr>
        <w:tc>
          <w:tcPr>
            <w:tcW w:w="218" w:type="pct"/>
            <w:shd w:val="clear" w:color="auto" w:fill="2B5D62"/>
          </w:tcPr>
          <w:p w14:paraId="26E6840C" w14:textId="77777777" w:rsidR="00AF56E3" w:rsidRPr="004816D6" w:rsidRDefault="00AF56E3" w:rsidP="00933932">
            <w:pPr>
              <w:jc w:val="center"/>
              <w:rPr>
                <w:b/>
                <w:color w:val="FFFFFF" w:themeColor="background1"/>
                <w:sz w:val="16"/>
                <w:szCs w:val="16"/>
              </w:rPr>
            </w:pPr>
          </w:p>
        </w:tc>
        <w:tc>
          <w:tcPr>
            <w:tcW w:w="1798" w:type="pct"/>
            <w:shd w:val="clear" w:color="auto" w:fill="2B5D62"/>
            <w:vAlign w:val="center"/>
          </w:tcPr>
          <w:p w14:paraId="746497F3" w14:textId="77777777" w:rsidR="00AF56E3" w:rsidRPr="004816D6" w:rsidRDefault="00AF56E3" w:rsidP="00933932">
            <w:pPr>
              <w:jc w:val="center"/>
              <w:rPr>
                <w:b/>
                <w:color w:val="FFFFFF" w:themeColor="background1"/>
                <w:sz w:val="16"/>
                <w:szCs w:val="16"/>
              </w:rPr>
            </w:pPr>
            <w:r w:rsidRPr="004816D6">
              <w:rPr>
                <w:b/>
                <w:color w:val="FFFFFF" w:themeColor="background1"/>
                <w:sz w:val="16"/>
                <w:szCs w:val="16"/>
              </w:rPr>
              <w:t>CÓDIGO DE MUESTRA</w:t>
            </w:r>
          </w:p>
        </w:tc>
        <w:tc>
          <w:tcPr>
            <w:tcW w:w="1492" w:type="pct"/>
            <w:shd w:val="clear" w:color="auto" w:fill="2B5D62"/>
            <w:vAlign w:val="center"/>
          </w:tcPr>
          <w:p w14:paraId="52262C14" w14:textId="77777777" w:rsidR="00AF56E3" w:rsidRPr="004816D6" w:rsidRDefault="00AF56E3" w:rsidP="00933932">
            <w:pPr>
              <w:jc w:val="center"/>
              <w:rPr>
                <w:b/>
                <w:color w:val="FFFFFF" w:themeColor="background1"/>
                <w:sz w:val="16"/>
                <w:szCs w:val="16"/>
              </w:rPr>
            </w:pPr>
            <w:r w:rsidRPr="004816D6">
              <w:rPr>
                <w:b/>
                <w:color w:val="FFFFFF" w:themeColor="background1"/>
                <w:sz w:val="16"/>
                <w:szCs w:val="16"/>
              </w:rPr>
              <w:t>COORDENADAS</w:t>
            </w:r>
          </w:p>
          <w:p w14:paraId="1D75DD33" w14:textId="77777777" w:rsidR="00AF56E3" w:rsidRPr="004816D6" w:rsidRDefault="00AF56E3" w:rsidP="00933932">
            <w:pPr>
              <w:jc w:val="center"/>
              <w:rPr>
                <w:b/>
                <w:color w:val="FFFFFF" w:themeColor="background1"/>
                <w:sz w:val="16"/>
                <w:szCs w:val="16"/>
              </w:rPr>
            </w:pPr>
            <w:r w:rsidRPr="004816D6">
              <w:rPr>
                <w:b/>
                <w:color w:val="FFFFFF" w:themeColor="background1"/>
                <w:sz w:val="16"/>
                <w:szCs w:val="16"/>
              </w:rPr>
              <w:t>UTM</w:t>
            </w:r>
          </w:p>
        </w:tc>
        <w:tc>
          <w:tcPr>
            <w:tcW w:w="1492" w:type="pct"/>
            <w:shd w:val="clear" w:color="auto" w:fill="2B5D62"/>
            <w:vAlign w:val="center"/>
          </w:tcPr>
          <w:p w14:paraId="4DB3B083" w14:textId="77777777" w:rsidR="00AF56E3" w:rsidRPr="004816D6" w:rsidRDefault="00AF56E3" w:rsidP="00933932">
            <w:pPr>
              <w:jc w:val="center"/>
              <w:rPr>
                <w:b/>
                <w:color w:val="FFFFFF" w:themeColor="background1"/>
                <w:sz w:val="16"/>
                <w:szCs w:val="16"/>
              </w:rPr>
            </w:pPr>
            <w:r w:rsidRPr="004816D6">
              <w:rPr>
                <w:b/>
                <w:color w:val="FFFFFF" w:themeColor="background1"/>
                <w:sz w:val="16"/>
                <w:szCs w:val="16"/>
              </w:rPr>
              <w:t>FRECUENCIA</w:t>
            </w:r>
          </w:p>
        </w:tc>
      </w:tr>
      <w:tr w:rsidR="00AF56E3" w:rsidRPr="004816D6" w14:paraId="51F4675A" w14:textId="77777777" w:rsidTr="00933932">
        <w:trPr>
          <w:trHeight w:val="20"/>
          <w:jc w:val="center"/>
        </w:trPr>
        <w:tc>
          <w:tcPr>
            <w:tcW w:w="218" w:type="pct"/>
            <w:vAlign w:val="center"/>
          </w:tcPr>
          <w:p w14:paraId="456A5307" w14:textId="77777777" w:rsidR="00AF56E3" w:rsidRPr="004816D6" w:rsidRDefault="00AF56E3" w:rsidP="00933932">
            <w:pPr>
              <w:jc w:val="center"/>
              <w:rPr>
                <w:sz w:val="18"/>
                <w:szCs w:val="18"/>
              </w:rPr>
            </w:pPr>
            <w:r w:rsidRPr="004816D6">
              <w:rPr>
                <w:sz w:val="18"/>
                <w:szCs w:val="18"/>
              </w:rPr>
              <w:t>1</w:t>
            </w:r>
          </w:p>
        </w:tc>
        <w:tc>
          <w:tcPr>
            <w:tcW w:w="1798" w:type="pct"/>
            <w:vAlign w:val="center"/>
          </w:tcPr>
          <w:p w14:paraId="1B000299" w14:textId="77777777" w:rsidR="00AF56E3" w:rsidRPr="004816D6" w:rsidRDefault="00AF56E3" w:rsidP="00933932">
            <w:pPr>
              <w:jc w:val="center"/>
              <w:rPr>
                <w:sz w:val="18"/>
                <w:szCs w:val="18"/>
              </w:rPr>
            </w:pPr>
            <w:r w:rsidRPr="004816D6">
              <w:rPr>
                <w:sz w:val="18"/>
                <w:szCs w:val="18"/>
              </w:rPr>
              <w:t>FW 104 ZA</w:t>
            </w:r>
          </w:p>
        </w:tc>
        <w:tc>
          <w:tcPr>
            <w:tcW w:w="1492" w:type="pct"/>
            <w:vAlign w:val="center"/>
          </w:tcPr>
          <w:p w14:paraId="6A70585C" w14:textId="77777777" w:rsidR="00AF56E3" w:rsidRPr="004816D6" w:rsidRDefault="00AF56E3" w:rsidP="00933932">
            <w:pPr>
              <w:jc w:val="center"/>
              <w:rPr>
                <w:sz w:val="18"/>
                <w:szCs w:val="18"/>
              </w:rPr>
            </w:pPr>
            <w:r w:rsidRPr="004816D6">
              <w:rPr>
                <w:sz w:val="18"/>
                <w:szCs w:val="18"/>
              </w:rPr>
              <w:t xml:space="preserve">21K </w:t>
            </w:r>
          </w:p>
          <w:p w14:paraId="72FAA4C6" w14:textId="77777777" w:rsidR="00AF56E3" w:rsidRPr="004816D6" w:rsidRDefault="00AF56E3" w:rsidP="00933932">
            <w:pPr>
              <w:jc w:val="center"/>
              <w:rPr>
                <w:sz w:val="18"/>
                <w:szCs w:val="18"/>
                <w:lang w:val="en-US"/>
              </w:rPr>
            </w:pPr>
            <w:r w:rsidRPr="004816D6">
              <w:rPr>
                <w:sz w:val="18"/>
                <w:szCs w:val="18"/>
              </w:rPr>
              <w:t xml:space="preserve"> 546639,23 m E</w:t>
            </w:r>
          </w:p>
          <w:p w14:paraId="14903A97" w14:textId="77777777" w:rsidR="00AF56E3" w:rsidRPr="004816D6" w:rsidRDefault="00AF56E3" w:rsidP="00933932">
            <w:pPr>
              <w:jc w:val="center"/>
              <w:rPr>
                <w:sz w:val="18"/>
                <w:szCs w:val="18"/>
              </w:rPr>
            </w:pPr>
            <w:r w:rsidRPr="004816D6">
              <w:rPr>
                <w:sz w:val="18"/>
                <w:szCs w:val="18"/>
              </w:rPr>
              <w:t>7513553,82 m S</w:t>
            </w:r>
          </w:p>
        </w:tc>
        <w:tc>
          <w:tcPr>
            <w:tcW w:w="1492" w:type="pct"/>
            <w:vAlign w:val="center"/>
          </w:tcPr>
          <w:p w14:paraId="7C2473AA" w14:textId="77777777" w:rsidR="00AF56E3" w:rsidRPr="000D4D71" w:rsidRDefault="00AF56E3" w:rsidP="00933932">
            <w:pPr>
              <w:jc w:val="center"/>
              <w:rPr>
                <w:sz w:val="16"/>
                <w:szCs w:val="16"/>
              </w:rPr>
            </w:pPr>
            <w:r w:rsidRPr="004816D6">
              <w:rPr>
                <w:sz w:val="16"/>
                <w:szCs w:val="16"/>
              </w:rPr>
              <w:t>Dos campañas al año</w:t>
            </w:r>
            <w:r w:rsidRPr="000D4D71">
              <w:rPr>
                <w:sz w:val="16"/>
                <w:szCs w:val="16"/>
              </w:rPr>
              <w:t>:</w:t>
            </w:r>
          </w:p>
          <w:p w14:paraId="1D764588" w14:textId="77777777" w:rsidR="00AF56E3" w:rsidRPr="004816D6" w:rsidRDefault="00AF56E3" w:rsidP="00933932">
            <w:pPr>
              <w:jc w:val="center"/>
              <w:rPr>
                <w:sz w:val="16"/>
                <w:szCs w:val="16"/>
              </w:rPr>
            </w:pPr>
            <w:r w:rsidRPr="004816D6">
              <w:rPr>
                <w:sz w:val="16"/>
                <w:szCs w:val="16"/>
              </w:rPr>
              <w:t>-Temporada de lluvia</w:t>
            </w:r>
          </w:p>
          <w:p w14:paraId="5D564726" w14:textId="77777777" w:rsidR="00AF56E3" w:rsidRPr="004816D6" w:rsidRDefault="00AF56E3" w:rsidP="00933932">
            <w:pPr>
              <w:jc w:val="center"/>
              <w:rPr>
                <w:sz w:val="18"/>
                <w:szCs w:val="18"/>
              </w:rPr>
            </w:pPr>
            <w:r w:rsidRPr="004816D6">
              <w:rPr>
                <w:sz w:val="16"/>
                <w:szCs w:val="16"/>
              </w:rPr>
              <w:t>-Temporada seca</w:t>
            </w:r>
          </w:p>
        </w:tc>
      </w:tr>
      <w:tr w:rsidR="00AF56E3" w:rsidRPr="004816D6" w14:paraId="2A88B64A" w14:textId="77777777" w:rsidTr="00933932">
        <w:trPr>
          <w:trHeight w:val="20"/>
          <w:jc w:val="center"/>
        </w:trPr>
        <w:tc>
          <w:tcPr>
            <w:tcW w:w="218" w:type="pct"/>
            <w:vAlign w:val="center"/>
          </w:tcPr>
          <w:p w14:paraId="282DCCC6" w14:textId="77777777" w:rsidR="00AF56E3" w:rsidRPr="004816D6" w:rsidRDefault="00AF56E3" w:rsidP="00933932">
            <w:pPr>
              <w:jc w:val="center"/>
              <w:rPr>
                <w:sz w:val="18"/>
                <w:szCs w:val="18"/>
              </w:rPr>
            </w:pPr>
            <w:r w:rsidRPr="004816D6">
              <w:rPr>
                <w:sz w:val="18"/>
                <w:szCs w:val="18"/>
              </w:rPr>
              <w:t>2</w:t>
            </w:r>
          </w:p>
        </w:tc>
        <w:tc>
          <w:tcPr>
            <w:tcW w:w="1798" w:type="pct"/>
            <w:vAlign w:val="center"/>
          </w:tcPr>
          <w:p w14:paraId="0015A30C" w14:textId="77777777" w:rsidR="00AF56E3" w:rsidRPr="004816D6" w:rsidRDefault="00AF56E3" w:rsidP="00933932">
            <w:pPr>
              <w:jc w:val="center"/>
              <w:rPr>
                <w:sz w:val="18"/>
                <w:szCs w:val="18"/>
              </w:rPr>
            </w:pPr>
            <w:r w:rsidRPr="004816D6">
              <w:rPr>
                <w:sz w:val="18"/>
                <w:szCs w:val="18"/>
              </w:rPr>
              <w:t>FW 201 ST</w:t>
            </w:r>
          </w:p>
        </w:tc>
        <w:tc>
          <w:tcPr>
            <w:tcW w:w="1492" w:type="pct"/>
            <w:vAlign w:val="center"/>
          </w:tcPr>
          <w:p w14:paraId="591CB20A" w14:textId="77777777" w:rsidR="00AF56E3" w:rsidRPr="004816D6" w:rsidRDefault="00AF56E3" w:rsidP="00933932">
            <w:pPr>
              <w:jc w:val="center"/>
              <w:rPr>
                <w:sz w:val="16"/>
                <w:szCs w:val="16"/>
              </w:rPr>
            </w:pPr>
            <w:r w:rsidRPr="004816D6">
              <w:rPr>
                <w:sz w:val="16"/>
                <w:szCs w:val="16"/>
              </w:rPr>
              <w:t>21K</w:t>
            </w:r>
          </w:p>
          <w:p w14:paraId="3CE709B1" w14:textId="77777777" w:rsidR="00AF56E3" w:rsidRPr="004816D6" w:rsidRDefault="00AF56E3" w:rsidP="00933932">
            <w:pPr>
              <w:jc w:val="center"/>
              <w:rPr>
                <w:sz w:val="16"/>
                <w:szCs w:val="16"/>
              </w:rPr>
            </w:pPr>
            <w:r w:rsidRPr="004816D6">
              <w:rPr>
                <w:sz w:val="16"/>
                <w:szCs w:val="16"/>
              </w:rPr>
              <w:t xml:space="preserve"> 543911.54 m E</w:t>
            </w:r>
          </w:p>
          <w:p w14:paraId="066BAD89" w14:textId="77777777" w:rsidR="00AF56E3" w:rsidRPr="004816D6" w:rsidRDefault="00AF56E3" w:rsidP="00933932">
            <w:pPr>
              <w:jc w:val="center"/>
              <w:rPr>
                <w:sz w:val="16"/>
                <w:szCs w:val="16"/>
              </w:rPr>
            </w:pPr>
            <w:r w:rsidRPr="004816D6">
              <w:rPr>
                <w:sz w:val="16"/>
                <w:szCs w:val="16"/>
              </w:rPr>
              <w:t xml:space="preserve"> 7497910.60 m S</w:t>
            </w:r>
          </w:p>
        </w:tc>
        <w:tc>
          <w:tcPr>
            <w:tcW w:w="1492" w:type="pct"/>
          </w:tcPr>
          <w:p w14:paraId="6BED1943" w14:textId="77777777" w:rsidR="00AF56E3" w:rsidRPr="000D4D71" w:rsidRDefault="00AF56E3" w:rsidP="00933932">
            <w:pPr>
              <w:jc w:val="center"/>
              <w:rPr>
                <w:sz w:val="16"/>
                <w:szCs w:val="16"/>
              </w:rPr>
            </w:pPr>
            <w:r w:rsidRPr="004816D6">
              <w:rPr>
                <w:sz w:val="16"/>
                <w:szCs w:val="16"/>
              </w:rPr>
              <w:t>Dos campañas al año</w:t>
            </w:r>
            <w:r w:rsidRPr="000D4D71">
              <w:rPr>
                <w:sz w:val="16"/>
                <w:szCs w:val="16"/>
              </w:rPr>
              <w:t>:</w:t>
            </w:r>
          </w:p>
          <w:p w14:paraId="01EF1DE6" w14:textId="77777777" w:rsidR="00AF56E3" w:rsidRPr="004816D6" w:rsidRDefault="00AF56E3" w:rsidP="00933932">
            <w:pPr>
              <w:jc w:val="center"/>
              <w:rPr>
                <w:sz w:val="16"/>
                <w:szCs w:val="16"/>
              </w:rPr>
            </w:pPr>
            <w:r w:rsidRPr="004816D6">
              <w:rPr>
                <w:sz w:val="16"/>
                <w:szCs w:val="16"/>
              </w:rPr>
              <w:t>-Temporada de lluvia</w:t>
            </w:r>
          </w:p>
          <w:p w14:paraId="4D5AAC16" w14:textId="77777777" w:rsidR="00AF56E3" w:rsidRPr="004816D6" w:rsidRDefault="00AF56E3" w:rsidP="00933932">
            <w:pPr>
              <w:jc w:val="center"/>
              <w:rPr>
                <w:sz w:val="16"/>
                <w:szCs w:val="16"/>
              </w:rPr>
            </w:pPr>
            <w:r w:rsidRPr="004816D6">
              <w:rPr>
                <w:sz w:val="16"/>
                <w:szCs w:val="16"/>
              </w:rPr>
              <w:t>-Temporada seca</w:t>
            </w:r>
          </w:p>
        </w:tc>
      </w:tr>
      <w:tr w:rsidR="00AF56E3" w:rsidRPr="004816D6" w14:paraId="489F7366" w14:textId="77777777" w:rsidTr="00933932">
        <w:trPr>
          <w:trHeight w:val="20"/>
          <w:jc w:val="center"/>
        </w:trPr>
        <w:tc>
          <w:tcPr>
            <w:tcW w:w="218" w:type="pct"/>
            <w:vAlign w:val="center"/>
          </w:tcPr>
          <w:p w14:paraId="59C60DBF" w14:textId="77777777" w:rsidR="00AF56E3" w:rsidRPr="004816D6" w:rsidRDefault="00AF56E3" w:rsidP="00933932">
            <w:pPr>
              <w:jc w:val="center"/>
              <w:rPr>
                <w:sz w:val="18"/>
                <w:szCs w:val="18"/>
              </w:rPr>
            </w:pPr>
            <w:r w:rsidRPr="004816D6">
              <w:rPr>
                <w:sz w:val="18"/>
                <w:szCs w:val="18"/>
              </w:rPr>
              <w:t>3</w:t>
            </w:r>
          </w:p>
        </w:tc>
        <w:tc>
          <w:tcPr>
            <w:tcW w:w="1798" w:type="pct"/>
            <w:shd w:val="clear" w:color="auto" w:fill="auto"/>
            <w:vAlign w:val="center"/>
          </w:tcPr>
          <w:p w14:paraId="1E0A4290" w14:textId="77777777" w:rsidR="00AF56E3" w:rsidRPr="004816D6" w:rsidRDefault="00AF56E3" w:rsidP="00933932">
            <w:pPr>
              <w:jc w:val="center"/>
              <w:rPr>
                <w:sz w:val="18"/>
                <w:szCs w:val="18"/>
              </w:rPr>
            </w:pPr>
            <w:r w:rsidRPr="004816D6">
              <w:rPr>
                <w:sz w:val="18"/>
                <w:szCs w:val="18"/>
              </w:rPr>
              <w:t>FW 320 ST</w:t>
            </w:r>
          </w:p>
        </w:tc>
        <w:tc>
          <w:tcPr>
            <w:tcW w:w="1492" w:type="pct"/>
            <w:shd w:val="clear" w:color="auto" w:fill="auto"/>
            <w:vAlign w:val="center"/>
          </w:tcPr>
          <w:p w14:paraId="0AA8508D" w14:textId="77777777" w:rsidR="00AF56E3" w:rsidRPr="004816D6" w:rsidRDefault="00AF56E3" w:rsidP="00933932">
            <w:pPr>
              <w:jc w:val="center"/>
              <w:rPr>
                <w:sz w:val="16"/>
                <w:szCs w:val="16"/>
                <w:lang w:val="en-US"/>
              </w:rPr>
            </w:pPr>
            <w:r w:rsidRPr="004816D6">
              <w:rPr>
                <w:sz w:val="16"/>
                <w:szCs w:val="16"/>
                <w:lang w:val="en-US"/>
              </w:rPr>
              <w:t>21 K</w:t>
            </w:r>
          </w:p>
          <w:p w14:paraId="7626FA93" w14:textId="77777777" w:rsidR="00AF56E3" w:rsidRPr="004816D6" w:rsidRDefault="00AF56E3" w:rsidP="00933932">
            <w:pPr>
              <w:jc w:val="center"/>
              <w:rPr>
                <w:sz w:val="16"/>
                <w:szCs w:val="16"/>
                <w:lang w:val="en-US"/>
              </w:rPr>
            </w:pPr>
            <w:r w:rsidRPr="004816D6">
              <w:rPr>
                <w:sz w:val="16"/>
                <w:szCs w:val="16"/>
                <w:lang w:val="en-US"/>
              </w:rPr>
              <w:t>532363.00 m E</w:t>
            </w:r>
          </w:p>
          <w:p w14:paraId="5067D2EF" w14:textId="77777777" w:rsidR="00AF56E3" w:rsidRPr="004816D6" w:rsidRDefault="00AF56E3" w:rsidP="00933932">
            <w:pPr>
              <w:jc w:val="center"/>
              <w:rPr>
                <w:sz w:val="16"/>
                <w:szCs w:val="16"/>
                <w:lang w:val="en-US"/>
              </w:rPr>
            </w:pPr>
            <w:r w:rsidRPr="004816D6">
              <w:rPr>
                <w:sz w:val="16"/>
                <w:szCs w:val="16"/>
                <w:lang w:val="en-US"/>
              </w:rPr>
              <w:t>7494808.00 m S</w:t>
            </w:r>
          </w:p>
        </w:tc>
        <w:tc>
          <w:tcPr>
            <w:tcW w:w="1492" w:type="pct"/>
          </w:tcPr>
          <w:p w14:paraId="3A140C7E" w14:textId="77777777" w:rsidR="00AF56E3" w:rsidRPr="000D4D71" w:rsidRDefault="00AF56E3" w:rsidP="00933932">
            <w:pPr>
              <w:jc w:val="center"/>
              <w:rPr>
                <w:sz w:val="16"/>
                <w:szCs w:val="16"/>
              </w:rPr>
            </w:pPr>
            <w:r w:rsidRPr="004816D6">
              <w:rPr>
                <w:sz w:val="16"/>
                <w:szCs w:val="16"/>
              </w:rPr>
              <w:t>Dos campañas al año</w:t>
            </w:r>
            <w:r w:rsidRPr="000D4D71">
              <w:rPr>
                <w:sz w:val="16"/>
                <w:szCs w:val="16"/>
              </w:rPr>
              <w:t>:</w:t>
            </w:r>
          </w:p>
          <w:p w14:paraId="2E30064E" w14:textId="77777777" w:rsidR="00AF56E3" w:rsidRPr="004816D6" w:rsidRDefault="00AF56E3" w:rsidP="00933932">
            <w:pPr>
              <w:jc w:val="center"/>
              <w:rPr>
                <w:sz w:val="16"/>
                <w:szCs w:val="16"/>
              </w:rPr>
            </w:pPr>
            <w:r w:rsidRPr="004816D6">
              <w:rPr>
                <w:sz w:val="16"/>
                <w:szCs w:val="16"/>
              </w:rPr>
              <w:t>-Temporada de lluvia</w:t>
            </w:r>
          </w:p>
          <w:p w14:paraId="036EB196" w14:textId="77777777" w:rsidR="00AF56E3" w:rsidRPr="004816D6" w:rsidRDefault="00AF56E3" w:rsidP="00933932">
            <w:pPr>
              <w:jc w:val="center"/>
              <w:rPr>
                <w:sz w:val="16"/>
                <w:szCs w:val="16"/>
                <w:lang w:val="en-US"/>
              </w:rPr>
            </w:pPr>
            <w:r w:rsidRPr="004816D6">
              <w:rPr>
                <w:sz w:val="16"/>
                <w:szCs w:val="16"/>
              </w:rPr>
              <w:t>-Temporada seca</w:t>
            </w:r>
          </w:p>
        </w:tc>
      </w:tr>
      <w:tr w:rsidR="00AF56E3" w:rsidRPr="004816D6" w14:paraId="69F0F3C0" w14:textId="77777777" w:rsidTr="00933932">
        <w:trPr>
          <w:cantSplit/>
          <w:trHeight w:val="20"/>
          <w:jc w:val="center"/>
        </w:trPr>
        <w:tc>
          <w:tcPr>
            <w:tcW w:w="218" w:type="pct"/>
            <w:vAlign w:val="center"/>
          </w:tcPr>
          <w:p w14:paraId="281AFAD4" w14:textId="77777777" w:rsidR="00AF56E3" w:rsidRPr="004816D6" w:rsidRDefault="00AF56E3" w:rsidP="00933932">
            <w:pPr>
              <w:jc w:val="center"/>
              <w:rPr>
                <w:rFonts w:cs="Courier New"/>
                <w:sz w:val="18"/>
                <w:szCs w:val="18"/>
              </w:rPr>
            </w:pPr>
            <w:r w:rsidRPr="004816D6">
              <w:rPr>
                <w:rFonts w:cs="Courier New"/>
                <w:sz w:val="18"/>
                <w:szCs w:val="18"/>
              </w:rPr>
              <w:t>4</w:t>
            </w:r>
          </w:p>
        </w:tc>
        <w:tc>
          <w:tcPr>
            <w:tcW w:w="1798" w:type="pct"/>
            <w:vAlign w:val="center"/>
          </w:tcPr>
          <w:p w14:paraId="2E156AA3" w14:textId="77777777" w:rsidR="00AF56E3" w:rsidRPr="004816D6" w:rsidRDefault="00AF56E3" w:rsidP="00933932">
            <w:pPr>
              <w:jc w:val="center"/>
              <w:rPr>
                <w:sz w:val="18"/>
                <w:szCs w:val="18"/>
              </w:rPr>
            </w:pPr>
            <w:r w:rsidRPr="004816D6">
              <w:rPr>
                <w:rFonts w:cs="Courier New"/>
                <w:sz w:val="18"/>
                <w:szCs w:val="18"/>
              </w:rPr>
              <w:t>FW 315 HE</w:t>
            </w:r>
          </w:p>
        </w:tc>
        <w:tc>
          <w:tcPr>
            <w:tcW w:w="1492" w:type="pct"/>
            <w:vAlign w:val="center"/>
          </w:tcPr>
          <w:p w14:paraId="06A8BDF8" w14:textId="77777777" w:rsidR="00AF56E3" w:rsidRPr="004816D6" w:rsidRDefault="00AF56E3" w:rsidP="00933932">
            <w:pPr>
              <w:jc w:val="center"/>
              <w:rPr>
                <w:sz w:val="16"/>
                <w:szCs w:val="16"/>
              </w:rPr>
            </w:pPr>
            <w:r w:rsidRPr="004816D6">
              <w:rPr>
                <w:sz w:val="16"/>
                <w:szCs w:val="16"/>
              </w:rPr>
              <w:t xml:space="preserve">21K  </w:t>
            </w:r>
          </w:p>
          <w:p w14:paraId="128C82E7" w14:textId="77777777" w:rsidR="00AF56E3" w:rsidRPr="004816D6" w:rsidRDefault="00AF56E3" w:rsidP="00933932">
            <w:pPr>
              <w:jc w:val="center"/>
              <w:rPr>
                <w:sz w:val="16"/>
                <w:szCs w:val="16"/>
              </w:rPr>
            </w:pPr>
            <w:r w:rsidRPr="004816D6">
              <w:rPr>
                <w:sz w:val="16"/>
                <w:szCs w:val="16"/>
              </w:rPr>
              <w:t>515424,99 m E</w:t>
            </w:r>
          </w:p>
          <w:p w14:paraId="3386870D" w14:textId="77777777" w:rsidR="00AF56E3" w:rsidRPr="004816D6" w:rsidRDefault="00AF56E3" w:rsidP="00933932">
            <w:pPr>
              <w:jc w:val="center"/>
              <w:rPr>
                <w:sz w:val="16"/>
                <w:szCs w:val="16"/>
              </w:rPr>
            </w:pPr>
            <w:r w:rsidRPr="004816D6">
              <w:rPr>
                <w:sz w:val="16"/>
                <w:szCs w:val="16"/>
              </w:rPr>
              <w:t>7523026,00 m S</w:t>
            </w:r>
          </w:p>
        </w:tc>
        <w:tc>
          <w:tcPr>
            <w:tcW w:w="1492" w:type="pct"/>
          </w:tcPr>
          <w:p w14:paraId="4AF7BADD" w14:textId="77777777" w:rsidR="00AF56E3" w:rsidRPr="000D4D71" w:rsidRDefault="00AF56E3" w:rsidP="00933932">
            <w:pPr>
              <w:jc w:val="center"/>
              <w:rPr>
                <w:sz w:val="16"/>
                <w:szCs w:val="16"/>
              </w:rPr>
            </w:pPr>
            <w:r w:rsidRPr="004816D6">
              <w:rPr>
                <w:sz w:val="16"/>
                <w:szCs w:val="16"/>
              </w:rPr>
              <w:t>Dos campañas al año</w:t>
            </w:r>
            <w:r w:rsidRPr="000D4D71">
              <w:rPr>
                <w:sz w:val="16"/>
                <w:szCs w:val="16"/>
              </w:rPr>
              <w:t>:</w:t>
            </w:r>
          </w:p>
          <w:p w14:paraId="1CC89285" w14:textId="77777777" w:rsidR="00AF56E3" w:rsidRPr="004816D6" w:rsidRDefault="00AF56E3" w:rsidP="00933932">
            <w:pPr>
              <w:jc w:val="center"/>
              <w:rPr>
                <w:sz w:val="16"/>
                <w:szCs w:val="16"/>
              </w:rPr>
            </w:pPr>
            <w:r w:rsidRPr="004816D6">
              <w:rPr>
                <w:sz w:val="16"/>
                <w:szCs w:val="16"/>
              </w:rPr>
              <w:t>-Temporada de lluvia</w:t>
            </w:r>
          </w:p>
          <w:p w14:paraId="55A9B0D0" w14:textId="77777777" w:rsidR="00AF56E3" w:rsidRPr="004816D6" w:rsidRDefault="00AF56E3" w:rsidP="00933932">
            <w:pPr>
              <w:jc w:val="center"/>
              <w:rPr>
                <w:sz w:val="16"/>
                <w:szCs w:val="16"/>
              </w:rPr>
            </w:pPr>
            <w:r w:rsidRPr="004816D6">
              <w:rPr>
                <w:sz w:val="16"/>
                <w:szCs w:val="16"/>
              </w:rPr>
              <w:t>-Temporada seca</w:t>
            </w:r>
          </w:p>
        </w:tc>
      </w:tr>
      <w:tr w:rsidR="00AF56E3" w:rsidRPr="004816D6" w14:paraId="73E594E0" w14:textId="77777777" w:rsidTr="00933932">
        <w:trPr>
          <w:trHeight w:val="20"/>
          <w:jc w:val="center"/>
        </w:trPr>
        <w:tc>
          <w:tcPr>
            <w:tcW w:w="218" w:type="pct"/>
            <w:vAlign w:val="center"/>
          </w:tcPr>
          <w:p w14:paraId="5BC404EF" w14:textId="77777777" w:rsidR="00AF56E3" w:rsidRPr="004816D6" w:rsidRDefault="00AF56E3" w:rsidP="00933932">
            <w:pPr>
              <w:jc w:val="center"/>
              <w:rPr>
                <w:rFonts w:cs="Courier New"/>
                <w:sz w:val="18"/>
                <w:szCs w:val="18"/>
              </w:rPr>
            </w:pPr>
            <w:r w:rsidRPr="004816D6">
              <w:rPr>
                <w:rFonts w:cs="Courier New"/>
                <w:sz w:val="18"/>
                <w:szCs w:val="18"/>
              </w:rPr>
              <w:t>5</w:t>
            </w:r>
          </w:p>
        </w:tc>
        <w:tc>
          <w:tcPr>
            <w:tcW w:w="1798" w:type="pct"/>
            <w:vAlign w:val="center"/>
          </w:tcPr>
          <w:p w14:paraId="09FE2C27" w14:textId="77777777" w:rsidR="00AF56E3" w:rsidRPr="004816D6" w:rsidRDefault="00AF56E3" w:rsidP="00933932">
            <w:pPr>
              <w:jc w:val="center"/>
              <w:rPr>
                <w:sz w:val="18"/>
                <w:szCs w:val="18"/>
              </w:rPr>
            </w:pPr>
            <w:r w:rsidRPr="004816D6">
              <w:rPr>
                <w:rFonts w:cs="Courier New"/>
                <w:sz w:val="18"/>
                <w:szCs w:val="18"/>
              </w:rPr>
              <w:t>FW 304 HE</w:t>
            </w:r>
          </w:p>
        </w:tc>
        <w:tc>
          <w:tcPr>
            <w:tcW w:w="1492" w:type="pct"/>
            <w:vAlign w:val="center"/>
          </w:tcPr>
          <w:p w14:paraId="76F09A26" w14:textId="77777777" w:rsidR="00AF56E3" w:rsidRPr="004816D6" w:rsidRDefault="00AF56E3" w:rsidP="00933932">
            <w:pPr>
              <w:jc w:val="center"/>
              <w:rPr>
                <w:sz w:val="16"/>
                <w:szCs w:val="16"/>
              </w:rPr>
            </w:pPr>
            <w:r w:rsidRPr="004816D6">
              <w:rPr>
                <w:sz w:val="16"/>
                <w:szCs w:val="16"/>
              </w:rPr>
              <w:t xml:space="preserve">21K  </w:t>
            </w:r>
          </w:p>
          <w:p w14:paraId="075696AC" w14:textId="77777777" w:rsidR="00AF56E3" w:rsidRPr="004816D6" w:rsidRDefault="00AF56E3" w:rsidP="00933932">
            <w:pPr>
              <w:jc w:val="center"/>
              <w:rPr>
                <w:sz w:val="16"/>
                <w:szCs w:val="16"/>
              </w:rPr>
            </w:pPr>
            <w:r w:rsidRPr="004816D6">
              <w:rPr>
                <w:sz w:val="16"/>
                <w:szCs w:val="16"/>
              </w:rPr>
              <w:t>506172,99 m E</w:t>
            </w:r>
          </w:p>
          <w:p w14:paraId="1FDF097F" w14:textId="77777777" w:rsidR="00AF56E3" w:rsidRPr="004816D6" w:rsidRDefault="00AF56E3" w:rsidP="00933932">
            <w:pPr>
              <w:jc w:val="center"/>
              <w:rPr>
                <w:sz w:val="16"/>
                <w:szCs w:val="16"/>
              </w:rPr>
            </w:pPr>
            <w:r w:rsidRPr="004816D6">
              <w:rPr>
                <w:sz w:val="16"/>
                <w:szCs w:val="16"/>
              </w:rPr>
              <w:t xml:space="preserve"> 7509505,00 m S</w:t>
            </w:r>
          </w:p>
        </w:tc>
        <w:tc>
          <w:tcPr>
            <w:tcW w:w="1492" w:type="pct"/>
          </w:tcPr>
          <w:p w14:paraId="4A7C0BC7" w14:textId="77777777" w:rsidR="00AF56E3" w:rsidRPr="000D4D71" w:rsidRDefault="00AF56E3" w:rsidP="00933932">
            <w:pPr>
              <w:jc w:val="center"/>
              <w:rPr>
                <w:sz w:val="16"/>
                <w:szCs w:val="16"/>
              </w:rPr>
            </w:pPr>
            <w:r w:rsidRPr="004816D6">
              <w:rPr>
                <w:sz w:val="16"/>
                <w:szCs w:val="16"/>
              </w:rPr>
              <w:t>Dos campañas al año</w:t>
            </w:r>
            <w:r w:rsidRPr="000D4D71">
              <w:rPr>
                <w:sz w:val="16"/>
                <w:szCs w:val="16"/>
              </w:rPr>
              <w:t>:</w:t>
            </w:r>
          </w:p>
          <w:p w14:paraId="13DCA571" w14:textId="77777777" w:rsidR="00AF56E3" w:rsidRPr="004816D6" w:rsidRDefault="00AF56E3" w:rsidP="00933932">
            <w:pPr>
              <w:jc w:val="center"/>
              <w:rPr>
                <w:sz w:val="16"/>
                <w:szCs w:val="16"/>
              </w:rPr>
            </w:pPr>
            <w:r w:rsidRPr="004816D6">
              <w:rPr>
                <w:sz w:val="16"/>
                <w:szCs w:val="16"/>
              </w:rPr>
              <w:t>-Temporada de lluvia</w:t>
            </w:r>
          </w:p>
          <w:p w14:paraId="12C392DB" w14:textId="77777777" w:rsidR="00AF56E3" w:rsidRPr="004816D6" w:rsidRDefault="00AF56E3" w:rsidP="00933932">
            <w:pPr>
              <w:jc w:val="center"/>
              <w:rPr>
                <w:sz w:val="16"/>
                <w:szCs w:val="16"/>
              </w:rPr>
            </w:pPr>
            <w:r w:rsidRPr="004816D6">
              <w:rPr>
                <w:sz w:val="16"/>
                <w:szCs w:val="16"/>
              </w:rPr>
              <w:t>-Temporada seca</w:t>
            </w:r>
          </w:p>
        </w:tc>
      </w:tr>
      <w:tr w:rsidR="00AF56E3" w:rsidRPr="004816D6" w14:paraId="6C3DD126" w14:textId="77777777" w:rsidTr="00933932">
        <w:trPr>
          <w:trHeight w:val="20"/>
          <w:jc w:val="center"/>
        </w:trPr>
        <w:tc>
          <w:tcPr>
            <w:tcW w:w="218" w:type="pct"/>
            <w:vAlign w:val="center"/>
          </w:tcPr>
          <w:p w14:paraId="498D53DB" w14:textId="77777777" w:rsidR="00AF56E3" w:rsidRPr="004816D6" w:rsidRDefault="00AF56E3" w:rsidP="00933932">
            <w:pPr>
              <w:jc w:val="center"/>
              <w:rPr>
                <w:sz w:val="18"/>
                <w:szCs w:val="18"/>
              </w:rPr>
            </w:pPr>
            <w:r w:rsidRPr="004816D6">
              <w:rPr>
                <w:sz w:val="18"/>
                <w:szCs w:val="18"/>
              </w:rPr>
              <w:t>6</w:t>
            </w:r>
          </w:p>
        </w:tc>
        <w:tc>
          <w:tcPr>
            <w:tcW w:w="1798" w:type="pct"/>
            <w:vAlign w:val="center"/>
          </w:tcPr>
          <w:p w14:paraId="4DD6C369" w14:textId="77777777" w:rsidR="00AF56E3" w:rsidRPr="004816D6" w:rsidRDefault="00AF56E3" w:rsidP="00933932">
            <w:pPr>
              <w:jc w:val="center"/>
              <w:rPr>
                <w:sz w:val="18"/>
                <w:szCs w:val="18"/>
              </w:rPr>
            </w:pPr>
            <w:r w:rsidRPr="004816D6">
              <w:rPr>
                <w:sz w:val="18"/>
                <w:szCs w:val="18"/>
              </w:rPr>
              <w:t>FW 100 GASL</w:t>
            </w:r>
          </w:p>
        </w:tc>
        <w:tc>
          <w:tcPr>
            <w:tcW w:w="1492" w:type="pct"/>
            <w:vAlign w:val="center"/>
          </w:tcPr>
          <w:p w14:paraId="43137E98" w14:textId="77777777" w:rsidR="00AF56E3" w:rsidRPr="004816D6" w:rsidRDefault="00AF56E3" w:rsidP="00933932">
            <w:pPr>
              <w:jc w:val="center"/>
              <w:rPr>
                <w:sz w:val="16"/>
                <w:szCs w:val="16"/>
              </w:rPr>
            </w:pPr>
            <w:r w:rsidRPr="004816D6">
              <w:rPr>
                <w:sz w:val="16"/>
                <w:szCs w:val="16"/>
              </w:rPr>
              <w:t>21K</w:t>
            </w:r>
          </w:p>
          <w:p w14:paraId="5DEC52D3" w14:textId="77777777" w:rsidR="00AF56E3" w:rsidRPr="004816D6" w:rsidRDefault="00AF56E3" w:rsidP="00933932">
            <w:pPr>
              <w:jc w:val="center"/>
              <w:rPr>
                <w:sz w:val="16"/>
                <w:szCs w:val="16"/>
              </w:rPr>
            </w:pPr>
            <w:r w:rsidRPr="004816D6">
              <w:rPr>
                <w:sz w:val="16"/>
                <w:szCs w:val="16"/>
              </w:rPr>
              <w:t>510205.03 m E</w:t>
            </w:r>
          </w:p>
          <w:p w14:paraId="4E325F0A" w14:textId="77777777" w:rsidR="00AF56E3" w:rsidRPr="004816D6" w:rsidRDefault="00AF56E3" w:rsidP="00933932">
            <w:pPr>
              <w:jc w:val="center"/>
              <w:rPr>
                <w:sz w:val="16"/>
                <w:szCs w:val="16"/>
              </w:rPr>
            </w:pPr>
            <w:r w:rsidRPr="004816D6">
              <w:rPr>
                <w:sz w:val="16"/>
                <w:szCs w:val="16"/>
              </w:rPr>
              <w:t xml:space="preserve"> 7497780.65 m S</w:t>
            </w:r>
          </w:p>
        </w:tc>
        <w:tc>
          <w:tcPr>
            <w:tcW w:w="1492" w:type="pct"/>
          </w:tcPr>
          <w:p w14:paraId="7D74DC2B" w14:textId="77777777" w:rsidR="00AF56E3" w:rsidRPr="000D4D71" w:rsidRDefault="00AF56E3" w:rsidP="00933932">
            <w:pPr>
              <w:jc w:val="center"/>
              <w:rPr>
                <w:sz w:val="16"/>
                <w:szCs w:val="16"/>
              </w:rPr>
            </w:pPr>
            <w:r w:rsidRPr="004816D6">
              <w:rPr>
                <w:sz w:val="16"/>
                <w:szCs w:val="16"/>
              </w:rPr>
              <w:t>Dos campañas al año</w:t>
            </w:r>
            <w:r w:rsidRPr="000D4D71">
              <w:rPr>
                <w:sz w:val="16"/>
                <w:szCs w:val="16"/>
              </w:rPr>
              <w:t>:</w:t>
            </w:r>
          </w:p>
          <w:p w14:paraId="072F6026" w14:textId="77777777" w:rsidR="00AF56E3" w:rsidRPr="004816D6" w:rsidRDefault="00AF56E3" w:rsidP="00933932">
            <w:pPr>
              <w:jc w:val="center"/>
              <w:rPr>
                <w:sz w:val="16"/>
                <w:szCs w:val="16"/>
              </w:rPr>
            </w:pPr>
            <w:r w:rsidRPr="004816D6">
              <w:rPr>
                <w:sz w:val="16"/>
                <w:szCs w:val="16"/>
              </w:rPr>
              <w:t>-Temporada de lluvia</w:t>
            </w:r>
          </w:p>
          <w:p w14:paraId="3F885551" w14:textId="77777777" w:rsidR="00AF56E3" w:rsidRPr="004816D6" w:rsidRDefault="00AF56E3" w:rsidP="00933932">
            <w:pPr>
              <w:jc w:val="center"/>
              <w:rPr>
                <w:sz w:val="16"/>
                <w:szCs w:val="16"/>
              </w:rPr>
            </w:pPr>
            <w:r w:rsidRPr="004816D6">
              <w:rPr>
                <w:sz w:val="16"/>
                <w:szCs w:val="16"/>
              </w:rPr>
              <w:t>-Temporada seca</w:t>
            </w:r>
          </w:p>
        </w:tc>
      </w:tr>
      <w:tr w:rsidR="00AF56E3" w:rsidRPr="004816D6" w14:paraId="7007219A" w14:textId="77777777" w:rsidTr="00933932">
        <w:trPr>
          <w:trHeight w:val="20"/>
          <w:jc w:val="center"/>
        </w:trPr>
        <w:tc>
          <w:tcPr>
            <w:tcW w:w="218" w:type="pct"/>
            <w:vAlign w:val="center"/>
          </w:tcPr>
          <w:p w14:paraId="1A8D9F02" w14:textId="77777777" w:rsidR="00AF56E3" w:rsidRPr="004816D6" w:rsidRDefault="00AF56E3" w:rsidP="00933932">
            <w:pPr>
              <w:jc w:val="center"/>
              <w:rPr>
                <w:sz w:val="18"/>
                <w:szCs w:val="18"/>
              </w:rPr>
            </w:pPr>
            <w:r w:rsidRPr="004816D6">
              <w:rPr>
                <w:sz w:val="18"/>
                <w:szCs w:val="18"/>
              </w:rPr>
              <w:t>7</w:t>
            </w:r>
          </w:p>
        </w:tc>
        <w:tc>
          <w:tcPr>
            <w:tcW w:w="1798" w:type="pct"/>
            <w:vAlign w:val="center"/>
          </w:tcPr>
          <w:p w14:paraId="4619E179" w14:textId="77777777" w:rsidR="00AF56E3" w:rsidRPr="004816D6" w:rsidRDefault="00AF56E3" w:rsidP="00933932">
            <w:pPr>
              <w:jc w:val="center"/>
              <w:rPr>
                <w:sz w:val="18"/>
                <w:szCs w:val="18"/>
              </w:rPr>
            </w:pPr>
            <w:r w:rsidRPr="004816D6">
              <w:rPr>
                <w:sz w:val="18"/>
                <w:szCs w:val="18"/>
              </w:rPr>
              <w:t>FW 200 SL</w:t>
            </w:r>
          </w:p>
        </w:tc>
        <w:tc>
          <w:tcPr>
            <w:tcW w:w="1492" w:type="pct"/>
            <w:vAlign w:val="center"/>
          </w:tcPr>
          <w:p w14:paraId="69EBBF50" w14:textId="77777777" w:rsidR="00AF56E3" w:rsidRPr="004816D6" w:rsidRDefault="00AF56E3" w:rsidP="00933932">
            <w:pPr>
              <w:jc w:val="center"/>
              <w:rPr>
                <w:sz w:val="16"/>
                <w:szCs w:val="16"/>
              </w:rPr>
            </w:pPr>
            <w:r w:rsidRPr="004816D6">
              <w:rPr>
                <w:sz w:val="16"/>
                <w:szCs w:val="16"/>
              </w:rPr>
              <w:t xml:space="preserve">21K </w:t>
            </w:r>
          </w:p>
          <w:p w14:paraId="14175088" w14:textId="77777777" w:rsidR="00AF56E3" w:rsidRPr="004816D6" w:rsidRDefault="00AF56E3" w:rsidP="00933932">
            <w:pPr>
              <w:jc w:val="center"/>
              <w:rPr>
                <w:sz w:val="16"/>
                <w:szCs w:val="16"/>
              </w:rPr>
            </w:pPr>
            <w:r w:rsidRPr="004816D6">
              <w:rPr>
                <w:sz w:val="16"/>
                <w:szCs w:val="16"/>
              </w:rPr>
              <w:t>519072.00 m E</w:t>
            </w:r>
          </w:p>
          <w:p w14:paraId="5D793D88" w14:textId="77777777" w:rsidR="00AF56E3" w:rsidRPr="004816D6" w:rsidRDefault="00AF56E3" w:rsidP="00933932">
            <w:pPr>
              <w:jc w:val="center"/>
              <w:rPr>
                <w:sz w:val="16"/>
                <w:szCs w:val="16"/>
              </w:rPr>
            </w:pPr>
            <w:r w:rsidRPr="004816D6">
              <w:rPr>
                <w:sz w:val="16"/>
                <w:szCs w:val="16"/>
              </w:rPr>
              <w:t xml:space="preserve"> 7494784.00 m S</w:t>
            </w:r>
          </w:p>
        </w:tc>
        <w:tc>
          <w:tcPr>
            <w:tcW w:w="1492" w:type="pct"/>
          </w:tcPr>
          <w:p w14:paraId="0F3A793A" w14:textId="77777777" w:rsidR="00AF56E3" w:rsidRPr="000D4D71" w:rsidRDefault="00AF56E3" w:rsidP="00933932">
            <w:pPr>
              <w:jc w:val="center"/>
              <w:rPr>
                <w:sz w:val="16"/>
                <w:szCs w:val="16"/>
              </w:rPr>
            </w:pPr>
            <w:r w:rsidRPr="004816D6">
              <w:rPr>
                <w:sz w:val="16"/>
                <w:szCs w:val="16"/>
              </w:rPr>
              <w:t>Dos campañas al año</w:t>
            </w:r>
            <w:r w:rsidRPr="000D4D71">
              <w:rPr>
                <w:sz w:val="16"/>
                <w:szCs w:val="16"/>
              </w:rPr>
              <w:t>:</w:t>
            </w:r>
          </w:p>
          <w:p w14:paraId="51497259" w14:textId="77777777" w:rsidR="00AF56E3" w:rsidRPr="004816D6" w:rsidRDefault="00AF56E3" w:rsidP="00933932">
            <w:pPr>
              <w:jc w:val="center"/>
              <w:rPr>
                <w:sz w:val="16"/>
                <w:szCs w:val="16"/>
              </w:rPr>
            </w:pPr>
            <w:r w:rsidRPr="004816D6">
              <w:rPr>
                <w:sz w:val="16"/>
                <w:szCs w:val="16"/>
              </w:rPr>
              <w:t>-Temporada de lluvia</w:t>
            </w:r>
          </w:p>
          <w:p w14:paraId="09B496BA" w14:textId="77777777" w:rsidR="00AF56E3" w:rsidRPr="004816D6" w:rsidRDefault="00AF56E3" w:rsidP="00933932">
            <w:pPr>
              <w:jc w:val="center"/>
              <w:rPr>
                <w:sz w:val="16"/>
                <w:szCs w:val="16"/>
              </w:rPr>
            </w:pPr>
            <w:r w:rsidRPr="004816D6">
              <w:rPr>
                <w:sz w:val="16"/>
                <w:szCs w:val="16"/>
              </w:rPr>
              <w:t>-Temporada seca</w:t>
            </w:r>
          </w:p>
        </w:tc>
      </w:tr>
      <w:tr w:rsidR="00AF56E3" w:rsidRPr="004816D6" w14:paraId="7C9FE88B" w14:textId="77777777" w:rsidTr="00933932">
        <w:trPr>
          <w:trHeight w:val="20"/>
          <w:jc w:val="center"/>
        </w:trPr>
        <w:tc>
          <w:tcPr>
            <w:tcW w:w="218" w:type="pct"/>
            <w:vAlign w:val="center"/>
          </w:tcPr>
          <w:p w14:paraId="5CA10E73" w14:textId="77777777" w:rsidR="00AF56E3" w:rsidRPr="004816D6" w:rsidRDefault="00AF56E3" w:rsidP="00933932">
            <w:pPr>
              <w:jc w:val="center"/>
              <w:rPr>
                <w:sz w:val="18"/>
                <w:szCs w:val="18"/>
              </w:rPr>
            </w:pPr>
            <w:r w:rsidRPr="004816D6">
              <w:rPr>
                <w:sz w:val="18"/>
                <w:szCs w:val="18"/>
              </w:rPr>
              <w:t>8</w:t>
            </w:r>
          </w:p>
        </w:tc>
        <w:tc>
          <w:tcPr>
            <w:tcW w:w="1798" w:type="pct"/>
            <w:vAlign w:val="center"/>
          </w:tcPr>
          <w:p w14:paraId="29B43535" w14:textId="77777777" w:rsidR="00AF56E3" w:rsidRPr="004816D6" w:rsidRDefault="00AF56E3" w:rsidP="00933932">
            <w:pPr>
              <w:jc w:val="center"/>
              <w:rPr>
                <w:sz w:val="18"/>
                <w:szCs w:val="18"/>
              </w:rPr>
            </w:pPr>
            <w:r w:rsidRPr="004816D6">
              <w:rPr>
                <w:sz w:val="18"/>
                <w:szCs w:val="18"/>
              </w:rPr>
              <w:t>FW 208 TR</w:t>
            </w:r>
          </w:p>
        </w:tc>
        <w:tc>
          <w:tcPr>
            <w:tcW w:w="1492" w:type="pct"/>
            <w:vAlign w:val="center"/>
          </w:tcPr>
          <w:p w14:paraId="016A0D85" w14:textId="77777777" w:rsidR="00AF56E3" w:rsidRPr="004816D6" w:rsidRDefault="00AF56E3" w:rsidP="00933932">
            <w:pPr>
              <w:jc w:val="center"/>
              <w:rPr>
                <w:sz w:val="16"/>
                <w:szCs w:val="16"/>
              </w:rPr>
            </w:pPr>
            <w:r w:rsidRPr="004816D6">
              <w:rPr>
                <w:sz w:val="16"/>
                <w:szCs w:val="16"/>
              </w:rPr>
              <w:t>21K</w:t>
            </w:r>
          </w:p>
          <w:p w14:paraId="5C9563EF" w14:textId="77777777" w:rsidR="00AF56E3" w:rsidRPr="004816D6" w:rsidRDefault="00AF56E3" w:rsidP="00933932">
            <w:pPr>
              <w:jc w:val="center"/>
              <w:rPr>
                <w:sz w:val="16"/>
                <w:szCs w:val="16"/>
              </w:rPr>
            </w:pPr>
            <w:r w:rsidRPr="004816D6">
              <w:rPr>
                <w:sz w:val="16"/>
                <w:szCs w:val="16"/>
              </w:rPr>
              <w:t xml:space="preserve"> 514416.00 m E</w:t>
            </w:r>
          </w:p>
          <w:p w14:paraId="6A279FA4" w14:textId="77777777" w:rsidR="00AF56E3" w:rsidRPr="004816D6" w:rsidRDefault="00AF56E3" w:rsidP="00933932">
            <w:pPr>
              <w:jc w:val="center"/>
              <w:rPr>
                <w:sz w:val="16"/>
                <w:szCs w:val="16"/>
              </w:rPr>
            </w:pPr>
            <w:r w:rsidRPr="004816D6">
              <w:rPr>
                <w:sz w:val="16"/>
                <w:szCs w:val="16"/>
              </w:rPr>
              <w:t>7485700.00 m S</w:t>
            </w:r>
          </w:p>
        </w:tc>
        <w:tc>
          <w:tcPr>
            <w:tcW w:w="1492" w:type="pct"/>
          </w:tcPr>
          <w:p w14:paraId="0D243764" w14:textId="77777777" w:rsidR="00AF56E3" w:rsidRPr="000D4D71" w:rsidRDefault="00AF56E3" w:rsidP="00933932">
            <w:pPr>
              <w:jc w:val="center"/>
              <w:rPr>
                <w:sz w:val="16"/>
                <w:szCs w:val="16"/>
              </w:rPr>
            </w:pPr>
            <w:r w:rsidRPr="004816D6">
              <w:rPr>
                <w:sz w:val="16"/>
                <w:szCs w:val="16"/>
              </w:rPr>
              <w:t>Dos campañas al año</w:t>
            </w:r>
            <w:r w:rsidRPr="000D4D71">
              <w:rPr>
                <w:sz w:val="16"/>
                <w:szCs w:val="16"/>
              </w:rPr>
              <w:t>:</w:t>
            </w:r>
          </w:p>
          <w:p w14:paraId="416D9E84" w14:textId="77777777" w:rsidR="00AF56E3" w:rsidRPr="004816D6" w:rsidRDefault="00AF56E3" w:rsidP="00933932">
            <w:pPr>
              <w:jc w:val="center"/>
              <w:rPr>
                <w:sz w:val="16"/>
                <w:szCs w:val="16"/>
              </w:rPr>
            </w:pPr>
            <w:r w:rsidRPr="004816D6">
              <w:rPr>
                <w:sz w:val="16"/>
                <w:szCs w:val="16"/>
              </w:rPr>
              <w:t>-Temporada de lluvia</w:t>
            </w:r>
          </w:p>
          <w:p w14:paraId="256707B8" w14:textId="77777777" w:rsidR="00AF56E3" w:rsidRPr="004816D6" w:rsidRDefault="00AF56E3" w:rsidP="00933932">
            <w:pPr>
              <w:jc w:val="center"/>
              <w:rPr>
                <w:sz w:val="16"/>
                <w:szCs w:val="16"/>
              </w:rPr>
            </w:pPr>
            <w:r w:rsidRPr="004816D6">
              <w:rPr>
                <w:sz w:val="16"/>
                <w:szCs w:val="16"/>
              </w:rPr>
              <w:t>-Temporada seca</w:t>
            </w:r>
          </w:p>
        </w:tc>
      </w:tr>
      <w:tr w:rsidR="00AF56E3" w:rsidRPr="004816D6" w14:paraId="1D40AC77" w14:textId="77777777" w:rsidTr="00933932">
        <w:trPr>
          <w:trHeight w:val="20"/>
          <w:jc w:val="center"/>
        </w:trPr>
        <w:tc>
          <w:tcPr>
            <w:tcW w:w="218" w:type="pct"/>
            <w:vAlign w:val="center"/>
          </w:tcPr>
          <w:p w14:paraId="1DA9205F" w14:textId="77777777" w:rsidR="00AF56E3" w:rsidRPr="004816D6" w:rsidRDefault="00AF56E3" w:rsidP="00933932">
            <w:pPr>
              <w:jc w:val="center"/>
              <w:rPr>
                <w:rFonts w:cs="Courier New"/>
                <w:sz w:val="18"/>
                <w:szCs w:val="18"/>
              </w:rPr>
            </w:pPr>
            <w:r w:rsidRPr="004816D6">
              <w:rPr>
                <w:rFonts w:cs="Courier New"/>
                <w:sz w:val="18"/>
                <w:szCs w:val="18"/>
              </w:rPr>
              <w:t>9</w:t>
            </w:r>
          </w:p>
        </w:tc>
        <w:tc>
          <w:tcPr>
            <w:tcW w:w="1798" w:type="pct"/>
            <w:vAlign w:val="center"/>
          </w:tcPr>
          <w:p w14:paraId="7C4BAA5C" w14:textId="77777777" w:rsidR="00AF56E3" w:rsidRPr="004816D6" w:rsidRDefault="00AF56E3" w:rsidP="00933932">
            <w:pPr>
              <w:jc w:val="center"/>
              <w:rPr>
                <w:sz w:val="18"/>
                <w:szCs w:val="18"/>
              </w:rPr>
            </w:pPr>
            <w:r w:rsidRPr="004816D6">
              <w:rPr>
                <w:rFonts w:cs="Courier New"/>
                <w:sz w:val="18"/>
                <w:szCs w:val="18"/>
              </w:rPr>
              <w:t>FW 205-TR</w:t>
            </w:r>
          </w:p>
        </w:tc>
        <w:tc>
          <w:tcPr>
            <w:tcW w:w="1492" w:type="pct"/>
            <w:vAlign w:val="center"/>
          </w:tcPr>
          <w:p w14:paraId="7DD3810E" w14:textId="77777777" w:rsidR="00AF56E3" w:rsidRPr="004816D6" w:rsidRDefault="00AF56E3" w:rsidP="00933932">
            <w:pPr>
              <w:jc w:val="center"/>
              <w:rPr>
                <w:sz w:val="16"/>
                <w:szCs w:val="16"/>
              </w:rPr>
            </w:pPr>
            <w:r w:rsidRPr="004816D6">
              <w:rPr>
                <w:sz w:val="16"/>
                <w:szCs w:val="16"/>
              </w:rPr>
              <w:t xml:space="preserve">21K </w:t>
            </w:r>
          </w:p>
          <w:p w14:paraId="360AFD08" w14:textId="77777777" w:rsidR="00AF56E3" w:rsidRPr="004816D6" w:rsidRDefault="00AF56E3" w:rsidP="00933932">
            <w:pPr>
              <w:jc w:val="center"/>
              <w:rPr>
                <w:sz w:val="16"/>
                <w:szCs w:val="16"/>
              </w:rPr>
            </w:pPr>
            <w:r w:rsidRPr="004816D6">
              <w:rPr>
                <w:sz w:val="16"/>
                <w:szCs w:val="16"/>
              </w:rPr>
              <w:t>516574.00 m E</w:t>
            </w:r>
          </w:p>
          <w:p w14:paraId="5E99FAFD" w14:textId="77777777" w:rsidR="00AF56E3" w:rsidRPr="004816D6" w:rsidRDefault="00AF56E3" w:rsidP="00933932">
            <w:pPr>
              <w:jc w:val="center"/>
              <w:rPr>
                <w:sz w:val="16"/>
                <w:szCs w:val="16"/>
              </w:rPr>
            </w:pPr>
            <w:r w:rsidRPr="004816D6">
              <w:rPr>
                <w:sz w:val="16"/>
                <w:szCs w:val="16"/>
              </w:rPr>
              <w:t>7482061.00 m S</w:t>
            </w:r>
          </w:p>
        </w:tc>
        <w:tc>
          <w:tcPr>
            <w:tcW w:w="1492" w:type="pct"/>
          </w:tcPr>
          <w:p w14:paraId="543EA901" w14:textId="77777777" w:rsidR="00AF56E3" w:rsidRPr="000D4D71" w:rsidRDefault="00AF56E3" w:rsidP="00933932">
            <w:pPr>
              <w:jc w:val="center"/>
              <w:rPr>
                <w:sz w:val="16"/>
                <w:szCs w:val="16"/>
              </w:rPr>
            </w:pPr>
            <w:r w:rsidRPr="004816D6">
              <w:rPr>
                <w:sz w:val="16"/>
                <w:szCs w:val="16"/>
              </w:rPr>
              <w:t>Dos campañas al año</w:t>
            </w:r>
            <w:r w:rsidRPr="000D4D71">
              <w:rPr>
                <w:sz w:val="16"/>
                <w:szCs w:val="16"/>
              </w:rPr>
              <w:t>:</w:t>
            </w:r>
          </w:p>
          <w:p w14:paraId="02E67730" w14:textId="77777777" w:rsidR="00AF56E3" w:rsidRPr="004816D6" w:rsidRDefault="00AF56E3" w:rsidP="00933932">
            <w:pPr>
              <w:jc w:val="center"/>
              <w:rPr>
                <w:sz w:val="16"/>
                <w:szCs w:val="16"/>
              </w:rPr>
            </w:pPr>
            <w:r w:rsidRPr="004816D6">
              <w:rPr>
                <w:sz w:val="16"/>
                <w:szCs w:val="16"/>
              </w:rPr>
              <w:t>-Temporada de lluvia</w:t>
            </w:r>
          </w:p>
          <w:p w14:paraId="5E772E86" w14:textId="77777777" w:rsidR="00AF56E3" w:rsidRPr="004816D6" w:rsidRDefault="00AF56E3" w:rsidP="00933932">
            <w:pPr>
              <w:jc w:val="center"/>
              <w:rPr>
                <w:sz w:val="16"/>
                <w:szCs w:val="16"/>
              </w:rPr>
            </w:pPr>
            <w:r w:rsidRPr="004816D6">
              <w:rPr>
                <w:sz w:val="16"/>
                <w:szCs w:val="16"/>
              </w:rPr>
              <w:t>-Temporada seca</w:t>
            </w:r>
          </w:p>
        </w:tc>
      </w:tr>
      <w:tr w:rsidR="00AF56E3" w:rsidRPr="004816D6" w14:paraId="4B69727D" w14:textId="77777777" w:rsidTr="00933932">
        <w:trPr>
          <w:trHeight w:val="20"/>
          <w:jc w:val="center"/>
        </w:trPr>
        <w:tc>
          <w:tcPr>
            <w:tcW w:w="218" w:type="pct"/>
            <w:vAlign w:val="center"/>
          </w:tcPr>
          <w:p w14:paraId="55251D48" w14:textId="77777777" w:rsidR="00AF56E3" w:rsidRPr="004816D6" w:rsidRDefault="00AF56E3" w:rsidP="00933932">
            <w:pPr>
              <w:jc w:val="center"/>
              <w:rPr>
                <w:sz w:val="18"/>
                <w:szCs w:val="18"/>
              </w:rPr>
            </w:pPr>
            <w:r w:rsidRPr="004816D6">
              <w:rPr>
                <w:sz w:val="18"/>
                <w:szCs w:val="18"/>
              </w:rPr>
              <w:t>10</w:t>
            </w:r>
          </w:p>
        </w:tc>
        <w:tc>
          <w:tcPr>
            <w:tcW w:w="1798" w:type="pct"/>
            <w:vAlign w:val="center"/>
          </w:tcPr>
          <w:p w14:paraId="0BE13B03" w14:textId="77777777" w:rsidR="00AF56E3" w:rsidRPr="004816D6" w:rsidRDefault="00AF56E3" w:rsidP="00933932">
            <w:pPr>
              <w:jc w:val="center"/>
              <w:rPr>
                <w:sz w:val="18"/>
                <w:szCs w:val="18"/>
              </w:rPr>
            </w:pPr>
            <w:r w:rsidRPr="004816D6">
              <w:rPr>
                <w:sz w:val="18"/>
                <w:szCs w:val="18"/>
              </w:rPr>
              <w:t>FW 109 MYRZ</w:t>
            </w:r>
          </w:p>
        </w:tc>
        <w:tc>
          <w:tcPr>
            <w:tcW w:w="1492" w:type="pct"/>
            <w:vAlign w:val="center"/>
          </w:tcPr>
          <w:p w14:paraId="5AA18C20" w14:textId="77777777" w:rsidR="00AF56E3" w:rsidRPr="004816D6" w:rsidRDefault="00AF56E3" w:rsidP="00933932">
            <w:pPr>
              <w:jc w:val="center"/>
              <w:rPr>
                <w:sz w:val="16"/>
                <w:szCs w:val="16"/>
              </w:rPr>
            </w:pPr>
            <w:r w:rsidRPr="004816D6">
              <w:rPr>
                <w:sz w:val="16"/>
                <w:szCs w:val="16"/>
              </w:rPr>
              <w:t xml:space="preserve">21K </w:t>
            </w:r>
          </w:p>
          <w:p w14:paraId="02897DA6" w14:textId="77777777" w:rsidR="00AF56E3" w:rsidRPr="004816D6" w:rsidRDefault="00AF56E3" w:rsidP="00933932">
            <w:pPr>
              <w:jc w:val="center"/>
              <w:rPr>
                <w:sz w:val="16"/>
                <w:szCs w:val="16"/>
              </w:rPr>
            </w:pPr>
            <w:r w:rsidRPr="004816D6">
              <w:rPr>
                <w:sz w:val="16"/>
                <w:szCs w:val="16"/>
              </w:rPr>
              <w:t>508110.00 m E</w:t>
            </w:r>
          </w:p>
          <w:p w14:paraId="6FA5EA7F" w14:textId="77777777" w:rsidR="00AF56E3" w:rsidRPr="004816D6" w:rsidRDefault="00AF56E3" w:rsidP="00933932">
            <w:pPr>
              <w:jc w:val="center"/>
              <w:rPr>
                <w:sz w:val="16"/>
                <w:szCs w:val="16"/>
              </w:rPr>
            </w:pPr>
            <w:r w:rsidRPr="004816D6">
              <w:rPr>
                <w:sz w:val="16"/>
                <w:szCs w:val="16"/>
              </w:rPr>
              <w:t>7475784.00 m S</w:t>
            </w:r>
          </w:p>
        </w:tc>
        <w:tc>
          <w:tcPr>
            <w:tcW w:w="1492" w:type="pct"/>
          </w:tcPr>
          <w:p w14:paraId="4B21F5E3" w14:textId="77777777" w:rsidR="00AF56E3" w:rsidRPr="000D4D71" w:rsidRDefault="00AF56E3" w:rsidP="00933932">
            <w:pPr>
              <w:jc w:val="center"/>
              <w:rPr>
                <w:sz w:val="16"/>
                <w:szCs w:val="16"/>
              </w:rPr>
            </w:pPr>
            <w:r w:rsidRPr="004816D6">
              <w:rPr>
                <w:sz w:val="16"/>
                <w:szCs w:val="16"/>
              </w:rPr>
              <w:t>Dos campañas al año</w:t>
            </w:r>
            <w:r w:rsidRPr="000D4D71">
              <w:rPr>
                <w:sz w:val="16"/>
                <w:szCs w:val="16"/>
              </w:rPr>
              <w:t>:</w:t>
            </w:r>
          </w:p>
          <w:p w14:paraId="70E2D782" w14:textId="77777777" w:rsidR="00AF56E3" w:rsidRPr="004816D6" w:rsidRDefault="00AF56E3" w:rsidP="00933932">
            <w:pPr>
              <w:jc w:val="center"/>
              <w:rPr>
                <w:sz w:val="16"/>
                <w:szCs w:val="16"/>
              </w:rPr>
            </w:pPr>
            <w:r w:rsidRPr="004816D6">
              <w:rPr>
                <w:sz w:val="16"/>
                <w:szCs w:val="16"/>
              </w:rPr>
              <w:t>-Temporada de lluvia</w:t>
            </w:r>
          </w:p>
          <w:p w14:paraId="49729275" w14:textId="77777777" w:rsidR="00AF56E3" w:rsidRPr="004816D6" w:rsidRDefault="00AF56E3" w:rsidP="00933932">
            <w:pPr>
              <w:jc w:val="center"/>
              <w:rPr>
                <w:sz w:val="16"/>
                <w:szCs w:val="16"/>
              </w:rPr>
            </w:pPr>
            <w:r w:rsidRPr="004816D6">
              <w:rPr>
                <w:sz w:val="16"/>
                <w:szCs w:val="16"/>
              </w:rPr>
              <w:t>-Temporada seca</w:t>
            </w:r>
          </w:p>
        </w:tc>
      </w:tr>
      <w:tr w:rsidR="00AF56E3" w:rsidRPr="004816D6" w14:paraId="171BFAA2" w14:textId="77777777" w:rsidTr="00933932">
        <w:trPr>
          <w:trHeight w:val="20"/>
          <w:jc w:val="center"/>
        </w:trPr>
        <w:tc>
          <w:tcPr>
            <w:tcW w:w="218" w:type="pct"/>
            <w:vAlign w:val="center"/>
          </w:tcPr>
          <w:p w14:paraId="2759F30A" w14:textId="77777777" w:rsidR="00AF56E3" w:rsidRPr="004816D6" w:rsidRDefault="00AF56E3" w:rsidP="00933932">
            <w:pPr>
              <w:jc w:val="center"/>
              <w:rPr>
                <w:sz w:val="18"/>
                <w:szCs w:val="18"/>
              </w:rPr>
            </w:pPr>
            <w:r w:rsidRPr="004816D6">
              <w:rPr>
                <w:sz w:val="18"/>
                <w:szCs w:val="18"/>
              </w:rPr>
              <w:t>11</w:t>
            </w:r>
          </w:p>
        </w:tc>
        <w:tc>
          <w:tcPr>
            <w:tcW w:w="1798" w:type="pct"/>
            <w:vAlign w:val="center"/>
          </w:tcPr>
          <w:p w14:paraId="40CD8101" w14:textId="77777777" w:rsidR="00AF56E3" w:rsidRPr="004816D6" w:rsidRDefault="00AF56E3" w:rsidP="00933932">
            <w:pPr>
              <w:jc w:val="center"/>
              <w:rPr>
                <w:sz w:val="18"/>
                <w:szCs w:val="18"/>
              </w:rPr>
            </w:pPr>
            <w:r w:rsidRPr="004816D6">
              <w:rPr>
                <w:sz w:val="18"/>
                <w:szCs w:val="18"/>
              </w:rPr>
              <w:t>FW 317 RZ</w:t>
            </w:r>
          </w:p>
        </w:tc>
        <w:tc>
          <w:tcPr>
            <w:tcW w:w="1492" w:type="pct"/>
            <w:vAlign w:val="center"/>
          </w:tcPr>
          <w:p w14:paraId="26DAC9F3" w14:textId="77777777" w:rsidR="00AF56E3" w:rsidRPr="004816D6" w:rsidRDefault="00AF56E3" w:rsidP="00933932">
            <w:pPr>
              <w:jc w:val="center"/>
              <w:rPr>
                <w:sz w:val="16"/>
                <w:szCs w:val="16"/>
              </w:rPr>
            </w:pPr>
            <w:r w:rsidRPr="004816D6">
              <w:rPr>
                <w:sz w:val="16"/>
                <w:szCs w:val="16"/>
              </w:rPr>
              <w:t>21K</w:t>
            </w:r>
          </w:p>
          <w:p w14:paraId="328226CD" w14:textId="77777777" w:rsidR="00AF56E3" w:rsidRPr="004816D6" w:rsidRDefault="00AF56E3" w:rsidP="00933932">
            <w:pPr>
              <w:jc w:val="center"/>
              <w:rPr>
                <w:sz w:val="16"/>
                <w:szCs w:val="16"/>
              </w:rPr>
            </w:pPr>
            <w:r w:rsidRPr="004816D6">
              <w:rPr>
                <w:sz w:val="16"/>
                <w:szCs w:val="16"/>
              </w:rPr>
              <w:t xml:space="preserve"> 503324.00 m E </w:t>
            </w:r>
          </w:p>
          <w:p w14:paraId="461750CD" w14:textId="77777777" w:rsidR="00AF56E3" w:rsidRPr="004816D6" w:rsidRDefault="00AF56E3" w:rsidP="00933932">
            <w:pPr>
              <w:jc w:val="center"/>
              <w:rPr>
                <w:sz w:val="16"/>
                <w:szCs w:val="16"/>
              </w:rPr>
            </w:pPr>
            <w:r w:rsidRPr="004816D6">
              <w:rPr>
                <w:sz w:val="16"/>
                <w:szCs w:val="16"/>
              </w:rPr>
              <w:t>7459243.00 m S</w:t>
            </w:r>
          </w:p>
        </w:tc>
        <w:tc>
          <w:tcPr>
            <w:tcW w:w="1492" w:type="pct"/>
          </w:tcPr>
          <w:p w14:paraId="0783A982" w14:textId="77777777" w:rsidR="00AF56E3" w:rsidRPr="000D4D71" w:rsidRDefault="00AF56E3" w:rsidP="00933932">
            <w:pPr>
              <w:jc w:val="center"/>
              <w:rPr>
                <w:sz w:val="16"/>
                <w:szCs w:val="16"/>
              </w:rPr>
            </w:pPr>
            <w:r w:rsidRPr="004816D6">
              <w:rPr>
                <w:sz w:val="16"/>
                <w:szCs w:val="16"/>
              </w:rPr>
              <w:t>Dos campañas al año</w:t>
            </w:r>
            <w:r w:rsidRPr="000D4D71">
              <w:rPr>
                <w:sz w:val="16"/>
                <w:szCs w:val="16"/>
              </w:rPr>
              <w:t>:</w:t>
            </w:r>
          </w:p>
          <w:p w14:paraId="610A9C51" w14:textId="77777777" w:rsidR="00AF56E3" w:rsidRPr="004816D6" w:rsidRDefault="00AF56E3" w:rsidP="00933932">
            <w:pPr>
              <w:jc w:val="center"/>
              <w:rPr>
                <w:sz w:val="16"/>
                <w:szCs w:val="16"/>
              </w:rPr>
            </w:pPr>
            <w:r w:rsidRPr="004816D6">
              <w:rPr>
                <w:sz w:val="16"/>
                <w:szCs w:val="16"/>
              </w:rPr>
              <w:t>-Temporada de lluvia</w:t>
            </w:r>
          </w:p>
          <w:p w14:paraId="6F1BC330" w14:textId="77777777" w:rsidR="00AF56E3" w:rsidRPr="004816D6" w:rsidRDefault="00AF56E3" w:rsidP="00933932">
            <w:pPr>
              <w:jc w:val="center"/>
              <w:rPr>
                <w:sz w:val="16"/>
                <w:szCs w:val="16"/>
              </w:rPr>
            </w:pPr>
            <w:r w:rsidRPr="004816D6">
              <w:rPr>
                <w:sz w:val="16"/>
                <w:szCs w:val="16"/>
              </w:rPr>
              <w:t>-Temporada seca</w:t>
            </w:r>
          </w:p>
        </w:tc>
      </w:tr>
      <w:tr w:rsidR="00AF56E3" w:rsidRPr="004816D6" w14:paraId="48706FB9" w14:textId="77777777" w:rsidTr="00933932">
        <w:trPr>
          <w:trHeight w:val="20"/>
          <w:jc w:val="center"/>
        </w:trPr>
        <w:tc>
          <w:tcPr>
            <w:tcW w:w="218" w:type="pct"/>
            <w:vAlign w:val="center"/>
          </w:tcPr>
          <w:p w14:paraId="276AC570" w14:textId="77777777" w:rsidR="00AF56E3" w:rsidRPr="004816D6" w:rsidRDefault="00AF56E3" w:rsidP="00933932">
            <w:pPr>
              <w:jc w:val="center"/>
              <w:rPr>
                <w:sz w:val="18"/>
                <w:szCs w:val="18"/>
              </w:rPr>
            </w:pPr>
            <w:r w:rsidRPr="004816D6">
              <w:rPr>
                <w:sz w:val="18"/>
                <w:szCs w:val="18"/>
              </w:rPr>
              <w:t>12</w:t>
            </w:r>
          </w:p>
        </w:tc>
        <w:tc>
          <w:tcPr>
            <w:tcW w:w="1798" w:type="pct"/>
            <w:vAlign w:val="center"/>
          </w:tcPr>
          <w:p w14:paraId="46251016" w14:textId="77777777" w:rsidR="00AF56E3" w:rsidRPr="004816D6" w:rsidRDefault="00AF56E3" w:rsidP="00933932">
            <w:pPr>
              <w:jc w:val="center"/>
              <w:rPr>
                <w:sz w:val="18"/>
                <w:szCs w:val="18"/>
              </w:rPr>
            </w:pPr>
            <w:r w:rsidRPr="004816D6">
              <w:rPr>
                <w:sz w:val="18"/>
                <w:szCs w:val="18"/>
              </w:rPr>
              <w:t>FW 110 LB</w:t>
            </w:r>
          </w:p>
        </w:tc>
        <w:tc>
          <w:tcPr>
            <w:tcW w:w="1492" w:type="pct"/>
            <w:vAlign w:val="center"/>
          </w:tcPr>
          <w:p w14:paraId="16E6F0E4" w14:textId="77777777" w:rsidR="00AF56E3" w:rsidRPr="004816D6" w:rsidRDefault="00AF56E3" w:rsidP="00933932">
            <w:pPr>
              <w:jc w:val="center"/>
              <w:rPr>
                <w:sz w:val="16"/>
                <w:szCs w:val="16"/>
              </w:rPr>
            </w:pPr>
            <w:r w:rsidRPr="004816D6">
              <w:rPr>
                <w:sz w:val="16"/>
                <w:szCs w:val="16"/>
              </w:rPr>
              <w:t xml:space="preserve">21K </w:t>
            </w:r>
          </w:p>
          <w:p w14:paraId="34B40696" w14:textId="77777777" w:rsidR="00AF56E3" w:rsidRPr="004816D6" w:rsidRDefault="00AF56E3" w:rsidP="00933932">
            <w:pPr>
              <w:jc w:val="center"/>
              <w:rPr>
                <w:sz w:val="16"/>
                <w:szCs w:val="16"/>
              </w:rPr>
            </w:pPr>
            <w:r w:rsidRPr="004816D6">
              <w:rPr>
                <w:sz w:val="16"/>
                <w:szCs w:val="16"/>
              </w:rPr>
              <w:t>511487.00 m E</w:t>
            </w:r>
          </w:p>
          <w:p w14:paraId="796D8553" w14:textId="77777777" w:rsidR="00AF56E3" w:rsidRPr="004816D6" w:rsidRDefault="00AF56E3" w:rsidP="00933932">
            <w:pPr>
              <w:jc w:val="center"/>
              <w:rPr>
                <w:sz w:val="16"/>
                <w:szCs w:val="16"/>
              </w:rPr>
            </w:pPr>
            <w:r w:rsidRPr="004816D6">
              <w:rPr>
                <w:sz w:val="16"/>
                <w:szCs w:val="16"/>
              </w:rPr>
              <w:t>7450940.00 m S</w:t>
            </w:r>
          </w:p>
        </w:tc>
        <w:tc>
          <w:tcPr>
            <w:tcW w:w="1492" w:type="pct"/>
          </w:tcPr>
          <w:p w14:paraId="79A0C360" w14:textId="77777777" w:rsidR="00AF56E3" w:rsidRPr="000D4D71" w:rsidRDefault="00AF56E3" w:rsidP="00933932">
            <w:pPr>
              <w:jc w:val="center"/>
              <w:rPr>
                <w:sz w:val="16"/>
                <w:szCs w:val="16"/>
              </w:rPr>
            </w:pPr>
            <w:r w:rsidRPr="004816D6">
              <w:rPr>
                <w:sz w:val="16"/>
                <w:szCs w:val="16"/>
              </w:rPr>
              <w:t>Dos campañas al año</w:t>
            </w:r>
            <w:r w:rsidRPr="000D4D71">
              <w:rPr>
                <w:sz w:val="16"/>
                <w:szCs w:val="16"/>
              </w:rPr>
              <w:t>:</w:t>
            </w:r>
          </w:p>
          <w:p w14:paraId="27742E3E" w14:textId="77777777" w:rsidR="00AF56E3" w:rsidRPr="004816D6" w:rsidRDefault="00AF56E3" w:rsidP="00933932">
            <w:pPr>
              <w:jc w:val="center"/>
              <w:rPr>
                <w:sz w:val="16"/>
                <w:szCs w:val="16"/>
              </w:rPr>
            </w:pPr>
            <w:r w:rsidRPr="004816D6">
              <w:rPr>
                <w:sz w:val="16"/>
                <w:szCs w:val="16"/>
              </w:rPr>
              <w:t>-Temporada de lluvia</w:t>
            </w:r>
          </w:p>
          <w:p w14:paraId="2F1EB772" w14:textId="77777777" w:rsidR="00AF56E3" w:rsidRPr="004816D6" w:rsidRDefault="00AF56E3" w:rsidP="00933932">
            <w:pPr>
              <w:jc w:val="center"/>
              <w:rPr>
                <w:sz w:val="16"/>
                <w:szCs w:val="16"/>
              </w:rPr>
            </w:pPr>
            <w:r w:rsidRPr="004816D6">
              <w:rPr>
                <w:sz w:val="16"/>
                <w:szCs w:val="16"/>
              </w:rPr>
              <w:t>-Temporada seca</w:t>
            </w:r>
          </w:p>
        </w:tc>
      </w:tr>
      <w:tr w:rsidR="00AF56E3" w:rsidRPr="004816D6" w14:paraId="40511D1F" w14:textId="77777777" w:rsidTr="00933932">
        <w:trPr>
          <w:trHeight w:val="20"/>
          <w:jc w:val="center"/>
        </w:trPr>
        <w:tc>
          <w:tcPr>
            <w:tcW w:w="218" w:type="pct"/>
            <w:vAlign w:val="center"/>
          </w:tcPr>
          <w:p w14:paraId="1C7AE7D9" w14:textId="77777777" w:rsidR="00AF56E3" w:rsidRPr="004816D6" w:rsidRDefault="00AF56E3" w:rsidP="00933932">
            <w:pPr>
              <w:jc w:val="center"/>
              <w:rPr>
                <w:sz w:val="18"/>
                <w:szCs w:val="18"/>
              </w:rPr>
            </w:pPr>
            <w:r w:rsidRPr="004816D6">
              <w:rPr>
                <w:sz w:val="18"/>
                <w:szCs w:val="18"/>
              </w:rPr>
              <w:t>13</w:t>
            </w:r>
          </w:p>
        </w:tc>
        <w:tc>
          <w:tcPr>
            <w:tcW w:w="1798" w:type="pct"/>
            <w:vAlign w:val="center"/>
          </w:tcPr>
          <w:p w14:paraId="321D28EE" w14:textId="77777777" w:rsidR="00AF56E3" w:rsidRPr="004816D6" w:rsidRDefault="00AF56E3" w:rsidP="00933932">
            <w:pPr>
              <w:jc w:val="center"/>
              <w:rPr>
                <w:sz w:val="18"/>
                <w:szCs w:val="18"/>
              </w:rPr>
            </w:pPr>
            <w:r w:rsidRPr="004816D6">
              <w:rPr>
                <w:sz w:val="18"/>
                <w:szCs w:val="18"/>
              </w:rPr>
              <w:t>FW 111 LB</w:t>
            </w:r>
          </w:p>
        </w:tc>
        <w:tc>
          <w:tcPr>
            <w:tcW w:w="1492" w:type="pct"/>
            <w:vAlign w:val="center"/>
          </w:tcPr>
          <w:p w14:paraId="23B7F5AC" w14:textId="77777777" w:rsidR="00AF56E3" w:rsidRPr="004816D6" w:rsidRDefault="00AF56E3" w:rsidP="00933932">
            <w:pPr>
              <w:jc w:val="center"/>
              <w:rPr>
                <w:sz w:val="16"/>
                <w:szCs w:val="16"/>
              </w:rPr>
            </w:pPr>
            <w:r w:rsidRPr="004816D6">
              <w:rPr>
                <w:sz w:val="16"/>
                <w:szCs w:val="16"/>
              </w:rPr>
              <w:t xml:space="preserve">21 K </w:t>
            </w:r>
          </w:p>
          <w:p w14:paraId="63589EB3" w14:textId="77777777" w:rsidR="00AF56E3" w:rsidRPr="004816D6" w:rsidRDefault="00AF56E3" w:rsidP="00933932">
            <w:pPr>
              <w:jc w:val="center"/>
              <w:rPr>
                <w:sz w:val="16"/>
                <w:szCs w:val="16"/>
              </w:rPr>
            </w:pPr>
            <w:r w:rsidRPr="004816D6">
              <w:rPr>
                <w:sz w:val="16"/>
                <w:szCs w:val="16"/>
              </w:rPr>
              <w:t>514185.37 m E</w:t>
            </w:r>
          </w:p>
          <w:p w14:paraId="59CD2359" w14:textId="77777777" w:rsidR="00AF56E3" w:rsidRPr="004816D6" w:rsidRDefault="00AF56E3" w:rsidP="00933932">
            <w:pPr>
              <w:jc w:val="center"/>
              <w:rPr>
                <w:sz w:val="16"/>
                <w:szCs w:val="16"/>
              </w:rPr>
            </w:pPr>
            <w:r w:rsidRPr="004816D6">
              <w:rPr>
                <w:sz w:val="16"/>
                <w:szCs w:val="16"/>
              </w:rPr>
              <w:t xml:space="preserve"> 7447625.56 m S</w:t>
            </w:r>
          </w:p>
        </w:tc>
        <w:tc>
          <w:tcPr>
            <w:tcW w:w="1492" w:type="pct"/>
          </w:tcPr>
          <w:p w14:paraId="2DD203DF" w14:textId="77777777" w:rsidR="00AF56E3" w:rsidRPr="000D4D71" w:rsidRDefault="00AF56E3" w:rsidP="00933932">
            <w:pPr>
              <w:jc w:val="center"/>
              <w:rPr>
                <w:sz w:val="16"/>
                <w:szCs w:val="16"/>
              </w:rPr>
            </w:pPr>
            <w:r w:rsidRPr="004816D6">
              <w:rPr>
                <w:sz w:val="16"/>
                <w:szCs w:val="16"/>
              </w:rPr>
              <w:t>Dos campañas al año</w:t>
            </w:r>
            <w:r w:rsidRPr="000D4D71">
              <w:rPr>
                <w:sz w:val="16"/>
                <w:szCs w:val="16"/>
              </w:rPr>
              <w:t>:</w:t>
            </w:r>
          </w:p>
          <w:p w14:paraId="6CEB431F" w14:textId="77777777" w:rsidR="00AF56E3" w:rsidRPr="004816D6" w:rsidRDefault="00AF56E3" w:rsidP="00933932">
            <w:pPr>
              <w:jc w:val="center"/>
              <w:rPr>
                <w:sz w:val="16"/>
                <w:szCs w:val="16"/>
              </w:rPr>
            </w:pPr>
            <w:r w:rsidRPr="004816D6">
              <w:rPr>
                <w:sz w:val="16"/>
                <w:szCs w:val="16"/>
              </w:rPr>
              <w:t>-Temporada de lluvia</w:t>
            </w:r>
          </w:p>
          <w:p w14:paraId="187AF68C" w14:textId="77777777" w:rsidR="00AF56E3" w:rsidRPr="004816D6" w:rsidRDefault="00AF56E3" w:rsidP="00933932">
            <w:pPr>
              <w:jc w:val="center"/>
              <w:rPr>
                <w:sz w:val="16"/>
                <w:szCs w:val="16"/>
              </w:rPr>
            </w:pPr>
            <w:r w:rsidRPr="004816D6">
              <w:rPr>
                <w:sz w:val="16"/>
                <w:szCs w:val="16"/>
              </w:rPr>
              <w:t>-Temporada seca</w:t>
            </w:r>
          </w:p>
        </w:tc>
      </w:tr>
      <w:tr w:rsidR="00AF56E3" w:rsidRPr="004816D6" w14:paraId="0E14F09C" w14:textId="77777777" w:rsidTr="00933932">
        <w:trPr>
          <w:trHeight w:val="20"/>
          <w:jc w:val="center"/>
        </w:trPr>
        <w:tc>
          <w:tcPr>
            <w:tcW w:w="218" w:type="pct"/>
            <w:vAlign w:val="center"/>
          </w:tcPr>
          <w:p w14:paraId="02D6F3F3" w14:textId="77777777" w:rsidR="00AF56E3" w:rsidRPr="004816D6" w:rsidRDefault="00AF56E3" w:rsidP="00933932">
            <w:pPr>
              <w:jc w:val="center"/>
              <w:rPr>
                <w:sz w:val="18"/>
                <w:szCs w:val="18"/>
              </w:rPr>
            </w:pPr>
            <w:r w:rsidRPr="004816D6">
              <w:rPr>
                <w:sz w:val="18"/>
                <w:szCs w:val="18"/>
              </w:rPr>
              <w:t>14</w:t>
            </w:r>
          </w:p>
        </w:tc>
        <w:tc>
          <w:tcPr>
            <w:tcW w:w="1798" w:type="pct"/>
            <w:vAlign w:val="center"/>
          </w:tcPr>
          <w:p w14:paraId="0B5961E9" w14:textId="77777777" w:rsidR="00AF56E3" w:rsidRPr="004816D6" w:rsidRDefault="00AF56E3" w:rsidP="00933932">
            <w:pPr>
              <w:jc w:val="center"/>
              <w:rPr>
                <w:sz w:val="18"/>
                <w:szCs w:val="18"/>
              </w:rPr>
            </w:pPr>
            <w:r w:rsidRPr="004816D6">
              <w:rPr>
                <w:sz w:val="18"/>
                <w:szCs w:val="18"/>
              </w:rPr>
              <w:t>FW 316 CR</w:t>
            </w:r>
          </w:p>
        </w:tc>
        <w:tc>
          <w:tcPr>
            <w:tcW w:w="1492" w:type="pct"/>
            <w:vAlign w:val="center"/>
          </w:tcPr>
          <w:p w14:paraId="7F0DD6B3" w14:textId="77777777" w:rsidR="00AF56E3" w:rsidRPr="004816D6" w:rsidRDefault="00AF56E3" w:rsidP="00933932">
            <w:pPr>
              <w:jc w:val="center"/>
              <w:rPr>
                <w:sz w:val="16"/>
                <w:szCs w:val="16"/>
              </w:rPr>
            </w:pPr>
            <w:r w:rsidRPr="004816D6">
              <w:rPr>
                <w:sz w:val="16"/>
                <w:szCs w:val="16"/>
              </w:rPr>
              <w:t xml:space="preserve">21K </w:t>
            </w:r>
          </w:p>
          <w:p w14:paraId="50F2848F" w14:textId="77777777" w:rsidR="00AF56E3" w:rsidRPr="004816D6" w:rsidRDefault="00AF56E3" w:rsidP="00933932">
            <w:pPr>
              <w:jc w:val="center"/>
              <w:rPr>
                <w:sz w:val="16"/>
                <w:szCs w:val="16"/>
              </w:rPr>
            </w:pPr>
            <w:r w:rsidRPr="004816D6">
              <w:rPr>
                <w:sz w:val="16"/>
                <w:szCs w:val="16"/>
              </w:rPr>
              <w:lastRenderedPageBreak/>
              <w:t xml:space="preserve">485341.00 m E </w:t>
            </w:r>
          </w:p>
          <w:p w14:paraId="02D42FF4" w14:textId="77777777" w:rsidR="00AF56E3" w:rsidRPr="004816D6" w:rsidRDefault="00AF56E3" w:rsidP="00933932">
            <w:pPr>
              <w:jc w:val="center"/>
              <w:rPr>
                <w:sz w:val="16"/>
                <w:szCs w:val="16"/>
              </w:rPr>
            </w:pPr>
            <w:r w:rsidRPr="004816D6">
              <w:rPr>
                <w:sz w:val="16"/>
                <w:szCs w:val="16"/>
              </w:rPr>
              <w:t>7442662.00 m S</w:t>
            </w:r>
          </w:p>
        </w:tc>
        <w:tc>
          <w:tcPr>
            <w:tcW w:w="1492" w:type="pct"/>
          </w:tcPr>
          <w:p w14:paraId="21405A7E" w14:textId="77777777" w:rsidR="00AF56E3" w:rsidRPr="000D4D71" w:rsidRDefault="00AF56E3" w:rsidP="00933932">
            <w:pPr>
              <w:jc w:val="center"/>
              <w:rPr>
                <w:sz w:val="16"/>
                <w:szCs w:val="16"/>
              </w:rPr>
            </w:pPr>
            <w:r w:rsidRPr="004816D6">
              <w:rPr>
                <w:sz w:val="16"/>
                <w:szCs w:val="16"/>
              </w:rPr>
              <w:lastRenderedPageBreak/>
              <w:t>Dos campañas al año</w:t>
            </w:r>
            <w:r w:rsidRPr="000D4D71">
              <w:rPr>
                <w:sz w:val="16"/>
                <w:szCs w:val="16"/>
              </w:rPr>
              <w:t>:</w:t>
            </w:r>
          </w:p>
          <w:p w14:paraId="3CDC45C1" w14:textId="77777777" w:rsidR="00AF56E3" w:rsidRPr="004816D6" w:rsidRDefault="00AF56E3" w:rsidP="00933932">
            <w:pPr>
              <w:jc w:val="center"/>
              <w:rPr>
                <w:sz w:val="16"/>
                <w:szCs w:val="16"/>
              </w:rPr>
            </w:pPr>
            <w:r w:rsidRPr="004816D6">
              <w:rPr>
                <w:sz w:val="16"/>
                <w:szCs w:val="16"/>
              </w:rPr>
              <w:lastRenderedPageBreak/>
              <w:t>-Temporada de lluvia</w:t>
            </w:r>
          </w:p>
          <w:p w14:paraId="696CCD82" w14:textId="77777777" w:rsidR="00AF56E3" w:rsidRPr="004816D6" w:rsidRDefault="00AF56E3" w:rsidP="00933932">
            <w:pPr>
              <w:jc w:val="center"/>
              <w:rPr>
                <w:sz w:val="16"/>
                <w:szCs w:val="16"/>
              </w:rPr>
            </w:pPr>
            <w:r w:rsidRPr="004816D6">
              <w:rPr>
                <w:sz w:val="16"/>
                <w:szCs w:val="16"/>
              </w:rPr>
              <w:t>-Temporada seca</w:t>
            </w:r>
          </w:p>
        </w:tc>
      </w:tr>
      <w:tr w:rsidR="00AF56E3" w:rsidRPr="004816D6" w14:paraId="2BEB4224" w14:textId="77777777" w:rsidTr="00933932">
        <w:trPr>
          <w:trHeight w:val="20"/>
          <w:jc w:val="center"/>
        </w:trPr>
        <w:tc>
          <w:tcPr>
            <w:tcW w:w="218" w:type="pct"/>
            <w:vAlign w:val="center"/>
          </w:tcPr>
          <w:p w14:paraId="545F583A" w14:textId="77777777" w:rsidR="00AF56E3" w:rsidRPr="004816D6" w:rsidRDefault="00AF56E3" w:rsidP="00933932">
            <w:pPr>
              <w:jc w:val="center"/>
              <w:rPr>
                <w:sz w:val="18"/>
                <w:szCs w:val="18"/>
              </w:rPr>
            </w:pPr>
            <w:r w:rsidRPr="004816D6">
              <w:rPr>
                <w:sz w:val="18"/>
                <w:szCs w:val="18"/>
              </w:rPr>
              <w:lastRenderedPageBreak/>
              <w:t>15</w:t>
            </w:r>
          </w:p>
        </w:tc>
        <w:tc>
          <w:tcPr>
            <w:tcW w:w="1798" w:type="pct"/>
            <w:vAlign w:val="center"/>
          </w:tcPr>
          <w:p w14:paraId="68C894D1" w14:textId="77777777" w:rsidR="00AF56E3" w:rsidRPr="004816D6" w:rsidRDefault="00AF56E3" w:rsidP="00933932">
            <w:pPr>
              <w:jc w:val="center"/>
              <w:rPr>
                <w:sz w:val="18"/>
                <w:szCs w:val="18"/>
              </w:rPr>
            </w:pPr>
            <w:r w:rsidRPr="004816D6">
              <w:rPr>
                <w:sz w:val="18"/>
                <w:szCs w:val="18"/>
              </w:rPr>
              <w:t>FW 210 ZM</w:t>
            </w:r>
          </w:p>
        </w:tc>
        <w:tc>
          <w:tcPr>
            <w:tcW w:w="1492" w:type="pct"/>
            <w:vAlign w:val="center"/>
          </w:tcPr>
          <w:p w14:paraId="7201F768" w14:textId="77777777" w:rsidR="00AF56E3" w:rsidRPr="004816D6" w:rsidRDefault="00AF56E3" w:rsidP="00933932">
            <w:pPr>
              <w:jc w:val="center"/>
              <w:rPr>
                <w:sz w:val="16"/>
                <w:szCs w:val="16"/>
              </w:rPr>
            </w:pPr>
            <w:r w:rsidRPr="004816D6">
              <w:rPr>
                <w:sz w:val="16"/>
                <w:szCs w:val="16"/>
              </w:rPr>
              <w:t>21K</w:t>
            </w:r>
          </w:p>
          <w:p w14:paraId="507D36AF" w14:textId="77777777" w:rsidR="00AF56E3" w:rsidRPr="004816D6" w:rsidRDefault="00AF56E3" w:rsidP="00933932">
            <w:pPr>
              <w:jc w:val="center"/>
              <w:rPr>
                <w:sz w:val="16"/>
                <w:szCs w:val="16"/>
              </w:rPr>
            </w:pPr>
            <w:r w:rsidRPr="004816D6">
              <w:rPr>
                <w:sz w:val="16"/>
                <w:szCs w:val="16"/>
              </w:rPr>
              <w:t>493362.00 m E</w:t>
            </w:r>
          </w:p>
          <w:p w14:paraId="6EA7B29C" w14:textId="77777777" w:rsidR="00AF56E3" w:rsidRPr="004816D6" w:rsidRDefault="00AF56E3" w:rsidP="00933932">
            <w:pPr>
              <w:jc w:val="center"/>
              <w:rPr>
                <w:sz w:val="16"/>
                <w:szCs w:val="16"/>
              </w:rPr>
            </w:pPr>
            <w:r w:rsidRPr="004816D6">
              <w:rPr>
                <w:sz w:val="16"/>
                <w:szCs w:val="16"/>
              </w:rPr>
              <w:t>7499162.00 m S</w:t>
            </w:r>
          </w:p>
        </w:tc>
        <w:tc>
          <w:tcPr>
            <w:tcW w:w="1492" w:type="pct"/>
          </w:tcPr>
          <w:p w14:paraId="327BFF1D" w14:textId="77777777" w:rsidR="00AF56E3" w:rsidRPr="000D4D71" w:rsidRDefault="00AF56E3" w:rsidP="00933932">
            <w:pPr>
              <w:jc w:val="center"/>
              <w:rPr>
                <w:sz w:val="16"/>
                <w:szCs w:val="16"/>
              </w:rPr>
            </w:pPr>
            <w:r w:rsidRPr="004816D6">
              <w:rPr>
                <w:sz w:val="16"/>
                <w:szCs w:val="16"/>
              </w:rPr>
              <w:t>Dos campañas al año</w:t>
            </w:r>
            <w:r w:rsidRPr="000D4D71">
              <w:rPr>
                <w:sz w:val="16"/>
                <w:szCs w:val="16"/>
              </w:rPr>
              <w:t>:</w:t>
            </w:r>
          </w:p>
          <w:p w14:paraId="59F6B95A" w14:textId="77777777" w:rsidR="00AF56E3" w:rsidRPr="004816D6" w:rsidRDefault="00AF56E3" w:rsidP="00933932">
            <w:pPr>
              <w:jc w:val="center"/>
              <w:rPr>
                <w:sz w:val="16"/>
                <w:szCs w:val="16"/>
              </w:rPr>
            </w:pPr>
            <w:r w:rsidRPr="004816D6">
              <w:rPr>
                <w:sz w:val="16"/>
                <w:szCs w:val="16"/>
              </w:rPr>
              <w:t>-Temporada de lluvia</w:t>
            </w:r>
          </w:p>
          <w:p w14:paraId="693185EA" w14:textId="77777777" w:rsidR="00AF56E3" w:rsidRPr="004816D6" w:rsidRDefault="00AF56E3" w:rsidP="00933932">
            <w:pPr>
              <w:jc w:val="center"/>
              <w:rPr>
                <w:sz w:val="16"/>
                <w:szCs w:val="16"/>
              </w:rPr>
            </w:pPr>
            <w:r w:rsidRPr="004816D6">
              <w:rPr>
                <w:sz w:val="16"/>
                <w:szCs w:val="16"/>
              </w:rPr>
              <w:t>-Temporada seca</w:t>
            </w:r>
          </w:p>
        </w:tc>
      </w:tr>
      <w:tr w:rsidR="00AF56E3" w:rsidRPr="004816D6" w14:paraId="50CA4C1B" w14:textId="77777777" w:rsidTr="00933932">
        <w:trPr>
          <w:trHeight w:val="20"/>
          <w:jc w:val="center"/>
        </w:trPr>
        <w:tc>
          <w:tcPr>
            <w:tcW w:w="218" w:type="pct"/>
            <w:vAlign w:val="center"/>
          </w:tcPr>
          <w:p w14:paraId="7B553AA3" w14:textId="77777777" w:rsidR="00AF56E3" w:rsidRPr="004816D6" w:rsidRDefault="00AF56E3" w:rsidP="00933932">
            <w:pPr>
              <w:jc w:val="center"/>
              <w:rPr>
                <w:rFonts w:cs="Courier New"/>
                <w:sz w:val="18"/>
                <w:szCs w:val="18"/>
              </w:rPr>
            </w:pPr>
            <w:r w:rsidRPr="004816D6">
              <w:rPr>
                <w:rFonts w:cs="Courier New"/>
                <w:sz w:val="18"/>
                <w:szCs w:val="18"/>
              </w:rPr>
              <w:t>16</w:t>
            </w:r>
          </w:p>
        </w:tc>
        <w:tc>
          <w:tcPr>
            <w:tcW w:w="1798" w:type="pct"/>
            <w:vAlign w:val="center"/>
          </w:tcPr>
          <w:p w14:paraId="0FB77E12" w14:textId="77777777" w:rsidR="00AF56E3" w:rsidRPr="004816D6" w:rsidRDefault="00AF56E3" w:rsidP="00933932">
            <w:pPr>
              <w:jc w:val="center"/>
              <w:rPr>
                <w:rFonts w:cs="Courier New"/>
                <w:sz w:val="18"/>
                <w:szCs w:val="18"/>
              </w:rPr>
            </w:pPr>
            <w:r w:rsidRPr="004816D6">
              <w:rPr>
                <w:rFonts w:cs="Courier New"/>
                <w:sz w:val="18"/>
                <w:szCs w:val="18"/>
              </w:rPr>
              <w:t>FW 212 MC</w:t>
            </w:r>
          </w:p>
        </w:tc>
        <w:tc>
          <w:tcPr>
            <w:tcW w:w="1492" w:type="pct"/>
            <w:vAlign w:val="center"/>
          </w:tcPr>
          <w:p w14:paraId="0D6C3FF3" w14:textId="77777777" w:rsidR="00AF56E3" w:rsidRPr="004816D6" w:rsidRDefault="00AF56E3" w:rsidP="00933932">
            <w:pPr>
              <w:jc w:val="center"/>
              <w:rPr>
                <w:sz w:val="16"/>
                <w:szCs w:val="16"/>
              </w:rPr>
            </w:pPr>
            <w:r w:rsidRPr="004816D6">
              <w:rPr>
                <w:sz w:val="16"/>
                <w:szCs w:val="16"/>
              </w:rPr>
              <w:t>21k</w:t>
            </w:r>
          </w:p>
          <w:p w14:paraId="0CDE04BA" w14:textId="77777777" w:rsidR="00AF56E3" w:rsidRPr="004816D6" w:rsidRDefault="00AF56E3" w:rsidP="00933932">
            <w:pPr>
              <w:jc w:val="center"/>
              <w:rPr>
                <w:sz w:val="16"/>
                <w:szCs w:val="16"/>
              </w:rPr>
            </w:pPr>
            <w:r w:rsidRPr="004816D6">
              <w:rPr>
                <w:sz w:val="16"/>
                <w:szCs w:val="16"/>
              </w:rPr>
              <w:t>493057.00 m E</w:t>
            </w:r>
          </w:p>
          <w:p w14:paraId="3C6816EE" w14:textId="77777777" w:rsidR="00AF56E3" w:rsidRPr="004816D6" w:rsidRDefault="00AF56E3" w:rsidP="00933932">
            <w:pPr>
              <w:jc w:val="center"/>
              <w:rPr>
                <w:sz w:val="16"/>
                <w:szCs w:val="16"/>
              </w:rPr>
            </w:pPr>
            <w:r w:rsidRPr="004816D6">
              <w:rPr>
                <w:sz w:val="16"/>
                <w:szCs w:val="16"/>
              </w:rPr>
              <w:t>7491087.00 m S</w:t>
            </w:r>
          </w:p>
        </w:tc>
        <w:tc>
          <w:tcPr>
            <w:tcW w:w="1492" w:type="pct"/>
          </w:tcPr>
          <w:p w14:paraId="00448D9E" w14:textId="77777777" w:rsidR="00AF56E3" w:rsidRPr="000D4D71" w:rsidRDefault="00AF56E3" w:rsidP="00933932">
            <w:pPr>
              <w:jc w:val="center"/>
              <w:rPr>
                <w:sz w:val="16"/>
                <w:szCs w:val="16"/>
              </w:rPr>
            </w:pPr>
            <w:r w:rsidRPr="004816D6">
              <w:rPr>
                <w:sz w:val="16"/>
                <w:szCs w:val="16"/>
              </w:rPr>
              <w:t>Dos campañas al año</w:t>
            </w:r>
            <w:r w:rsidRPr="000D4D71">
              <w:rPr>
                <w:sz w:val="16"/>
                <w:szCs w:val="16"/>
              </w:rPr>
              <w:t>:</w:t>
            </w:r>
          </w:p>
          <w:p w14:paraId="60F9A21D" w14:textId="77777777" w:rsidR="00AF56E3" w:rsidRPr="004816D6" w:rsidRDefault="00AF56E3" w:rsidP="00933932">
            <w:pPr>
              <w:jc w:val="center"/>
              <w:rPr>
                <w:sz w:val="16"/>
                <w:szCs w:val="16"/>
              </w:rPr>
            </w:pPr>
            <w:r w:rsidRPr="004816D6">
              <w:rPr>
                <w:sz w:val="16"/>
                <w:szCs w:val="16"/>
              </w:rPr>
              <w:t>-Temporada de lluvia</w:t>
            </w:r>
          </w:p>
          <w:p w14:paraId="63CD29D2" w14:textId="77777777" w:rsidR="00AF56E3" w:rsidRPr="004816D6" w:rsidRDefault="00AF56E3" w:rsidP="00933932">
            <w:pPr>
              <w:jc w:val="center"/>
              <w:rPr>
                <w:sz w:val="16"/>
                <w:szCs w:val="16"/>
              </w:rPr>
            </w:pPr>
            <w:r w:rsidRPr="004816D6">
              <w:rPr>
                <w:sz w:val="16"/>
                <w:szCs w:val="16"/>
              </w:rPr>
              <w:t>-Temporada seca</w:t>
            </w:r>
          </w:p>
        </w:tc>
      </w:tr>
      <w:tr w:rsidR="00AF56E3" w:rsidRPr="004816D6" w14:paraId="44455755" w14:textId="77777777" w:rsidTr="00933932">
        <w:trPr>
          <w:trHeight w:val="20"/>
          <w:jc w:val="center"/>
        </w:trPr>
        <w:tc>
          <w:tcPr>
            <w:tcW w:w="218" w:type="pct"/>
            <w:vAlign w:val="center"/>
          </w:tcPr>
          <w:p w14:paraId="7BD69A72" w14:textId="77777777" w:rsidR="00AF56E3" w:rsidRPr="004816D6" w:rsidRDefault="00AF56E3" w:rsidP="00933932">
            <w:pPr>
              <w:jc w:val="center"/>
              <w:rPr>
                <w:rFonts w:cs="Courier New"/>
                <w:sz w:val="18"/>
                <w:szCs w:val="18"/>
              </w:rPr>
            </w:pPr>
            <w:r w:rsidRPr="004816D6">
              <w:rPr>
                <w:rFonts w:cs="Courier New"/>
                <w:sz w:val="18"/>
                <w:szCs w:val="18"/>
              </w:rPr>
              <w:t>17</w:t>
            </w:r>
          </w:p>
        </w:tc>
        <w:tc>
          <w:tcPr>
            <w:tcW w:w="1798" w:type="pct"/>
            <w:vAlign w:val="center"/>
          </w:tcPr>
          <w:p w14:paraId="72F0042B" w14:textId="77777777" w:rsidR="00AF56E3" w:rsidRPr="004816D6" w:rsidRDefault="00AF56E3" w:rsidP="00933932">
            <w:pPr>
              <w:jc w:val="center"/>
              <w:rPr>
                <w:rFonts w:cs="Courier New"/>
                <w:sz w:val="18"/>
                <w:szCs w:val="18"/>
              </w:rPr>
            </w:pPr>
            <w:r w:rsidRPr="004816D6">
              <w:rPr>
                <w:rFonts w:cs="Courier New"/>
                <w:sz w:val="18"/>
                <w:szCs w:val="18"/>
              </w:rPr>
              <w:t>FW 318 VS</w:t>
            </w:r>
          </w:p>
        </w:tc>
        <w:tc>
          <w:tcPr>
            <w:tcW w:w="1492" w:type="pct"/>
            <w:vAlign w:val="center"/>
          </w:tcPr>
          <w:p w14:paraId="7CDCD017" w14:textId="77777777" w:rsidR="00AF56E3" w:rsidRPr="004816D6" w:rsidRDefault="00AF56E3" w:rsidP="00933932">
            <w:pPr>
              <w:jc w:val="center"/>
              <w:rPr>
                <w:sz w:val="16"/>
                <w:szCs w:val="16"/>
              </w:rPr>
            </w:pPr>
            <w:r w:rsidRPr="004816D6">
              <w:rPr>
                <w:sz w:val="16"/>
                <w:szCs w:val="16"/>
              </w:rPr>
              <w:t>21 k</w:t>
            </w:r>
          </w:p>
          <w:p w14:paraId="3E2806E7" w14:textId="77777777" w:rsidR="00AF56E3" w:rsidRPr="004816D6" w:rsidRDefault="00AF56E3" w:rsidP="00933932">
            <w:pPr>
              <w:jc w:val="center"/>
              <w:rPr>
                <w:sz w:val="16"/>
                <w:szCs w:val="16"/>
              </w:rPr>
            </w:pPr>
            <w:r w:rsidRPr="004816D6">
              <w:rPr>
                <w:sz w:val="16"/>
                <w:szCs w:val="16"/>
              </w:rPr>
              <w:t>487111.56 m E</w:t>
            </w:r>
          </w:p>
          <w:p w14:paraId="209DB233" w14:textId="77777777" w:rsidR="00AF56E3" w:rsidRPr="004816D6" w:rsidRDefault="00AF56E3" w:rsidP="00933932">
            <w:pPr>
              <w:jc w:val="center"/>
              <w:rPr>
                <w:sz w:val="16"/>
                <w:szCs w:val="16"/>
              </w:rPr>
            </w:pPr>
            <w:r w:rsidRPr="004816D6">
              <w:rPr>
                <w:sz w:val="16"/>
                <w:szCs w:val="16"/>
              </w:rPr>
              <w:t>7470903.50 m S</w:t>
            </w:r>
          </w:p>
        </w:tc>
        <w:tc>
          <w:tcPr>
            <w:tcW w:w="1492" w:type="pct"/>
          </w:tcPr>
          <w:p w14:paraId="5CC9FFAE" w14:textId="77777777" w:rsidR="00AF56E3" w:rsidRPr="000D4D71" w:rsidRDefault="00AF56E3" w:rsidP="00933932">
            <w:pPr>
              <w:jc w:val="center"/>
              <w:rPr>
                <w:sz w:val="16"/>
                <w:szCs w:val="16"/>
              </w:rPr>
            </w:pPr>
            <w:r w:rsidRPr="004816D6">
              <w:rPr>
                <w:sz w:val="16"/>
                <w:szCs w:val="16"/>
              </w:rPr>
              <w:t>Dos campañas al año</w:t>
            </w:r>
            <w:r w:rsidRPr="000D4D71">
              <w:rPr>
                <w:sz w:val="16"/>
                <w:szCs w:val="16"/>
              </w:rPr>
              <w:t>:</w:t>
            </w:r>
          </w:p>
          <w:p w14:paraId="4C62960B" w14:textId="77777777" w:rsidR="00AF56E3" w:rsidRPr="004816D6" w:rsidRDefault="00AF56E3" w:rsidP="00933932">
            <w:pPr>
              <w:jc w:val="center"/>
              <w:rPr>
                <w:sz w:val="16"/>
                <w:szCs w:val="16"/>
              </w:rPr>
            </w:pPr>
            <w:r w:rsidRPr="004816D6">
              <w:rPr>
                <w:sz w:val="16"/>
                <w:szCs w:val="16"/>
              </w:rPr>
              <w:t>-Temporada de lluvia</w:t>
            </w:r>
          </w:p>
          <w:p w14:paraId="7D230A0C" w14:textId="77777777" w:rsidR="00AF56E3" w:rsidRPr="004816D6" w:rsidRDefault="00AF56E3" w:rsidP="00933932">
            <w:pPr>
              <w:jc w:val="center"/>
              <w:rPr>
                <w:sz w:val="16"/>
                <w:szCs w:val="16"/>
              </w:rPr>
            </w:pPr>
            <w:r w:rsidRPr="004816D6">
              <w:rPr>
                <w:sz w:val="16"/>
                <w:szCs w:val="16"/>
              </w:rPr>
              <w:t>-Temporada seca</w:t>
            </w:r>
          </w:p>
        </w:tc>
      </w:tr>
      <w:tr w:rsidR="00AF56E3" w:rsidRPr="004816D6" w14:paraId="6E745E50" w14:textId="77777777" w:rsidTr="00933932">
        <w:trPr>
          <w:trHeight w:val="20"/>
          <w:jc w:val="center"/>
        </w:trPr>
        <w:tc>
          <w:tcPr>
            <w:tcW w:w="218" w:type="pct"/>
            <w:vAlign w:val="center"/>
          </w:tcPr>
          <w:p w14:paraId="33344427" w14:textId="77777777" w:rsidR="00AF56E3" w:rsidRPr="004816D6" w:rsidRDefault="00AF56E3" w:rsidP="00933932">
            <w:pPr>
              <w:jc w:val="center"/>
              <w:rPr>
                <w:rFonts w:cs="Courier New"/>
                <w:sz w:val="18"/>
                <w:szCs w:val="18"/>
              </w:rPr>
            </w:pPr>
            <w:r w:rsidRPr="004816D6">
              <w:rPr>
                <w:rFonts w:cs="Courier New"/>
                <w:sz w:val="18"/>
                <w:szCs w:val="18"/>
              </w:rPr>
              <w:t>18</w:t>
            </w:r>
          </w:p>
        </w:tc>
        <w:tc>
          <w:tcPr>
            <w:tcW w:w="1798" w:type="pct"/>
            <w:vAlign w:val="center"/>
          </w:tcPr>
          <w:p w14:paraId="772751B3" w14:textId="77777777" w:rsidR="00AF56E3" w:rsidRPr="004816D6" w:rsidRDefault="00AF56E3" w:rsidP="00933932">
            <w:pPr>
              <w:jc w:val="center"/>
              <w:rPr>
                <w:rFonts w:cs="Courier New"/>
                <w:sz w:val="18"/>
                <w:szCs w:val="18"/>
              </w:rPr>
            </w:pPr>
            <w:r w:rsidRPr="004816D6">
              <w:rPr>
                <w:rFonts w:cs="Courier New"/>
                <w:sz w:val="18"/>
                <w:szCs w:val="18"/>
              </w:rPr>
              <w:t>FW 319 SO</w:t>
            </w:r>
          </w:p>
        </w:tc>
        <w:tc>
          <w:tcPr>
            <w:tcW w:w="1492" w:type="pct"/>
            <w:vAlign w:val="center"/>
          </w:tcPr>
          <w:p w14:paraId="3A762F72" w14:textId="77777777" w:rsidR="00AF56E3" w:rsidRPr="004816D6" w:rsidRDefault="00AF56E3" w:rsidP="00933932">
            <w:pPr>
              <w:jc w:val="center"/>
              <w:rPr>
                <w:sz w:val="16"/>
                <w:szCs w:val="16"/>
              </w:rPr>
            </w:pPr>
            <w:r w:rsidRPr="004816D6">
              <w:rPr>
                <w:sz w:val="16"/>
                <w:szCs w:val="16"/>
              </w:rPr>
              <w:t>21K</w:t>
            </w:r>
          </w:p>
          <w:p w14:paraId="63070626" w14:textId="77777777" w:rsidR="00AF56E3" w:rsidRPr="004816D6" w:rsidRDefault="00AF56E3" w:rsidP="00933932">
            <w:pPr>
              <w:jc w:val="center"/>
              <w:rPr>
                <w:sz w:val="16"/>
                <w:szCs w:val="16"/>
              </w:rPr>
            </w:pPr>
            <w:r w:rsidRPr="004816D6">
              <w:rPr>
                <w:sz w:val="16"/>
                <w:szCs w:val="16"/>
              </w:rPr>
              <w:t>479134.00 m E</w:t>
            </w:r>
          </w:p>
          <w:p w14:paraId="1F83C290" w14:textId="77777777" w:rsidR="00AF56E3" w:rsidRPr="004816D6" w:rsidRDefault="00AF56E3" w:rsidP="00933932">
            <w:pPr>
              <w:jc w:val="center"/>
              <w:rPr>
                <w:sz w:val="16"/>
                <w:szCs w:val="16"/>
              </w:rPr>
            </w:pPr>
            <w:r w:rsidRPr="004816D6">
              <w:rPr>
                <w:sz w:val="16"/>
                <w:szCs w:val="16"/>
              </w:rPr>
              <w:t>7493163.00 m S</w:t>
            </w:r>
          </w:p>
        </w:tc>
        <w:tc>
          <w:tcPr>
            <w:tcW w:w="1492" w:type="pct"/>
          </w:tcPr>
          <w:p w14:paraId="1CCBD13A" w14:textId="77777777" w:rsidR="00AF56E3" w:rsidRPr="000D4D71" w:rsidRDefault="00AF56E3" w:rsidP="00933932">
            <w:pPr>
              <w:jc w:val="center"/>
              <w:rPr>
                <w:sz w:val="16"/>
                <w:szCs w:val="16"/>
              </w:rPr>
            </w:pPr>
            <w:r w:rsidRPr="004816D6">
              <w:rPr>
                <w:sz w:val="16"/>
                <w:szCs w:val="16"/>
              </w:rPr>
              <w:t>Dos campañas al año</w:t>
            </w:r>
            <w:r w:rsidRPr="000D4D71">
              <w:rPr>
                <w:sz w:val="16"/>
                <w:szCs w:val="16"/>
              </w:rPr>
              <w:t>:</w:t>
            </w:r>
          </w:p>
          <w:p w14:paraId="5226596A" w14:textId="77777777" w:rsidR="00AF56E3" w:rsidRPr="004816D6" w:rsidRDefault="00AF56E3" w:rsidP="00933932">
            <w:pPr>
              <w:jc w:val="center"/>
              <w:rPr>
                <w:sz w:val="16"/>
                <w:szCs w:val="16"/>
              </w:rPr>
            </w:pPr>
            <w:r w:rsidRPr="004816D6">
              <w:rPr>
                <w:sz w:val="16"/>
                <w:szCs w:val="16"/>
              </w:rPr>
              <w:t>-Temporada de lluvia</w:t>
            </w:r>
          </w:p>
          <w:p w14:paraId="24410BF4" w14:textId="77777777" w:rsidR="00AF56E3" w:rsidRPr="004816D6" w:rsidRDefault="00AF56E3" w:rsidP="00933932">
            <w:pPr>
              <w:jc w:val="center"/>
              <w:rPr>
                <w:sz w:val="16"/>
                <w:szCs w:val="16"/>
              </w:rPr>
            </w:pPr>
            <w:r w:rsidRPr="004816D6">
              <w:rPr>
                <w:sz w:val="16"/>
                <w:szCs w:val="16"/>
              </w:rPr>
              <w:t>-Temporada seca</w:t>
            </w:r>
          </w:p>
        </w:tc>
      </w:tr>
    </w:tbl>
    <w:p w14:paraId="70B97778" w14:textId="2A5AB047" w:rsidR="00AB48A2" w:rsidRDefault="00AB48A2" w:rsidP="00AF56E3">
      <w:pPr>
        <w:jc w:val="both"/>
      </w:pPr>
    </w:p>
    <w:tbl>
      <w:tblPr>
        <w:tblW w:w="5000" w:type="pct"/>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13"/>
        <w:gridCol w:w="3033"/>
        <w:gridCol w:w="2675"/>
        <w:gridCol w:w="2599"/>
      </w:tblGrid>
      <w:tr w:rsidR="00AF56E3" w:rsidRPr="004816D6" w14:paraId="46C10211" w14:textId="77777777" w:rsidTr="00933932">
        <w:trPr>
          <w:tblHeader/>
          <w:jc w:val="center"/>
        </w:trPr>
        <w:tc>
          <w:tcPr>
            <w:tcW w:w="237" w:type="pct"/>
            <w:shd w:val="clear" w:color="auto" w:fill="auto"/>
            <w:vAlign w:val="center"/>
          </w:tcPr>
          <w:p w14:paraId="43E2132F" w14:textId="254A6923" w:rsidR="00AF56E3" w:rsidRPr="004816D6" w:rsidRDefault="00AF56E3" w:rsidP="00933932">
            <w:pPr>
              <w:jc w:val="center"/>
              <w:rPr>
                <w:b/>
                <w:color w:val="FFFFFF" w:themeColor="background1"/>
                <w:sz w:val="14"/>
                <w:szCs w:val="14"/>
              </w:rPr>
            </w:pPr>
            <w:r w:rsidRPr="004816D6">
              <w:br w:type="page"/>
            </w:r>
          </w:p>
        </w:tc>
        <w:tc>
          <w:tcPr>
            <w:tcW w:w="4763" w:type="pct"/>
            <w:gridSpan w:val="3"/>
            <w:shd w:val="clear" w:color="auto" w:fill="auto"/>
            <w:vAlign w:val="center"/>
          </w:tcPr>
          <w:p w14:paraId="5306CBB0" w14:textId="000E7A4D" w:rsidR="00AF56E3" w:rsidRPr="00F203C3" w:rsidRDefault="00F203C3" w:rsidP="00F203C3">
            <w:pPr>
              <w:pStyle w:val="Descripcin"/>
              <w:keepNext/>
              <w:spacing w:after="0"/>
              <w:jc w:val="center"/>
            </w:pPr>
            <w:bookmarkStart w:id="19" w:name="_Toc108567679"/>
            <w:r>
              <w:t xml:space="preserve">TABLA </w:t>
            </w:r>
            <w:fldSimple w:instr=" SEQ TABLA \* ARABIC ">
              <w:r>
                <w:rPr>
                  <w:noProof/>
                </w:rPr>
                <w:t>2</w:t>
              </w:r>
            </w:fldSimple>
            <w:r>
              <w:t xml:space="preserve">. </w:t>
            </w:r>
            <w:r w:rsidR="00AF56E3" w:rsidRPr="00F203C3">
              <w:t>PUNTOS DE MONITOREO DEL RÍO PARAGUAY</w:t>
            </w:r>
            <w:bookmarkEnd w:id="19"/>
          </w:p>
        </w:tc>
      </w:tr>
      <w:tr w:rsidR="00AF56E3" w:rsidRPr="004816D6" w14:paraId="53896709" w14:textId="77777777" w:rsidTr="00933932">
        <w:trPr>
          <w:tblHeader/>
          <w:jc w:val="center"/>
        </w:trPr>
        <w:tc>
          <w:tcPr>
            <w:tcW w:w="237" w:type="pct"/>
            <w:shd w:val="clear" w:color="auto" w:fill="2B5D62"/>
            <w:vAlign w:val="center"/>
          </w:tcPr>
          <w:p w14:paraId="75792BED" w14:textId="77777777" w:rsidR="00AF56E3" w:rsidRPr="004816D6" w:rsidRDefault="00AF56E3" w:rsidP="00933932">
            <w:pPr>
              <w:jc w:val="center"/>
              <w:rPr>
                <w:b/>
                <w:color w:val="FFFFFF" w:themeColor="background1"/>
                <w:sz w:val="14"/>
                <w:szCs w:val="14"/>
              </w:rPr>
            </w:pPr>
          </w:p>
        </w:tc>
        <w:tc>
          <w:tcPr>
            <w:tcW w:w="1739" w:type="pct"/>
            <w:shd w:val="clear" w:color="auto" w:fill="2B5D62"/>
            <w:vAlign w:val="center"/>
          </w:tcPr>
          <w:p w14:paraId="44971690" w14:textId="77777777" w:rsidR="00AF56E3" w:rsidRPr="004816D6" w:rsidRDefault="00AF56E3" w:rsidP="00933932">
            <w:pPr>
              <w:jc w:val="center"/>
              <w:rPr>
                <w:b/>
                <w:color w:val="FFFFFF" w:themeColor="background1"/>
                <w:sz w:val="16"/>
                <w:szCs w:val="16"/>
              </w:rPr>
            </w:pPr>
            <w:r w:rsidRPr="004816D6">
              <w:rPr>
                <w:b/>
                <w:color w:val="FFFFFF" w:themeColor="background1"/>
                <w:sz w:val="16"/>
                <w:szCs w:val="16"/>
              </w:rPr>
              <w:t>CÓDIGO DE MUESTRA</w:t>
            </w:r>
          </w:p>
        </w:tc>
        <w:tc>
          <w:tcPr>
            <w:tcW w:w="1534" w:type="pct"/>
            <w:shd w:val="clear" w:color="auto" w:fill="2B5D62"/>
            <w:vAlign w:val="center"/>
          </w:tcPr>
          <w:p w14:paraId="734968B4" w14:textId="77777777" w:rsidR="00AF56E3" w:rsidRPr="004816D6" w:rsidRDefault="00AF56E3" w:rsidP="00933932">
            <w:pPr>
              <w:jc w:val="center"/>
              <w:rPr>
                <w:b/>
                <w:color w:val="FFFFFF" w:themeColor="background1"/>
                <w:sz w:val="16"/>
                <w:szCs w:val="16"/>
              </w:rPr>
            </w:pPr>
            <w:r w:rsidRPr="004816D6">
              <w:rPr>
                <w:b/>
                <w:color w:val="FFFFFF" w:themeColor="background1"/>
                <w:sz w:val="16"/>
                <w:szCs w:val="16"/>
              </w:rPr>
              <w:t>COORDENADAS</w:t>
            </w:r>
          </w:p>
          <w:p w14:paraId="6242ABC9" w14:textId="77777777" w:rsidR="00AF56E3" w:rsidRPr="004816D6" w:rsidRDefault="00AF56E3" w:rsidP="00933932">
            <w:pPr>
              <w:jc w:val="center"/>
              <w:rPr>
                <w:b/>
                <w:color w:val="FFFFFF" w:themeColor="background1"/>
                <w:sz w:val="16"/>
                <w:szCs w:val="16"/>
              </w:rPr>
            </w:pPr>
            <w:r w:rsidRPr="004816D6">
              <w:rPr>
                <w:b/>
                <w:color w:val="FFFFFF" w:themeColor="background1"/>
                <w:sz w:val="16"/>
                <w:szCs w:val="16"/>
              </w:rPr>
              <w:t xml:space="preserve"> UTM</w:t>
            </w:r>
          </w:p>
        </w:tc>
        <w:tc>
          <w:tcPr>
            <w:tcW w:w="1490" w:type="pct"/>
            <w:shd w:val="clear" w:color="auto" w:fill="2B5D62"/>
            <w:vAlign w:val="center"/>
          </w:tcPr>
          <w:p w14:paraId="32C53B87" w14:textId="77777777" w:rsidR="00AF56E3" w:rsidRPr="004816D6" w:rsidRDefault="00AF56E3" w:rsidP="00933932">
            <w:pPr>
              <w:jc w:val="center"/>
              <w:rPr>
                <w:b/>
                <w:color w:val="FFFFFF" w:themeColor="background1"/>
                <w:sz w:val="16"/>
                <w:szCs w:val="16"/>
              </w:rPr>
            </w:pPr>
            <w:r w:rsidRPr="004816D6">
              <w:rPr>
                <w:b/>
                <w:color w:val="FFFFFF" w:themeColor="background1"/>
                <w:sz w:val="16"/>
                <w:szCs w:val="16"/>
              </w:rPr>
              <w:t>FRECUENCIA</w:t>
            </w:r>
          </w:p>
        </w:tc>
      </w:tr>
      <w:tr w:rsidR="00AF56E3" w:rsidRPr="004816D6" w14:paraId="67A3FDC0" w14:textId="77777777" w:rsidTr="00933932">
        <w:trPr>
          <w:jc w:val="center"/>
        </w:trPr>
        <w:tc>
          <w:tcPr>
            <w:tcW w:w="237" w:type="pct"/>
            <w:vAlign w:val="center"/>
          </w:tcPr>
          <w:p w14:paraId="59429890" w14:textId="77777777" w:rsidR="00AF56E3" w:rsidRPr="004816D6" w:rsidRDefault="00AF56E3" w:rsidP="00933932">
            <w:pPr>
              <w:jc w:val="center"/>
              <w:rPr>
                <w:sz w:val="18"/>
                <w:szCs w:val="18"/>
              </w:rPr>
            </w:pPr>
            <w:r w:rsidRPr="004816D6">
              <w:rPr>
                <w:sz w:val="18"/>
                <w:szCs w:val="18"/>
              </w:rPr>
              <w:t>1</w:t>
            </w:r>
          </w:p>
        </w:tc>
        <w:tc>
          <w:tcPr>
            <w:tcW w:w="1739" w:type="pct"/>
            <w:vAlign w:val="center"/>
          </w:tcPr>
          <w:p w14:paraId="6AE3B369" w14:textId="77777777" w:rsidR="00AF56E3" w:rsidRPr="004816D6" w:rsidRDefault="00AF56E3" w:rsidP="00933932">
            <w:pPr>
              <w:jc w:val="center"/>
              <w:rPr>
                <w:sz w:val="18"/>
                <w:szCs w:val="18"/>
              </w:rPr>
            </w:pPr>
            <w:r w:rsidRPr="004816D6">
              <w:rPr>
                <w:sz w:val="18"/>
                <w:szCs w:val="18"/>
              </w:rPr>
              <w:t>FW 01</w:t>
            </w:r>
          </w:p>
        </w:tc>
        <w:tc>
          <w:tcPr>
            <w:tcW w:w="1534" w:type="pct"/>
            <w:vAlign w:val="center"/>
          </w:tcPr>
          <w:p w14:paraId="3C66C0F3" w14:textId="77777777" w:rsidR="00AF56E3" w:rsidRPr="004816D6" w:rsidRDefault="00AF56E3" w:rsidP="00933932">
            <w:pPr>
              <w:jc w:val="center"/>
              <w:rPr>
                <w:sz w:val="16"/>
                <w:szCs w:val="16"/>
              </w:rPr>
            </w:pPr>
            <w:r w:rsidRPr="004816D6">
              <w:rPr>
                <w:sz w:val="16"/>
                <w:szCs w:val="16"/>
              </w:rPr>
              <w:t>21K</w:t>
            </w:r>
          </w:p>
          <w:p w14:paraId="4D050337" w14:textId="77777777" w:rsidR="00AF56E3" w:rsidRPr="004816D6" w:rsidRDefault="00AF56E3" w:rsidP="00933932">
            <w:pPr>
              <w:jc w:val="center"/>
              <w:rPr>
                <w:sz w:val="16"/>
                <w:szCs w:val="16"/>
              </w:rPr>
            </w:pPr>
            <w:r w:rsidRPr="004816D6">
              <w:rPr>
                <w:sz w:val="16"/>
                <w:szCs w:val="16"/>
              </w:rPr>
              <w:t>446252.08 m E</w:t>
            </w:r>
          </w:p>
          <w:p w14:paraId="5459461F" w14:textId="77777777" w:rsidR="00AF56E3" w:rsidRPr="004816D6" w:rsidRDefault="00AF56E3" w:rsidP="00933932">
            <w:pPr>
              <w:jc w:val="center"/>
              <w:rPr>
                <w:sz w:val="16"/>
                <w:szCs w:val="16"/>
              </w:rPr>
            </w:pPr>
            <w:r w:rsidRPr="004816D6">
              <w:rPr>
                <w:sz w:val="16"/>
                <w:szCs w:val="16"/>
              </w:rPr>
              <w:t>7428199.87 m S</w:t>
            </w:r>
          </w:p>
        </w:tc>
        <w:tc>
          <w:tcPr>
            <w:tcW w:w="1490" w:type="pct"/>
            <w:vAlign w:val="center"/>
          </w:tcPr>
          <w:p w14:paraId="7FE3F7BD" w14:textId="77777777" w:rsidR="00AF56E3" w:rsidRPr="004816D6" w:rsidRDefault="00AF56E3" w:rsidP="00933932">
            <w:pPr>
              <w:jc w:val="center"/>
              <w:rPr>
                <w:sz w:val="18"/>
                <w:szCs w:val="18"/>
              </w:rPr>
            </w:pPr>
            <w:r w:rsidRPr="004816D6">
              <w:rPr>
                <w:sz w:val="18"/>
                <w:szCs w:val="18"/>
              </w:rPr>
              <w:t>Mensual</w:t>
            </w:r>
          </w:p>
        </w:tc>
      </w:tr>
      <w:tr w:rsidR="00AF56E3" w:rsidRPr="004816D6" w14:paraId="44024911" w14:textId="77777777" w:rsidTr="00933932">
        <w:trPr>
          <w:jc w:val="center"/>
        </w:trPr>
        <w:tc>
          <w:tcPr>
            <w:tcW w:w="237" w:type="pct"/>
            <w:vAlign w:val="center"/>
          </w:tcPr>
          <w:p w14:paraId="194AA4C4" w14:textId="77777777" w:rsidR="00AF56E3" w:rsidRPr="004816D6" w:rsidRDefault="00AF56E3" w:rsidP="00933932">
            <w:pPr>
              <w:jc w:val="center"/>
              <w:rPr>
                <w:sz w:val="18"/>
                <w:szCs w:val="18"/>
              </w:rPr>
            </w:pPr>
            <w:r w:rsidRPr="004816D6">
              <w:rPr>
                <w:sz w:val="18"/>
                <w:szCs w:val="18"/>
              </w:rPr>
              <w:t>2</w:t>
            </w:r>
          </w:p>
        </w:tc>
        <w:tc>
          <w:tcPr>
            <w:tcW w:w="1739" w:type="pct"/>
            <w:vAlign w:val="center"/>
          </w:tcPr>
          <w:p w14:paraId="5F9FA9E6" w14:textId="77777777" w:rsidR="00AF56E3" w:rsidRPr="004816D6" w:rsidRDefault="00AF56E3" w:rsidP="00933932">
            <w:pPr>
              <w:jc w:val="center"/>
              <w:rPr>
                <w:sz w:val="18"/>
                <w:szCs w:val="18"/>
              </w:rPr>
            </w:pPr>
            <w:r w:rsidRPr="004816D6">
              <w:rPr>
                <w:sz w:val="18"/>
                <w:szCs w:val="18"/>
              </w:rPr>
              <w:t>FW 02</w:t>
            </w:r>
          </w:p>
        </w:tc>
        <w:tc>
          <w:tcPr>
            <w:tcW w:w="1534" w:type="pct"/>
            <w:vAlign w:val="center"/>
          </w:tcPr>
          <w:p w14:paraId="0B45CD53" w14:textId="77777777" w:rsidR="00AF56E3" w:rsidRPr="004816D6" w:rsidRDefault="00AF56E3" w:rsidP="00933932">
            <w:pPr>
              <w:jc w:val="center"/>
              <w:rPr>
                <w:sz w:val="16"/>
                <w:szCs w:val="16"/>
              </w:rPr>
            </w:pPr>
            <w:r w:rsidRPr="004816D6">
              <w:rPr>
                <w:sz w:val="16"/>
                <w:szCs w:val="16"/>
              </w:rPr>
              <w:t>21K</w:t>
            </w:r>
          </w:p>
          <w:p w14:paraId="0FE2AACB" w14:textId="77777777" w:rsidR="00AF56E3" w:rsidRDefault="00AF56E3" w:rsidP="00933932">
            <w:pPr>
              <w:jc w:val="center"/>
              <w:rPr>
                <w:sz w:val="16"/>
                <w:szCs w:val="16"/>
              </w:rPr>
            </w:pPr>
            <w:r w:rsidRPr="00736C57">
              <w:rPr>
                <w:sz w:val="16"/>
                <w:szCs w:val="16"/>
              </w:rPr>
              <w:t>449520.00 m E</w:t>
            </w:r>
          </w:p>
          <w:p w14:paraId="05BEE5B9" w14:textId="77777777" w:rsidR="00AF56E3" w:rsidRPr="004816D6" w:rsidRDefault="00AF56E3" w:rsidP="00933932">
            <w:pPr>
              <w:jc w:val="center"/>
              <w:rPr>
                <w:sz w:val="16"/>
                <w:szCs w:val="16"/>
              </w:rPr>
            </w:pPr>
            <w:r w:rsidRPr="00736C57">
              <w:rPr>
                <w:sz w:val="16"/>
                <w:szCs w:val="16"/>
              </w:rPr>
              <w:t>7425420.00 m S</w:t>
            </w:r>
          </w:p>
        </w:tc>
        <w:tc>
          <w:tcPr>
            <w:tcW w:w="1490" w:type="pct"/>
            <w:vAlign w:val="center"/>
          </w:tcPr>
          <w:p w14:paraId="077F91A0" w14:textId="77777777" w:rsidR="00AF56E3" w:rsidRPr="004816D6" w:rsidRDefault="00AF56E3" w:rsidP="00933932">
            <w:pPr>
              <w:jc w:val="center"/>
              <w:rPr>
                <w:sz w:val="18"/>
                <w:szCs w:val="18"/>
              </w:rPr>
            </w:pPr>
            <w:r w:rsidRPr="004816D6">
              <w:rPr>
                <w:sz w:val="18"/>
                <w:szCs w:val="18"/>
              </w:rPr>
              <w:t>Mensual</w:t>
            </w:r>
          </w:p>
        </w:tc>
      </w:tr>
      <w:tr w:rsidR="00AF56E3" w:rsidRPr="004816D6" w14:paraId="02C31209" w14:textId="77777777" w:rsidTr="00933932">
        <w:trPr>
          <w:jc w:val="center"/>
        </w:trPr>
        <w:tc>
          <w:tcPr>
            <w:tcW w:w="237" w:type="pct"/>
            <w:vAlign w:val="center"/>
          </w:tcPr>
          <w:p w14:paraId="26B9F5E2" w14:textId="77777777" w:rsidR="00AF56E3" w:rsidRPr="004816D6" w:rsidRDefault="00AF56E3" w:rsidP="00933932">
            <w:pPr>
              <w:jc w:val="center"/>
              <w:rPr>
                <w:sz w:val="18"/>
                <w:szCs w:val="18"/>
              </w:rPr>
            </w:pPr>
            <w:r w:rsidRPr="004816D6">
              <w:rPr>
                <w:sz w:val="18"/>
                <w:szCs w:val="18"/>
              </w:rPr>
              <w:t>3</w:t>
            </w:r>
          </w:p>
        </w:tc>
        <w:tc>
          <w:tcPr>
            <w:tcW w:w="1739" w:type="pct"/>
            <w:vAlign w:val="center"/>
          </w:tcPr>
          <w:p w14:paraId="471A975F" w14:textId="77777777" w:rsidR="00AF56E3" w:rsidRPr="004816D6" w:rsidRDefault="00AF56E3" w:rsidP="00933932">
            <w:pPr>
              <w:jc w:val="center"/>
              <w:rPr>
                <w:sz w:val="18"/>
                <w:szCs w:val="18"/>
              </w:rPr>
            </w:pPr>
            <w:r w:rsidRPr="004816D6">
              <w:rPr>
                <w:sz w:val="18"/>
                <w:szCs w:val="18"/>
              </w:rPr>
              <w:t>FW 03</w:t>
            </w:r>
          </w:p>
        </w:tc>
        <w:tc>
          <w:tcPr>
            <w:tcW w:w="1534" w:type="pct"/>
            <w:vAlign w:val="center"/>
          </w:tcPr>
          <w:p w14:paraId="622E0129" w14:textId="77777777" w:rsidR="00AF56E3" w:rsidRPr="004816D6" w:rsidRDefault="00AF56E3" w:rsidP="00933932">
            <w:pPr>
              <w:jc w:val="center"/>
              <w:rPr>
                <w:sz w:val="16"/>
                <w:szCs w:val="16"/>
              </w:rPr>
            </w:pPr>
            <w:r w:rsidRPr="004816D6">
              <w:rPr>
                <w:sz w:val="16"/>
                <w:szCs w:val="16"/>
              </w:rPr>
              <w:t xml:space="preserve">21 </w:t>
            </w:r>
            <w:r>
              <w:rPr>
                <w:sz w:val="16"/>
                <w:szCs w:val="16"/>
              </w:rPr>
              <w:t>k</w:t>
            </w:r>
          </w:p>
          <w:p w14:paraId="19EF6015" w14:textId="77777777" w:rsidR="00AF56E3" w:rsidRPr="004816D6" w:rsidRDefault="00AF56E3" w:rsidP="00933932">
            <w:pPr>
              <w:jc w:val="center"/>
              <w:rPr>
                <w:sz w:val="16"/>
                <w:szCs w:val="16"/>
              </w:rPr>
            </w:pPr>
            <w:r w:rsidRPr="004816D6">
              <w:rPr>
                <w:sz w:val="16"/>
                <w:szCs w:val="16"/>
              </w:rPr>
              <w:t>453400.00 m E</w:t>
            </w:r>
          </w:p>
          <w:p w14:paraId="0F45C579" w14:textId="77777777" w:rsidR="00AF56E3" w:rsidRPr="004816D6" w:rsidRDefault="00AF56E3" w:rsidP="00933932">
            <w:pPr>
              <w:jc w:val="center"/>
              <w:rPr>
                <w:sz w:val="16"/>
                <w:szCs w:val="16"/>
              </w:rPr>
            </w:pPr>
            <w:r w:rsidRPr="004816D6">
              <w:rPr>
                <w:sz w:val="16"/>
                <w:szCs w:val="16"/>
              </w:rPr>
              <w:t>7411400.00 m S</w:t>
            </w:r>
          </w:p>
        </w:tc>
        <w:tc>
          <w:tcPr>
            <w:tcW w:w="1490" w:type="pct"/>
            <w:vAlign w:val="center"/>
          </w:tcPr>
          <w:p w14:paraId="02B55D25" w14:textId="77777777" w:rsidR="00AF56E3" w:rsidRPr="004816D6" w:rsidRDefault="00AF56E3" w:rsidP="00933932">
            <w:pPr>
              <w:jc w:val="center"/>
              <w:rPr>
                <w:sz w:val="18"/>
                <w:szCs w:val="18"/>
              </w:rPr>
            </w:pPr>
            <w:r w:rsidRPr="004816D6">
              <w:rPr>
                <w:sz w:val="18"/>
                <w:szCs w:val="18"/>
              </w:rPr>
              <w:t>Mensual</w:t>
            </w:r>
          </w:p>
        </w:tc>
      </w:tr>
    </w:tbl>
    <w:p w14:paraId="161E0599" w14:textId="77777777" w:rsidR="00AF56E3" w:rsidRDefault="00AF56E3" w:rsidP="00AF56E3">
      <w:pPr>
        <w:jc w:val="both"/>
      </w:pPr>
    </w:p>
    <w:p w14:paraId="162932C1" w14:textId="77777777" w:rsidR="00AB48A2" w:rsidRDefault="00AB48A2" w:rsidP="00AB48A2">
      <w:pPr>
        <w:jc w:val="both"/>
      </w:pPr>
    </w:p>
    <w:p w14:paraId="458CC8D7" w14:textId="31A16B05" w:rsidR="00AB48A2" w:rsidRPr="00817009" w:rsidRDefault="00AC625E" w:rsidP="00AB48A2">
      <w:pPr>
        <w:rPr>
          <w:b/>
          <w:noProof/>
          <w:lang w:val="es-ES" w:eastAsia="es-ES"/>
        </w:rPr>
      </w:pPr>
      <w:r>
        <w:rPr>
          <w:b/>
          <w:noProof/>
          <w:lang w:val="es-ES" w:eastAsia="es-ES"/>
        </w:rPr>
        <w:t>2.2.2 Puntos de monitoreo de aguas subterraneas</w:t>
      </w:r>
    </w:p>
    <w:p w14:paraId="4501B8D2" w14:textId="77777777" w:rsidR="00AB48A2" w:rsidRPr="00817009" w:rsidRDefault="00AB48A2" w:rsidP="00AB48A2">
      <w:pPr>
        <w:rPr>
          <w:sz w:val="10"/>
          <w:lang w:val="es-ES"/>
        </w:rPr>
      </w:pPr>
    </w:p>
    <w:p w14:paraId="58CC76FC" w14:textId="77777777" w:rsidR="00AB48A2" w:rsidRDefault="00AB48A2" w:rsidP="00AB48A2">
      <w:pPr>
        <w:jc w:val="both"/>
      </w:pPr>
    </w:p>
    <w:tbl>
      <w:tblPr>
        <w:tblW w:w="5000" w:type="pct"/>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03"/>
        <w:gridCol w:w="2993"/>
        <w:gridCol w:w="2613"/>
        <w:gridCol w:w="2611"/>
      </w:tblGrid>
      <w:tr w:rsidR="00933932" w:rsidRPr="004816D6" w14:paraId="7B592EFE" w14:textId="77777777" w:rsidTr="00933932">
        <w:trPr>
          <w:tblHeader/>
          <w:jc w:val="center"/>
        </w:trPr>
        <w:tc>
          <w:tcPr>
            <w:tcW w:w="5000" w:type="pct"/>
            <w:gridSpan w:val="4"/>
            <w:shd w:val="clear" w:color="auto" w:fill="auto"/>
          </w:tcPr>
          <w:p w14:paraId="4425DB41" w14:textId="7BFA57A7" w:rsidR="00933932" w:rsidRPr="00F203C3" w:rsidRDefault="00933932" w:rsidP="00F203C3">
            <w:pPr>
              <w:tabs>
                <w:tab w:val="left" w:pos="2160"/>
                <w:tab w:val="center" w:pos="4252"/>
              </w:tabs>
            </w:pPr>
            <w:r w:rsidRPr="004816D6">
              <w:rPr>
                <w:b/>
                <w:sz w:val="18"/>
                <w:szCs w:val="18"/>
              </w:rPr>
              <w:tab/>
            </w:r>
            <w:r w:rsidRPr="004816D6">
              <w:rPr>
                <w:b/>
                <w:sz w:val="18"/>
                <w:szCs w:val="18"/>
              </w:rPr>
              <w:br w:type="page"/>
            </w:r>
            <w:bookmarkStart w:id="20" w:name="_Toc108567680"/>
            <w:r w:rsidR="00F203C3">
              <w:t xml:space="preserve">TABLA </w:t>
            </w:r>
            <w:fldSimple w:instr=" SEQ TABLA \* ARABIC ">
              <w:r w:rsidR="00F203C3">
                <w:rPr>
                  <w:noProof/>
                </w:rPr>
                <w:t>3</w:t>
              </w:r>
            </w:fldSimple>
            <w:r w:rsidR="00F203C3">
              <w:t xml:space="preserve">. </w:t>
            </w:r>
            <w:r w:rsidRPr="00F203C3">
              <w:rPr>
                <w:sz w:val="18"/>
                <w:szCs w:val="18"/>
              </w:rPr>
              <w:t>PUNTOS DE MONITOREO DE AGUAS SUBTERRÁNEAS</w:t>
            </w:r>
            <w:bookmarkEnd w:id="20"/>
          </w:p>
        </w:tc>
      </w:tr>
      <w:tr w:rsidR="00933932" w:rsidRPr="004816D6" w14:paraId="604A7B0D" w14:textId="77777777" w:rsidTr="00933932">
        <w:trPr>
          <w:tblHeader/>
          <w:jc w:val="center"/>
        </w:trPr>
        <w:tc>
          <w:tcPr>
            <w:tcW w:w="289" w:type="pct"/>
            <w:shd w:val="clear" w:color="auto" w:fill="2B5D62"/>
          </w:tcPr>
          <w:p w14:paraId="276CB312" w14:textId="77777777" w:rsidR="00933932" w:rsidRPr="004816D6" w:rsidRDefault="00933932" w:rsidP="00933932">
            <w:pPr>
              <w:jc w:val="center"/>
              <w:rPr>
                <w:b/>
                <w:color w:val="FFFFFF" w:themeColor="background1"/>
                <w:sz w:val="14"/>
                <w:szCs w:val="14"/>
              </w:rPr>
            </w:pPr>
          </w:p>
        </w:tc>
        <w:tc>
          <w:tcPr>
            <w:tcW w:w="1716" w:type="pct"/>
            <w:shd w:val="clear" w:color="auto" w:fill="2B5D62"/>
            <w:vAlign w:val="center"/>
          </w:tcPr>
          <w:p w14:paraId="101E897E" w14:textId="77777777" w:rsidR="00933932" w:rsidRPr="004816D6" w:rsidRDefault="00933932" w:rsidP="00933932">
            <w:pPr>
              <w:jc w:val="center"/>
              <w:rPr>
                <w:b/>
                <w:color w:val="FFFFFF" w:themeColor="background1"/>
                <w:sz w:val="16"/>
                <w:szCs w:val="16"/>
              </w:rPr>
            </w:pPr>
            <w:r w:rsidRPr="004816D6">
              <w:rPr>
                <w:b/>
                <w:color w:val="FFFFFF" w:themeColor="background1"/>
                <w:sz w:val="16"/>
                <w:szCs w:val="16"/>
              </w:rPr>
              <w:t>CÓDIGO DE MUESTRA</w:t>
            </w:r>
          </w:p>
        </w:tc>
        <w:tc>
          <w:tcPr>
            <w:tcW w:w="1498" w:type="pct"/>
            <w:shd w:val="clear" w:color="auto" w:fill="2B5D62"/>
            <w:vAlign w:val="center"/>
          </w:tcPr>
          <w:p w14:paraId="7E8D52FA" w14:textId="77777777" w:rsidR="00933932" w:rsidRPr="004816D6" w:rsidRDefault="00933932" w:rsidP="00933932">
            <w:pPr>
              <w:jc w:val="center"/>
              <w:rPr>
                <w:b/>
                <w:color w:val="FFFFFF" w:themeColor="background1"/>
                <w:sz w:val="16"/>
                <w:szCs w:val="16"/>
              </w:rPr>
            </w:pPr>
            <w:r w:rsidRPr="004816D6">
              <w:rPr>
                <w:b/>
                <w:color w:val="FFFFFF" w:themeColor="background1"/>
                <w:sz w:val="16"/>
                <w:szCs w:val="16"/>
              </w:rPr>
              <w:t xml:space="preserve">COORDENADAS </w:t>
            </w:r>
          </w:p>
          <w:p w14:paraId="0EB54778" w14:textId="77777777" w:rsidR="00933932" w:rsidRPr="004816D6" w:rsidRDefault="00933932" w:rsidP="00933932">
            <w:pPr>
              <w:jc w:val="center"/>
              <w:rPr>
                <w:b/>
                <w:color w:val="FFFFFF" w:themeColor="background1"/>
                <w:sz w:val="16"/>
                <w:szCs w:val="16"/>
              </w:rPr>
            </w:pPr>
            <w:r w:rsidRPr="004816D6">
              <w:rPr>
                <w:b/>
                <w:color w:val="FFFFFF" w:themeColor="background1"/>
                <w:sz w:val="16"/>
                <w:szCs w:val="16"/>
              </w:rPr>
              <w:t>UTM</w:t>
            </w:r>
          </w:p>
        </w:tc>
        <w:tc>
          <w:tcPr>
            <w:tcW w:w="1497" w:type="pct"/>
            <w:shd w:val="clear" w:color="auto" w:fill="2B5D62"/>
            <w:vAlign w:val="center"/>
          </w:tcPr>
          <w:p w14:paraId="5B8389CE" w14:textId="77777777" w:rsidR="00933932" w:rsidRPr="004816D6" w:rsidRDefault="00933932" w:rsidP="00933932">
            <w:pPr>
              <w:jc w:val="center"/>
              <w:rPr>
                <w:b/>
                <w:color w:val="FFFFFF" w:themeColor="background1"/>
                <w:sz w:val="16"/>
                <w:szCs w:val="16"/>
              </w:rPr>
            </w:pPr>
            <w:r w:rsidRPr="004816D6">
              <w:rPr>
                <w:b/>
                <w:color w:val="FFFFFF" w:themeColor="background1"/>
                <w:sz w:val="16"/>
                <w:szCs w:val="16"/>
              </w:rPr>
              <w:t>FRECUENCIA</w:t>
            </w:r>
          </w:p>
        </w:tc>
      </w:tr>
      <w:tr w:rsidR="00933932" w:rsidRPr="004816D6" w14:paraId="2CAE28B7" w14:textId="77777777" w:rsidTr="00933932">
        <w:trPr>
          <w:jc w:val="center"/>
        </w:trPr>
        <w:tc>
          <w:tcPr>
            <w:tcW w:w="289" w:type="pct"/>
            <w:vAlign w:val="center"/>
          </w:tcPr>
          <w:p w14:paraId="245F8C0C" w14:textId="77777777" w:rsidR="00933932" w:rsidRPr="004816D6" w:rsidRDefault="00933932" w:rsidP="00933932">
            <w:pPr>
              <w:jc w:val="center"/>
              <w:rPr>
                <w:sz w:val="18"/>
                <w:szCs w:val="18"/>
              </w:rPr>
            </w:pPr>
            <w:r w:rsidRPr="004816D6">
              <w:rPr>
                <w:sz w:val="18"/>
                <w:szCs w:val="18"/>
              </w:rPr>
              <w:t>1</w:t>
            </w:r>
          </w:p>
        </w:tc>
        <w:tc>
          <w:tcPr>
            <w:tcW w:w="1716" w:type="pct"/>
            <w:vAlign w:val="center"/>
          </w:tcPr>
          <w:p w14:paraId="008C7889" w14:textId="77777777" w:rsidR="00933932" w:rsidRPr="004816D6" w:rsidRDefault="00933932" w:rsidP="00933932">
            <w:pPr>
              <w:jc w:val="center"/>
              <w:rPr>
                <w:sz w:val="18"/>
                <w:szCs w:val="18"/>
              </w:rPr>
            </w:pPr>
            <w:r w:rsidRPr="004816D6">
              <w:rPr>
                <w:sz w:val="18"/>
                <w:szCs w:val="18"/>
              </w:rPr>
              <w:t>GW 18 ZA</w:t>
            </w:r>
          </w:p>
        </w:tc>
        <w:tc>
          <w:tcPr>
            <w:tcW w:w="1498" w:type="pct"/>
            <w:vAlign w:val="center"/>
          </w:tcPr>
          <w:p w14:paraId="27F8E0E2" w14:textId="77777777" w:rsidR="00933932" w:rsidRPr="004816D6" w:rsidRDefault="00933932" w:rsidP="00933932">
            <w:pPr>
              <w:jc w:val="center"/>
              <w:rPr>
                <w:sz w:val="16"/>
                <w:szCs w:val="16"/>
              </w:rPr>
            </w:pPr>
            <w:r w:rsidRPr="004816D6">
              <w:rPr>
                <w:sz w:val="16"/>
                <w:szCs w:val="16"/>
              </w:rPr>
              <w:t xml:space="preserve">21K </w:t>
            </w:r>
          </w:p>
          <w:p w14:paraId="11D81207" w14:textId="77777777" w:rsidR="00933932" w:rsidRPr="004816D6" w:rsidRDefault="00933932" w:rsidP="00933932">
            <w:pPr>
              <w:jc w:val="center"/>
              <w:rPr>
                <w:sz w:val="16"/>
                <w:szCs w:val="16"/>
                <w:lang w:val="en-US"/>
              </w:rPr>
            </w:pPr>
            <w:r w:rsidRPr="004816D6">
              <w:rPr>
                <w:sz w:val="16"/>
                <w:szCs w:val="16"/>
              </w:rPr>
              <w:t>548201.00 m E</w:t>
            </w:r>
            <w:r w:rsidRPr="004816D6">
              <w:rPr>
                <w:sz w:val="16"/>
                <w:szCs w:val="16"/>
                <w:lang w:val="en-US"/>
              </w:rPr>
              <w:t xml:space="preserve"> </w:t>
            </w:r>
          </w:p>
          <w:p w14:paraId="29383FF1" w14:textId="77777777" w:rsidR="00933932" w:rsidRPr="004816D6" w:rsidRDefault="00933932" w:rsidP="00933932">
            <w:pPr>
              <w:jc w:val="center"/>
              <w:rPr>
                <w:sz w:val="16"/>
                <w:szCs w:val="16"/>
              </w:rPr>
            </w:pPr>
            <w:r w:rsidRPr="004816D6">
              <w:rPr>
                <w:sz w:val="16"/>
                <w:szCs w:val="16"/>
                <w:lang w:val="en-US"/>
              </w:rPr>
              <w:t>7512128.00 m S</w:t>
            </w:r>
          </w:p>
        </w:tc>
        <w:tc>
          <w:tcPr>
            <w:tcW w:w="1497" w:type="pct"/>
            <w:vAlign w:val="center"/>
          </w:tcPr>
          <w:p w14:paraId="6DF9D4E1" w14:textId="77777777" w:rsidR="00933932" w:rsidRPr="000D4D71" w:rsidRDefault="00933932" w:rsidP="00933932">
            <w:pPr>
              <w:jc w:val="center"/>
              <w:rPr>
                <w:sz w:val="16"/>
                <w:szCs w:val="16"/>
              </w:rPr>
            </w:pPr>
            <w:r w:rsidRPr="004816D6">
              <w:rPr>
                <w:sz w:val="16"/>
                <w:szCs w:val="16"/>
              </w:rPr>
              <w:t>Dos campañas al año</w:t>
            </w:r>
            <w:r w:rsidRPr="000D4D71">
              <w:rPr>
                <w:sz w:val="16"/>
                <w:szCs w:val="16"/>
              </w:rPr>
              <w:t>:</w:t>
            </w:r>
          </w:p>
          <w:p w14:paraId="2468B982" w14:textId="77777777" w:rsidR="00933932" w:rsidRPr="004816D6" w:rsidRDefault="00933932" w:rsidP="00933932">
            <w:pPr>
              <w:jc w:val="center"/>
              <w:rPr>
                <w:sz w:val="16"/>
                <w:szCs w:val="16"/>
              </w:rPr>
            </w:pPr>
            <w:r w:rsidRPr="004816D6">
              <w:rPr>
                <w:sz w:val="16"/>
                <w:szCs w:val="16"/>
              </w:rPr>
              <w:t>-Temporada de lluvia</w:t>
            </w:r>
          </w:p>
          <w:p w14:paraId="60A17263" w14:textId="77777777" w:rsidR="00933932" w:rsidRPr="004816D6" w:rsidRDefault="00933932" w:rsidP="00933932">
            <w:pPr>
              <w:jc w:val="center"/>
              <w:rPr>
                <w:sz w:val="18"/>
                <w:szCs w:val="18"/>
              </w:rPr>
            </w:pPr>
            <w:r w:rsidRPr="004816D6">
              <w:rPr>
                <w:sz w:val="16"/>
                <w:szCs w:val="16"/>
              </w:rPr>
              <w:t>-Temporada seca</w:t>
            </w:r>
          </w:p>
        </w:tc>
      </w:tr>
      <w:tr w:rsidR="00933932" w:rsidRPr="004816D6" w14:paraId="5B0F73D9" w14:textId="77777777" w:rsidTr="00933932">
        <w:trPr>
          <w:jc w:val="center"/>
        </w:trPr>
        <w:tc>
          <w:tcPr>
            <w:tcW w:w="289" w:type="pct"/>
            <w:vAlign w:val="center"/>
          </w:tcPr>
          <w:p w14:paraId="305CCBC6" w14:textId="77777777" w:rsidR="00933932" w:rsidRPr="004816D6" w:rsidRDefault="00933932" w:rsidP="00933932">
            <w:pPr>
              <w:jc w:val="center"/>
              <w:rPr>
                <w:sz w:val="18"/>
                <w:szCs w:val="18"/>
              </w:rPr>
            </w:pPr>
            <w:r w:rsidRPr="004816D6">
              <w:rPr>
                <w:sz w:val="18"/>
                <w:szCs w:val="18"/>
              </w:rPr>
              <w:t>2</w:t>
            </w:r>
          </w:p>
        </w:tc>
        <w:tc>
          <w:tcPr>
            <w:tcW w:w="1716" w:type="pct"/>
            <w:vAlign w:val="center"/>
          </w:tcPr>
          <w:p w14:paraId="730235DB" w14:textId="77777777" w:rsidR="00933932" w:rsidRPr="004816D6" w:rsidRDefault="00933932" w:rsidP="00933932">
            <w:pPr>
              <w:jc w:val="center"/>
              <w:rPr>
                <w:sz w:val="18"/>
                <w:szCs w:val="18"/>
              </w:rPr>
            </w:pPr>
            <w:r w:rsidRPr="004816D6">
              <w:rPr>
                <w:sz w:val="18"/>
                <w:szCs w:val="18"/>
              </w:rPr>
              <w:t>GW 20 ST</w:t>
            </w:r>
          </w:p>
        </w:tc>
        <w:tc>
          <w:tcPr>
            <w:tcW w:w="1498" w:type="pct"/>
            <w:vAlign w:val="center"/>
          </w:tcPr>
          <w:p w14:paraId="36D904FA" w14:textId="77777777" w:rsidR="00933932" w:rsidRPr="004816D6" w:rsidRDefault="00933932" w:rsidP="00933932">
            <w:pPr>
              <w:jc w:val="center"/>
              <w:rPr>
                <w:sz w:val="16"/>
                <w:szCs w:val="16"/>
                <w:lang w:val="en-US"/>
              </w:rPr>
            </w:pPr>
            <w:r w:rsidRPr="004816D6">
              <w:rPr>
                <w:sz w:val="16"/>
                <w:szCs w:val="16"/>
                <w:lang w:val="en-US"/>
              </w:rPr>
              <w:t xml:space="preserve">21K </w:t>
            </w:r>
          </w:p>
          <w:p w14:paraId="3EA0AC62" w14:textId="77777777" w:rsidR="00933932" w:rsidRPr="004816D6" w:rsidRDefault="00933932" w:rsidP="00933932">
            <w:pPr>
              <w:jc w:val="center"/>
              <w:rPr>
                <w:sz w:val="16"/>
                <w:szCs w:val="16"/>
                <w:lang w:val="en-US"/>
              </w:rPr>
            </w:pPr>
            <w:r w:rsidRPr="004816D6">
              <w:rPr>
                <w:sz w:val="16"/>
                <w:szCs w:val="16"/>
                <w:lang w:val="en-US"/>
              </w:rPr>
              <w:t>537999.00 m E</w:t>
            </w:r>
          </w:p>
          <w:p w14:paraId="350202F8" w14:textId="77777777" w:rsidR="00933932" w:rsidRPr="004816D6" w:rsidRDefault="00933932" w:rsidP="00933932">
            <w:pPr>
              <w:jc w:val="center"/>
              <w:rPr>
                <w:sz w:val="16"/>
                <w:szCs w:val="16"/>
              </w:rPr>
            </w:pPr>
            <w:r w:rsidRPr="004816D6">
              <w:rPr>
                <w:sz w:val="16"/>
                <w:szCs w:val="16"/>
                <w:lang w:val="en-US"/>
              </w:rPr>
              <w:t>7498476.00 m S</w:t>
            </w:r>
          </w:p>
        </w:tc>
        <w:tc>
          <w:tcPr>
            <w:tcW w:w="1497" w:type="pct"/>
            <w:vAlign w:val="center"/>
          </w:tcPr>
          <w:p w14:paraId="2938B5FE" w14:textId="77777777" w:rsidR="00933932" w:rsidRPr="000D4D71" w:rsidRDefault="00933932" w:rsidP="00933932">
            <w:pPr>
              <w:jc w:val="center"/>
              <w:rPr>
                <w:sz w:val="16"/>
                <w:szCs w:val="16"/>
              </w:rPr>
            </w:pPr>
            <w:r w:rsidRPr="004816D6">
              <w:rPr>
                <w:sz w:val="16"/>
                <w:szCs w:val="16"/>
              </w:rPr>
              <w:t>Dos campañas al año</w:t>
            </w:r>
            <w:r w:rsidRPr="000D4D71">
              <w:rPr>
                <w:sz w:val="16"/>
                <w:szCs w:val="16"/>
              </w:rPr>
              <w:t>:</w:t>
            </w:r>
          </w:p>
          <w:p w14:paraId="7FAA9933" w14:textId="77777777" w:rsidR="00933932" w:rsidRPr="004816D6" w:rsidRDefault="00933932" w:rsidP="00933932">
            <w:pPr>
              <w:jc w:val="center"/>
              <w:rPr>
                <w:sz w:val="16"/>
                <w:szCs w:val="16"/>
              </w:rPr>
            </w:pPr>
            <w:r w:rsidRPr="004816D6">
              <w:rPr>
                <w:sz w:val="16"/>
                <w:szCs w:val="16"/>
              </w:rPr>
              <w:t>-Temporada de lluvia</w:t>
            </w:r>
          </w:p>
          <w:p w14:paraId="4EC4481E" w14:textId="77777777" w:rsidR="00933932" w:rsidRPr="004816D6" w:rsidRDefault="00933932" w:rsidP="00933932">
            <w:pPr>
              <w:jc w:val="center"/>
              <w:rPr>
                <w:sz w:val="18"/>
                <w:szCs w:val="18"/>
                <w:lang w:val="en-US"/>
              </w:rPr>
            </w:pPr>
            <w:r w:rsidRPr="004816D6">
              <w:rPr>
                <w:sz w:val="16"/>
                <w:szCs w:val="16"/>
              </w:rPr>
              <w:t>-Temporada seca</w:t>
            </w:r>
          </w:p>
        </w:tc>
      </w:tr>
      <w:tr w:rsidR="00933932" w:rsidRPr="004816D6" w14:paraId="39BA31D3" w14:textId="77777777" w:rsidTr="00933932">
        <w:trPr>
          <w:jc w:val="center"/>
        </w:trPr>
        <w:tc>
          <w:tcPr>
            <w:tcW w:w="289" w:type="pct"/>
            <w:vAlign w:val="center"/>
          </w:tcPr>
          <w:p w14:paraId="7ADC3A93" w14:textId="77777777" w:rsidR="00933932" w:rsidRPr="004816D6" w:rsidRDefault="00933932" w:rsidP="00933932">
            <w:pPr>
              <w:jc w:val="center"/>
              <w:rPr>
                <w:sz w:val="18"/>
                <w:szCs w:val="18"/>
              </w:rPr>
            </w:pPr>
            <w:r w:rsidRPr="004816D6">
              <w:rPr>
                <w:sz w:val="18"/>
                <w:szCs w:val="18"/>
              </w:rPr>
              <w:t>3</w:t>
            </w:r>
          </w:p>
        </w:tc>
        <w:tc>
          <w:tcPr>
            <w:tcW w:w="1716" w:type="pct"/>
            <w:vAlign w:val="center"/>
          </w:tcPr>
          <w:p w14:paraId="6DC00512" w14:textId="77777777" w:rsidR="00933932" w:rsidRPr="004816D6" w:rsidRDefault="00933932" w:rsidP="00933932">
            <w:pPr>
              <w:jc w:val="center"/>
              <w:rPr>
                <w:sz w:val="18"/>
                <w:szCs w:val="18"/>
              </w:rPr>
            </w:pPr>
            <w:r w:rsidRPr="004816D6">
              <w:rPr>
                <w:sz w:val="18"/>
                <w:szCs w:val="18"/>
              </w:rPr>
              <w:t>GW 19 HE</w:t>
            </w:r>
          </w:p>
        </w:tc>
        <w:tc>
          <w:tcPr>
            <w:tcW w:w="1498" w:type="pct"/>
            <w:vAlign w:val="center"/>
          </w:tcPr>
          <w:p w14:paraId="7A8F847D" w14:textId="77777777" w:rsidR="00933932" w:rsidRPr="004816D6" w:rsidRDefault="00933932" w:rsidP="00933932">
            <w:pPr>
              <w:jc w:val="center"/>
              <w:rPr>
                <w:sz w:val="16"/>
                <w:szCs w:val="16"/>
              </w:rPr>
            </w:pPr>
            <w:r w:rsidRPr="004816D6">
              <w:rPr>
                <w:sz w:val="16"/>
                <w:szCs w:val="16"/>
              </w:rPr>
              <w:t xml:space="preserve">21K </w:t>
            </w:r>
          </w:p>
          <w:p w14:paraId="6EDAA079" w14:textId="77777777" w:rsidR="00933932" w:rsidRPr="004816D6" w:rsidRDefault="00933932" w:rsidP="00933932">
            <w:pPr>
              <w:jc w:val="center"/>
              <w:rPr>
                <w:sz w:val="16"/>
                <w:szCs w:val="16"/>
              </w:rPr>
            </w:pPr>
            <w:r w:rsidRPr="004816D6">
              <w:rPr>
                <w:sz w:val="16"/>
                <w:szCs w:val="16"/>
              </w:rPr>
              <w:t xml:space="preserve">512695.00 m E </w:t>
            </w:r>
          </w:p>
          <w:p w14:paraId="544B45E8" w14:textId="77777777" w:rsidR="00933932" w:rsidRPr="004816D6" w:rsidRDefault="00933932" w:rsidP="00933932">
            <w:pPr>
              <w:jc w:val="center"/>
              <w:rPr>
                <w:sz w:val="16"/>
                <w:szCs w:val="16"/>
              </w:rPr>
            </w:pPr>
            <w:r w:rsidRPr="004816D6">
              <w:rPr>
                <w:sz w:val="16"/>
                <w:szCs w:val="16"/>
              </w:rPr>
              <w:t>7515558.00 m S</w:t>
            </w:r>
          </w:p>
        </w:tc>
        <w:tc>
          <w:tcPr>
            <w:tcW w:w="1497" w:type="pct"/>
            <w:vAlign w:val="center"/>
          </w:tcPr>
          <w:p w14:paraId="66C5AA2C" w14:textId="77777777" w:rsidR="00933932" w:rsidRPr="000D4D71" w:rsidRDefault="00933932" w:rsidP="00933932">
            <w:pPr>
              <w:jc w:val="center"/>
              <w:rPr>
                <w:sz w:val="16"/>
                <w:szCs w:val="16"/>
              </w:rPr>
            </w:pPr>
            <w:r w:rsidRPr="004816D6">
              <w:rPr>
                <w:sz w:val="16"/>
                <w:szCs w:val="16"/>
              </w:rPr>
              <w:t>Dos campañas al año</w:t>
            </w:r>
            <w:r w:rsidRPr="000D4D71">
              <w:rPr>
                <w:sz w:val="16"/>
                <w:szCs w:val="16"/>
              </w:rPr>
              <w:t>:</w:t>
            </w:r>
          </w:p>
          <w:p w14:paraId="481E5278" w14:textId="77777777" w:rsidR="00933932" w:rsidRPr="004816D6" w:rsidRDefault="00933932" w:rsidP="00933932">
            <w:pPr>
              <w:jc w:val="center"/>
              <w:rPr>
                <w:sz w:val="16"/>
                <w:szCs w:val="16"/>
              </w:rPr>
            </w:pPr>
            <w:r w:rsidRPr="004816D6">
              <w:rPr>
                <w:sz w:val="16"/>
                <w:szCs w:val="16"/>
              </w:rPr>
              <w:t>-Temporada de lluvia</w:t>
            </w:r>
          </w:p>
          <w:p w14:paraId="4E4EA26E" w14:textId="77777777" w:rsidR="00933932" w:rsidRPr="004816D6" w:rsidRDefault="00933932" w:rsidP="00933932">
            <w:pPr>
              <w:jc w:val="center"/>
              <w:rPr>
                <w:sz w:val="18"/>
                <w:szCs w:val="18"/>
              </w:rPr>
            </w:pPr>
            <w:r w:rsidRPr="004816D6">
              <w:rPr>
                <w:sz w:val="16"/>
                <w:szCs w:val="16"/>
              </w:rPr>
              <w:t>-Temporada seca</w:t>
            </w:r>
          </w:p>
        </w:tc>
      </w:tr>
      <w:tr w:rsidR="00933932" w:rsidRPr="004816D6" w14:paraId="427344D0" w14:textId="77777777" w:rsidTr="00933932">
        <w:trPr>
          <w:jc w:val="center"/>
        </w:trPr>
        <w:tc>
          <w:tcPr>
            <w:tcW w:w="289" w:type="pct"/>
            <w:vAlign w:val="center"/>
          </w:tcPr>
          <w:p w14:paraId="371639A7" w14:textId="77777777" w:rsidR="00933932" w:rsidRPr="004816D6" w:rsidRDefault="00933932" w:rsidP="00933932">
            <w:pPr>
              <w:jc w:val="center"/>
              <w:rPr>
                <w:rFonts w:cs="Courier New"/>
                <w:sz w:val="18"/>
                <w:szCs w:val="18"/>
              </w:rPr>
            </w:pPr>
            <w:r w:rsidRPr="004816D6">
              <w:rPr>
                <w:rFonts w:cs="Courier New"/>
                <w:sz w:val="18"/>
                <w:szCs w:val="18"/>
              </w:rPr>
              <w:t>4</w:t>
            </w:r>
          </w:p>
        </w:tc>
        <w:tc>
          <w:tcPr>
            <w:tcW w:w="1716" w:type="pct"/>
            <w:vAlign w:val="center"/>
          </w:tcPr>
          <w:p w14:paraId="6AAE98E0" w14:textId="77777777" w:rsidR="00933932" w:rsidRPr="004816D6" w:rsidRDefault="00933932" w:rsidP="00933932">
            <w:pPr>
              <w:jc w:val="center"/>
              <w:rPr>
                <w:sz w:val="18"/>
                <w:szCs w:val="18"/>
              </w:rPr>
            </w:pPr>
            <w:r w:rsidRPr="004816D6">
              <w:rPr>
                <w:rFonts w:cs="Courier New"/>
                <w:sz w:val="18"/>
                <w:szCs w:val="18"/>
              </w:rPr>
              <w:t>GW 23 SL</w:t>
            </w:r>
          </w:p>
        </w:tc>
        <w:tc>
          <w:tcPr>
            <w:tcW w:w="1498" w:type="pct"/>
            <w:vAlign w:val="center"/>
          </w:tcPr>
          <w:p w14:paraId="472BC814" w14:textId="77777777" w:rsidR="00933932" w:rsidRPr="004816D6" w:rsidRDefault="00933932" w:rsidP="00933932">
            <w:pPr>
              <w:jc w:val="center"/>
              <w:rPr>
                <w:sz w:val="16"/>
                <w:szCs w:val="16"/>
              </w:rPr>
            </w:pPr>
            <w:r w:rsidRPr="004816D6">
              <w:rPr>
                <w:sz w:val="16"/>
                <w:szCs w:val="16"/>
              </w:rPr>
              <w:t xml:space="preserve">21K </w:t>
            </w:r>
          </w:p>
          <w:p w14:paraId="75A78705" w14:textId="77777777" w:rsidR="00933932" w:rsidRPr="004816D6" w:rsidRDefault="00933932" w:rsidP="00933932">
            <w:pPr>
              <w:jc w:val="center"/>
              <w:rPr>
                <w:sz w:val="16"/>
                <w:szCs w:val="16"/>
              </w:rPr>
            </w:pPr>
            <w:r w:rsidRPr="004816D6">
              <w:rPr>
                <w:sz w:val="16"/>
                <w:szCs w:val="16"/>
              </w:rPr>
              <w:t>516367.00 m E</w:t>
            </w:r>
          </w:p>
          <w:p w14:paraId="36F3D044" w14:textId="77777777" w:rsidR="00933932" w:rsidRPr="004816D6" w:rsidRDefault="00933932" w:rsidP="00933932">
            <w:pPr>
              <w:jc w:val="center"/>
              <w:rPr>
                <w:sz w:val="16"/>
                <w:szCs w:val="16"/>
              </w:rPr>
            </w:pPr>
            <w:r w:rsidRPr="004816D6">
              <w:rPr>
                <w:sz w:val="16"/>
                <w:szCs w:val="16"/>
              </w:rPr>
              <w:t>7503054.00 m S</w:t>
            </w:r>
          </w:p>
        </w:tc>
        <w:tc>
          <w:tcPr>
            <w:tcW w:w="1497" w:type="pct"/>
            <w:vAlign w:val="center"/>
          </w:tcPr>
          <w:p w14:paraId="42898783" w14:textId="77777777" w:rsidR="00933932" w:rsidRPr="000D4D71" w:rsidRDefault="00933932" w:rsidP="00933932">
            <w:pPr>
              <w:jc w:val="center"/>
              <w:rPr>
                <w:sz w:val="16"/>
                <w:szCs w:val="16"/>
              </w:rPr>
            </w:pPr>
            <w:r w:rsidRPr="004816D6">
              <w:rPr>
                <w:sz w:val="16"/>
                <w:szCs w:val="16"/>
              </w:rPr>
              <w:t>Dos campañas al año</w:t>
            </w:r>
            <w:r w:rsidRPr="000D4D71">
              <w:rPr>
                <w:sz w:val="16"/>
                <w:szCs w:val="16"/>
              </w:rPr>
              <w:t>:</w:t>
            </w:r>
          </w:p>
          <w:p w14:paraId="31207905" w14:textId="77777777" w:rsidR="00933932" w:rsidRPr="004816D6" w:rsidRDefault="00933932" w:rsidP="00933932">
            <w:pPr>
              <w:jc w:val="center"/>
              <w:rPr>
                <w:sz w:val="16"/>
                <w:szCs w:val="16"/>
              </w:rPr>
            </w:pPr>
            <w:r w:rsidRPr="004816D6">
              <w:rPr>
                <w:sz w:val="16"/>
                <w:szCs w:val="16"/>
              </w:rPr>
              <w:t>-Temporada de lluvia</w:t>
            </w:r>
          </w:p>
          <w:p w14:paraId="45CF72C8" w14:textId="77777777" w:rsidR="00933932" w:rsidRPr="004816D6" w:rsidRDefault="00933932" w:rsidP="00933932">
            <w:pPr>
              <w:jc w:val="center"/>
              <w:rPr>
                <w:sz w:val="18"/>
                <w:szCs w:val="18"/>
              </w:rPr>
            </w:pPr>
            <w:r w:rsidRPr="004816D6">
              <w:rPr>
                <w:sz w:val="16"/>
                <w:szCs w:val="16"/>
              </w:rPr>
              <w:t>-Temporada seca</w:t>
            </w:r>
          </w:p>
        </w:tc>
      </w:tr>
      <w:tr w:rsidR="00933932" w:rsidRPr="004816D6" w14:paraId="5850EF75" w14:textId="77777777" w:rsidTr="00933932">
        <w:trPr>
          <w:jc w:val="center"/>
        </w:trPr>
        <w:tc>
          <w:tcPr>
            <w:tcW w:w="289" w:type="pct"/>
            <w:vAlign w:val="center"/>
          </w:tcPr>
          <w:p w14:paraId="5B23B774" w14:textId="77777777" w:rsidR="00933932" w:rsidRPr="004816D6" w:rsidRDefault="00933932" w:rsidP="00933932">
            <w:pPr>
              <w:jc w:val="center"/>
              <w:rPr>
                <w:rFonts w:cs="Courier New"/>
                <w:sz w:val="18"/>
                <w:szCs w:val="18"/>
              </w:rPr>
            </w:pPr>
            <w:r w:rsidRPr="004816D6">
              <w:rPr>
                <w:rFonts w:cs="Courier New"/>
                <w:sz w:val="18"/>
                <w:szCs w:val="18"/>
              </w:rPr>
              <w:t>5</w:t>
            </w:r>
          </w:p>
        </w:tc>
        <w:tc>
          <w:tcPr>
            <w:tcW w:w="1716" w:type="pct"/>
            <w:vAlign w:val="center"/>
          </w:tcPr>
          <w:p w14:paraId="0441B975" w14:textId="77777777" w:rsidR="00933932" w:rsidRPr="004816D6" w:rsidRDefault="00933932" w:rsidP="00933932">
            <w:pPr>
              <w:jc w:val="center"/>
              <w:rPr>
                <w:rFonts w:cs="Courier New"/>
                <w:sz w:val="18"/>
                <w:szCs w:val="18"/>
              </w:rPr>
            </w:pPr>
            <w:r w:rsidRPr="004816D6">
              <w:rPr>
                <w:rFonts w:cs="Courier New"/>
                <w:sz w:val="18"/>
                <w:szCs w:val="18"/>
              </w:rPr>
              <w:t>GW 25 PALO HAYA</w:t>
            </w:r>
          </w:p>
        </w:tc>
        <w:tc>
          <w:tcPr>
            <w:tcW w:w="1498" w:type="pct"/>
            <w:vAlign w:val="center"/>
          </w:tcPr>
          <w:p w14:paraId="68746896" w14:textId="77777777" w:rsidR="00933932" w:rsidRPr="004816D6" w:rsidRDefault="00933932" w:rsidP="00933932">
            <w:pPr>
              <w:jc w:val="center"/>
              <w:rPr>
                <w:sz w:val="16"/>
                <w:szCs w:val="16"/>
              </w:rPr>
            </w:pPr>
            <w:r w:rsidRPr="004816D6">
              <w:rPr>
                <w:sz w:val="16"/>
                <w:szCs w:val="16"/>
              </w:rPr>
              <w:t>21 K</w:t>
            </w:r>
          </w:p>
          <w:p w14:paraId="54DD2D57" w14:textId="77777777" w:rsidR="00933932" w:rsidRPr="004816D6" w:rsidRDefault="00933932" w:rsidP="00933932">
            <w:pPr>
              <w:jc w:val="center"/>
              <w:rPr>
                <w:sz w:val="16"/>
                <w:szCs w:val="16"/>
              </w:rPr>
            </w:pPr>
            <w:r w:rsidRPr="004816D6">
              <w:rPr>
                <w:sz w:val="16"/>
                <w:szCs w:val="16"/>
              </w:rPr>
              <w:t xml:space="preserve">522532 m E </w:t>
            </w:r>
          </w:p>
          <w:p w14:paraId="44213D32" w14:textId="77777777" w:rsidR="00933932" w:rsidRPr="004816D6" w:rsidRDefault="00933932" w:rsidP="00933932">
            <w:pPr>
              <w:jc w:val="center"/>
              <w:rPr>
                <w:sz w:val="16"/>
                <w:szCs w:val="16"/>
              </w:rPr>
            </w:pPr>
            <w:r w:rsidRPr="004816D6">
              <w:rPr>
                <w:sz w:val="16"/>
                <w:szCs w:val="16"/>
              </w:rPr>
              <w:t xml:space="preserve"> 7498944 m S</w:t>
            </w:r>
          </w:p>
        </w:tc>
        <w:tc>
          <w:tcPr>
            <w:tcW w:w="1497" w:type="pct"/>
            <w:vAlign w:val="center"/>
          </w:tcPr>
          <w:p w14:paraId="4A3571CB" w14:textId="77777777" w:rsidR="00933932" w:rsidRPr="000D4D71" w:rsidRDefault="00933932" w:rsidP="00933932">
            <w:pPr>
              <w:jc w:val="center"/>
              <w:rPr>
                <w:sz w:val="16"/>
                <w:szCs w:val="16"/>
              </w:rPr>
            </w:pPr>
            <w:r w:rsidRPr="004816D6">
              <w:rPr>
                <w:sz w:val="16"/>
                <w:szCs w:val="16"/>
              </w:rPr>
              <w:t>Dos campañas al año</w:t>
            </w:r>
            <w:r w:rsidRPr="000D4D71">
              <w:rPr>
                <w:sz w:val="16"/>
                <w:szCs w:val="16"/>
              </w:rPr>
              <w:t>:</w:t>
            </w:r>
          </w:p>
          <w:p w14:paraId="7F5B4F49" w14:textId="77777777" w:rsidR="00933932" w:rsidRPr="004816D6" w:rsidRDefault="00933932" w:rsidP="00933932">
            <w:pPr>
              <w:jc w:val="center"/>
              <w:rPr>
                <w:sz w:val="16"/>
                <w:szCs w:val="16"/>
              </w:rPr>
            </w:pPr>
            <w:r w:rsidRPr="004816D6">
              <w:rPr>
                <w:sz w:val="16"/>
                <w:szCs w:val="16"/>
              </w:rPr>
              <w:t>-Temporada de lluvia</w:t>
            </w:r>
          </w:p>
          <w:p w14:paraId="6CFD9BDA" w14:textId="77777777" w:rsidR="00933932" w:rsidRPr="004816D6" w:rsidRDefault="00933932" w:rsidP="00933932">
            <w:pPr>
              <w:jc w:val="center"/>
              <w:rPr>
                <w:sz w:val="18"/>
                <w:szCs w:val="18"/>
              </w:rPr>
            </w:pPr>
            <w:r w:rsidRPr="004816D6">
              <w:rPr>
                <w:sz w:val="16"/>
                <w:szCs w:val="16"/>
              </w:rPr>
              <w:t>-Temporada seca</w:t>
            </w:r>
          </w:p>
        </w:tc>
      </w:tr>
      <w:tr w:rsidR="00933932" w:rsidRPr="004816D6" w14:paraId="4C3970DE" w14:textId="77777777" w:rsidTr="00933932">
        <w:trPr>
          <w:jc w:val="center"/>
        </w:trPr>
        <w:tc>
          <w:tcPr>
            <w:tcW w:w="289" w:type="pct"/>
            <w:vAlign w:val="center"/>
          </w:tcPr>
          <w:p w14:paraId="33FF3FAF" w14:textId="77777777" w:rsidR="00933932" w:rsidRPr="004816D6" w:rsidRDefault="00933932" w:rsidP="00933932">
            <w:pPr>
              <w:jc w:val="center"/>
              <w:rPr>
                <w:sz w:val="18"/>
                <w:szCs w:val="18"/>
              </w:rPr>
            </w:pPr>
            <w:r w:rsidRPr="004816D6">
              <w:rPr>
                <w:sz w:val="18"/>
                <w:szCs w:val="18"/>
              </w:rPr>
              <w:t>6</w:t>
            </w:r>
          </w:p>
        </w:tc>
        <w:tc>
          <w:tcPr>
            <w:tcW w:w="1716" w:type="pct"/>
            <w:vAlign w:val="center"/>
          </w:tcPr>
          <w:p w14:paraId="623AF0CB" w14:textId="77777777" w:rsidR="00933932" w:rsidRPr="004816D6" w:rsidRDefault="00933932" w:rsidP="00933932">
            <w:pPr>
              <w:jc w:val="center"/>
              <w:rPr>
                <w:sz w:val="18"/>
                <w:szCs w:val="18"/>
              </w:rPr>
            </w:pPr>
            <w:r w:rsidRPr="004816D6">
              <w:rPr>
                <w:sz w:val="18"/>
                <w:szCs w:val="18"/>
              </w:rPr>
              <w:t>GW 16 GA</w:t>
            </w:r>
          </w:p>
        </w:tc>
        <w:tc>
          <w:tcPr>
            <w:tcW w:w="1498" w:type="pct"/>
            <w:vAlign w:val="center"/>
          </w:tcPr>
          <w:p w14:paraId="0A347BE2" w14:textId="77777777" w:rsidR="00933932" w:rsidRPr="004816D6" w:rsidRDefault="00933932" w:rsidP="00933932">
            <w:pPr>
              <w:jc w:val="center"/>
              <w:rPr>
                <w:sz w:val="16"/>
                <w:szCs w:val="16"/>
              </w:rPr>
            </w:pPr>
            <w:r w:rsidRPr="004816D6">
              <w:rPr>
                <w:sz w:val="16"/>
                <w:szCs w:val="16"/>
              </w:rPr>
              <w:t xml:space="preserve">21K  </w:t>
            </w:r>
          </w:p>
          <w:p w14:paraId="1A81424E" w14:textId="77777777" w:rsidR="00933932" w:rsidRPr="004816D6" w:rsidRDefault="00933932" w:rsidP="00933932">
            <w:pPr>
              <w:jc w:val="center"/>
              <w:rPr>
                <w:sz w:val="16"/>
                <w:szCs w:val="16"/>
              </w:rPr>
            </w:pPr>
            <w:r w:rsidRPr="004816D6">
              <w:rPr>
                <w:sz w:val="16"/>
                <w:szCs w:val="16"/>
              </w:rPr>
              <w:t xml:space="preserve">505125.00 m E </w:t>
            </w:r>
          </w:p>
          <w:p w14:paraId="6BD95C76" w14:textId="77777777" w:rsidR="00933932" w:rsidRPr="004816D6" w:rsidRDefault="00933932" w:rsidP="00933932">
            <w:pPr>
              <w:jc w:val="center"/>
              <w:rPr>
                <w:sz w:val="16"/>
                <w:szCs w:val="16"/>
              </w:rPr>
            </w:pPr>
            <w:r w:rsidRPr="004816D6">
              <w:rPr>
                <w:sz w:val="16"/>
                <w:szCs w:val="16"/>
              </w:rPr>
              <w:t>7498320.00 m S</w:t>
            </w:r>
          </w:p>
        </w:tc>
        <w:tc>
          <w:tcPr>
            <w:tcW w:w="1497" w:type="pct"/>
            <w:vAlign w:val="center"/>
          </w:tcPr>
          <w:p w14:paraId="0CBD0891" w14:textId="77777777" w:rsidR="00933932" w:rsidRPr="000D4D71" w:rsidRDefault="00933932" w:rsidP="00933932">
            <w:pPr>
              <w:jc w:val="center"/>
              <w:rPr>
                <w:sz w:val="16"/>
                <w:szCs w:val="16"/>
              </w:rPr>
            </w:pPr>
            <w:r w:rsidRPr="004816D6">
              <w:rPr>
                <w:sz w:val="16"/>
                <w:szCs w:val="16"/>
              </w:rPr>
              <w:t>Dos campañas al año</w:t>
            </w:r>
            <w:r w:rsidRPr="000D4D71">
              <w:rPr>
                <w:sz w:val="16"/>
                <w:szCs w:val="16"/>
              </w:rPr>
              <w:t>:</w:t>
            </w:r>
          </w:p>
          <w:p w14:paraId="4AFE5327" w14:textId="77777777" w:rsidR="00933932" w:rsidRPr="004816D6" w:rsidRDefault="00933932" w:rsidP="00933932">
            <w:pPr>
              <w:jc w:val="center"/>
              <w:rPr>
                <w:sz w:val="16"/>
                <w:szCs w:val="16"/>
              </w:rPr>
            </w:pPr>
            <w:r w:rsidRPr="004816D6">
              <w:rPr>
                <w:sz w:val="16"/>
                <w:szCs w:val="16"/>
              </w:rPr>
              <w:t>-Temporada de lluvia</w:t>
            </w:r>
          </w:p>
          <w:p w14:paraId="19C8ED04" w14:textId="77777777" w:rsidR="00933932" w:rsidRPr="004816D6" w:rsidRDefault="00933932" w:rsidP="00933932">
            <w:pPr>
              <w:jc w:val="center"/>
              <w:rPr>
                <w:sz w:val="18"/>
                <w:szCs w:val="18"/>
              </w:rPr>
            </w:pPr>
            <w:r w:rsidRPr="004816D6">
              <w:rPr>
                <w:sz w:val="16"/>
                <w:szCs w:val="16"/>
              </w:rPr>
              <w:t>-Temporada seca</w:t>
            </w:r>
          </w:p>
        </w:tc>
      </w:tr>
      <w:tr w:rsidR="00933932" w:rsidRPr="004816D6" w14:paraId="3FBF074C" w14:textId="77777777" w:rsidTr="00933932">
        <w:trPr>
          <w:trHeight w:val="777"/>
          <w:jc w:val="center"/>
        </w:trPr>
        <w:tc>
          <w:tcPr>
            <w:tcW w:w="289" w:type="pct"/>
            <w:vAlign w:val="center"/>
          </w:tcPr>
          <w:p w14:paraId="52ABDA40" w14:textId="77777777" w:rsidR="00933932" w:rsidRPr="004816D6" w:rsidRDefault="00933932" w:rsidP="00933932">
            <w:pPr>
              <w:jc w:val="center"/>
              <w:rPr>
                <w:rFonts w:cs="Courier New"/>
                <w:sz w:val="18"/>
                <w:szCs w:val="18"/>
              </w:rPr>
            </w:pPr>
            <w:r w:rsidRPr="004816D6">
              <w:rPr>
                <w:rFonts w:cs="Courier New"/>
                <w:sz w:val="18"/>
                <w:szCs w:val="18"/>
              </w:rPr>
              <w:t>7</w:t>
            </w:r>
          </w:p>
        </w:tc>
        <w:tc>
          <w:tcPr>
            <w:tcW w:w="1716" w:type="pct"/>
            <w:vAlign w:val="center"/>
          </w:tcPr>
          <w:p w14:paraId="25E0AEC8" w14:textId="77777777" w:rsidR="00933932" w:rsidRPr="004816D6" w:rsidRDefault="00933932" w:rsidP="00933932">
            <w:pPr>
              <w:jc w:val="center"/>
              <w:rPr>
                <w:rFonts w:cs="Courier New"/>
                <w:sz w:val="18"/>
                <w:szCs w:val="18"/>
              </w:rPr>
            </w:pPr>
            <w:r w:rsidRPr="004816D6">
              <w:rPr>
                <w:rFonts w:cs="Courier New"/>
                <w:sz w:val="18"/>
                <w:szCs w:val="18"/>
              </w:rPr>
              <w:t>GW 24 BELEN</w:t>
            </w:r>
          </w:p>
        </w:tc>
        <w:tc>
          <w:tcPr>
            <w:tcW w:w="1498" w:type="pct"/>
            <w:vAlign w:val="center"/>
          </w:tcPr>
          <w:p w14:paraId="379DE6DA" w14:textId="77777777" w:rsidR="00933932" w:rsidRPr="004816D6" w:rsidRDefault="00933932" w:rsidP="00933932">
            <w:pPr>
              <w:jc w:val="center"/>
              <w:rPr>
                <w:color w:val="000000" w:themeColor="text1"/>
                <w:sz w:val="16"/>
                <w:szCs w:val="16"/>
              </w:rPr>
            </w:pPr>
            <w:r w:rsidRPr="004816D6">
              <w:rPr>
                <w:color w:val="000000" w:themeColor="text1"/>
                <w:sz w:val="16"/>
                <w:szCs w:val="16"/>
              </w:rPr>
              <w:t>21K</w:t>
            </w:r>
          </w:p>
          <w:p w14:paraId="3FAE1BE0" w14:textId="77777777" w:rsidR="00933932" w:rsidRPr="004816D6" w:rsidRDefault="00933932" w:rsidP="00933932">
            <w:pPr>
              <w:jc w:val="center"/>
              <w:rPr>
                <w:color w:val="000000" w:themeColor="text1"/>
                <w:sz w:val="16"/>
                <w:szCs w:val="16"/>
              </w:rPr>
            </w:pPr>
            <w:r w:rsidRPr="004816D6">
              <w:rPr>
                <w:color w:val="000000" w:themeColor="text1"/>
                <w:sz w:val="16"/>
                <w:szCs w:val="16"/>
              </w:rPr>
              <w:t>518775.00 m E</w:t>
            </w:r>
          </w:p>
          <w:p w14:paraId="157042AF" w14:textId="77777777" w:rsidR="00933932" w:rsidRPr="004816D6" w:rsidRDefault="00933932" w:rsidP="00933932">
            <w:pPr>
              <w:jc w:val="center"/>
              <w:rPr>
                <w:b/>
                <w:color w:val="FFFFFF" w:themeColor="background1"/>
                <w:sz w:val="16"/>
                <w:szCs w:val="16"/>
              </w:rPr>
            </w:pPr>
            <w:r w:rsidRPr="004816D6">
              <w:rPr>
                <w:color w:val="000000" w:themeColor="text1"/>
                <w:sz w:val="16"/>
                <w:szCs w:val="16"/>
              </w:rPr>
              <w:t xml:space="preserve"> 7492688.00 m S</w:t>
            </w:r>
          </w:p>
        </w:tc>
        <w:tc>
          <w:tcPr>
            <w:tcW w:w="1497" w:type="pct"/>
            <w:vAlign w:val="center"/>
          </w:tcPr>
          <w:p w14:paraId="0EBAF30B" w14:textId="77777777" w:rsidR="00933932" w:rsidRPr="000D4D71" w:rsidRDefault="00933932" w:rsidP="00933932">
            <w:pPr>
              <w:jc w:val="center"/>
              <w:rPr>
                <w:sz w:val="16"/>
                <w:szCs w:val="16"/>
              </w:rPr>
            </w:pPr>
            <w:r w:rsidRPr="004816D6">
              <w:rPr>
                <w:sz w:val="16"/>
                <w:szCs w:val="16"/>
              </w:rPr>
              <w:t>Dos campañas al año</w:t>
            </w:r>
            <w:r w:rsidRPr="000D4D71">
              <w:rPr>
                <w:sz w:val="16"/>
                <w:szCs w:val="16"/>
              </w:rPr>
              <w:t>:</w:t>
            </w:r>
          </w:p>
          <w:p w14:paraId="350A9AB4" w14:textId="77777777" w:rsidR="00933932" w:rsidRPr="004816D6" w:rsidRDefault="00933932" w:rsidP="00933932">
            <w:pPr>
              <w:jc w:val="center"/>
              <w:rPr>
                <w:sz w:val="16"/>
                <w:szCs w:val="16"/>
              </w:rPr>
            </w:pPr>
            <w:r w:rsidRPr="004816D6">
              <w:rPr>
                <w:sz w:val="16"/>
                <w:szCs w:val="16"/>
              </w:rPr>
              <w:t>-Temporada de lluvia</w:t>
            </w:r>
          </w:p>
          <w:p w14:paraId="72DDBD96" w14:textId="77777777" w:rsidR="00933932" w:rsidRPr="004816D6" w:rsidRDefault="00933932" w:rsidP="00933932">
            <w:pPr>
              <w:jc w:val="center"/>
              <w:rPr>
                <w:color w:val="000000" w:themeColor="text1"/>
                <w:sz w:val="18"/>
                <w:szCs w:val="18"/>
              </w:rPr>
            </w:pPr>
            <w:r w:rsidRPr="004816D6">
              <w:rPr>
                <w:sz w:val="16"/>
                <w:szCs w:val="16"/>
              </w:rPr>
              <w:t>-Temporada seca</w:t>
            </w:r>
          </w:p>
        </w:tc>
      </w:tr>
      <w:tr w:rsidR="00933932" w:rsidRPr="004816D6" w14:paraId="2562BA69" w14:textId="77777777" w:rsidTr="00933932">
        <w:trPr>
          <w:trHeight w:val="777"/>
          <w:jc w:val="center"/>
        </w:trPr>
        <w:tc>
          <w:tcPr>
            <w:tcW w:w="289" w:type="pct"/>
            <w:vAlign w:val="center"/>
          </w:tcPr>
          <w:p w14:paraId="1E87C65A" w14:textId="77777777" w:rsidR="00933932" w:rsidRPr="004816D6" w:rsidRDefault="00933932" w:rsidP="00933932">
            <w:pPr>
              <w:jc w:val="center"/>
              <w:rPr>
                <w:rFonts w:cs="Courier New"/>
                <w:sz w:val="18"/>
                <w:szCs w:val="18"/>
              </w:rPr>
            </w:pPr>
            <w:r w:rsidRPr="004816D6">
              <w:rPr>
                <w:rFonts w:cs="Courier New"/>
                <w:sz w:val="18"/>
                <w:szCs w:val="18"/>
              </w:rPr>
              <w:lastRenderedPageBreak/>
              <w:t>8</w:t>
            </w:r>
          </w:p>
        </w:tc>
        <w:tc>
          <w:tcPr>
            <w:tcW w:w="1716" w:type="pct"/>
            <w:vAlign w:val="center"/>
          </w:tcPr>
          <w:p w14:paraId="59D13912" w14:textId="77777777" w:rsidR="00933932" w:rsidRPr="004816D6" w:rsidRDefault="00933932" w:rsidP="00933932">
            <w:pPr>
              <w:jc w:val="center"/>
              <w:rPr>
                <w:sz w:val="18"/>
                <w:szCs w:val="18"/>
              </w:rPr>
            </w:pPr>
            <w:r w:rsidRPr="004816D6">
              <w:rPr>
                <w:rFonts w:cs="Courier New"/>
                <w:sz w:val="18"/>
                <w:szCs w:val="18"/>
              </w:rPr>
              <w:t>GW 11 MICHEL</w:t>
            </w:r>
          </w:p>
        </w:tc>
        <w:tc>
          <w:tcPr>
            <w:tcW w:w="1498" w:type="pct"/>
            <w:vAlign w:val="center"/>
          </w:tcPr>
          <w:p w14:paraId="4A87413A" w14:textId="77777777" w:rsidR="00933932" w:rsidRPr="004816D6" w:rsidRDefault="00933932" w:rsidP="00933932">
            <w:pPr>
              <w:jc w:val="center"/>
              <w:rPr>
                <w:sz w:val="16"/>
                <w:szCs w:val="16"/>
              </w:rPr>
            </w:pPr>
            <w:r w:rsidRPr="004816D6">
              <w:rPr>
                <w:b/>
                <w:color w:val="FFFFFF" w:themeColor="background1"/>
                <w:sz w:val="16"/>
                <w:szCs w:val="16"/>
              </w:rPr>
              <w:t>P</w:t>
            </w:r>
            <w:r w:rsidRPr="004816D6">
              <w:rPr>
                <w:sz w:val="16"/>
                <w:szCs w:val="16"/>
              </w:rPr>
              <w:t>21K</w:t>
            </w:r>
          </w:p>
          <w:p w14:paraId="41DE382B" w14:textId="77777777" w:rsidR="00933932" w:rsidRPr="004816D6" w:rsidRDefault="00933932" w:rsidP="00933932">
            <w:pPr>
              <w:jc w:val="center"/>
              <w:rPr>
                <w:sz w:val="16"/>
                <w:szCs w:val="16"/>
              </w:rPr>
            </w:pPr>
            <w:r w:rsidRPr="004816D6">
              <w:rPr>
                <w:sz w:val="16"/>
                <w:szCs w:val="16"/>
              </w:rPr>
              <w:t>518643.00 m E</w:t>
            </w:r>
          </w:p>
          <w:p w14:paraId="051DAB42" w14:textId="77777777" w:rsidR="00933932" w:rsidRPr="004816D6" w:rsidRDefault="00933932" w:rsidP="00933932">
            <w:pPr>
              <w:jc w:val="center"/>
              <w:rPr>
                <w:sz w:val="16"/>
                <w:szCs w:val="16"/>
              </w:rPr>
            </w:pPr>
            <w:r w:rsidRPr="004816D6">
              <w:rPr>
                <w:sz w:val="16"/>
                <w:szCs w:val="16"/>
              </w:rPr>
              <w:t xml:space="preserve"> 7484801.00 m S</w:t>
            </w:r>
          </w:p>
        </w:tc>
        <w:tc>
          <w:tcPr>
            <w:tcW w:w="1497" w:type="pct"/>
            <w:vAlign w:val="center"/>
          </w:tcPr>
          <w:p w14:paraId="5E3FAA16" w14:textId="77777777" w:rsidR="00933932" w:rsidRPr="000D4D71" w:rsidRDefault="00933932" w:rsidP="00933932">
            <w:pPr>
              <w:jc w:val="center"/>
              <w:rPr>
                <w:sz w:val="16"/>
                <w:szCs w:val="16"/>
              </w:rPr>
            </w:pPr>
            <w:r w:rsidRPr="004816D6">
              <w:rPr>
                <w:sz w:val="16"/>
                <w:szCs w:val="16"/>
              </w:rPr>
              <w:t>Dos campañas al año</w:t>
            </w:r>
            <w:r w:rsidRPr="000D4D71">
              <w:rPr>
                <w:sz w:val="16"/>
                <w:szCs w:val="16"/>
              </w:rPr>
              <w:t>:</w:t>
            </w:r>
          </w:p>
          <w:p w14:paraId="4B6D0727" w14:textId="77777777" w:rsidR="00933932" w:rsidRPr="004816D6" w:rsidRDefault="00933932" w:rsidP="00933932">
            <w:pPr>
              <w:jc w:val="center"/>
              <w:rPr>
                <w:sz w:val="16"/>
                <w:szCs w:val="16"/>
              </w:rPr>
            </w:pPr>
            <w:r w:rsidRPr="004816D6">
              <w:rPr>
                <w:sz w:val="16"/>
                <w:szCs w:val="16"/>
              </w:rPr>
              <w:t>-Temporada de lluvia</w:t>
            </w:r>
          </w:p>
          <w:p w14:paraId="30B831FE" w14:textId="77777777" w:rsidR="00933932" w:rsidRPr="004816D6" w:rsidRDefault="00933932" w:rsidP="00933932">
            <w:pPr>
              <w:jc w:val="center"/>
              <w:rPr>
                <w:b/>
                <w:color w:val="FFFFFF" w:themeColor="background1"/>
                <w:sz w:val="18"/>
                <w:szCs w:val="18"/>
              </w:rPr>
            </w:pPr>
            <w:r w:rsidRPr="004816D6">
              <w:rPr>
                <w:sz w:val="16"/>
                <w:szCs w:val="16"/>
              </w:rPr>
              <w:t>-Temporada seca</w:t>
            </w:r>
          </w:p>
        </w:tc>
      </w:tr>
      <w:tr w:rsidR="00933932" w:rsidRPr="004816D6" w14:paraId="5ED11AD4" w14:textId="77777777" w:rsidTr="00933932">
        <w:trPr>
          <w:jc w:val="center"/>
        </w:trPr>
        <w:tc>
          <w:tcPr>
            <w:tcW w:w="289" w:type="pct"/>
            <w:vAlign w:val="center"/>
          </w:tcPr>
          <w:p w14:paraId="57961F84" w14:textId="77777777" w:rsidR="00933932" w:rsidRPr="004816D6" w:rsidRDefault="00933932" w:rsidP="00933932">
            <w:pPr>
              <w:jc w:val="center"/>
              <w:rPr>
                <w:rFonts w:cs="Courier New"/>
                <w:sz w:val="18"/>
                <w:szCs w:val="18"/>
              </w:rPr>
            </w:pPr>
            <w:r w:rsidRPr="004816D6">
              <w:rPr>
                <w:rFonts w:cs="Courier New"/>
                <w:sz w:val="18"/>
                <w:szCs w:val="18"/>
              </w:rPr>
              <w:t>9</w:t>
            </w:r>
          </w:p>
        </w:tc>
        <w:tc>
          <w:tcPr>
            <w:tcW w:w="1716" w:type="pct"/>
            <w:vAlign w:val="center"/>
          </w:tcPr>
          <w:p w14:paraId="3543EED5" w14:textId="77777777" w:rsidR="00933932" w:rsidRPr="004816D6" w:rsidRDefault="00933932" w:rsidP="00933932">
            <w:pPr>
              <w:jc w:val="center"/>
              <w:rPr>
                <w:sz w:val="18"/>
                <w:szCs w:val="18"/>
              </w:rPr>
            </w:pPr>
            <w:r w:rsidRPr="004816D6">
              <w:rPr>
                <w:rFonts w:cs="Courier New"/>
                <w:sz w:val="18"/>
                <w:szCs w:val="18"/>
              </w:rPr>
              <w:t>GW 10 TR</w:t>
            </w:r>
          </w:p>
        </w:tc>
        <w:tc>
          <w:tcPr>
            <w:tcW w:w="1498" w:type="pct"/>
            <w:vAlign w:val="center"/>
          </w:tcPr>
          <w:p w14:paraId="0A2E4018" w14:textId="77777777" w:rsidR="00933932" w:rsidRPr="004816D6" w:rsidRDefault="00933932" w:rsidP="00933932">
            <w:pPr>
              <w:jc w:val="center"/>
              <w:rPr>
                <w:sz w:val="16"/>
                <w:szCs w:val="16"/>
              </w:rPr>
            </w:pPr>
            <w:r w:rsidRPr="004816D6">
              <w:rPr>
                <w:sz w:val="16"/>
                <w:szCs w:val="16"/>
              </w:rPr>
              <w:t xml:space="preserve">21K </w:t>
            </w:r>
          </w:p>
          <w:p w14:paraId="2B5D7C9C" w14:textId="77777777" w:rsidR="00933932" w:rsidRPr="004816D6" w:rsidRDefault="00933932" w:rsidP="00933932">
            <w:pPr>
              <w:jc w:val="center"/>
              <w:rPr>
                <w:sz w:val="16"/>
                <w:szCs w:val="16"/>
              </w:rPr>
            </w:pPr>
            <w:r w:rsidRPr="004816D6">
              <w:rPr>
                <w:sz w:val="16"/>
                <w:szCs w:val="16"/>
              </w:rPr>
              <w:t>516254.00 m E</w:t>
            </w:r>
          </w:p>
          <w:p w14:paraId="3C8246BC" w14:textId="77777777" w:rsidR="00933932" w:rsidRPr="004816D6" w:rsidRDefault="00933932" w:rsidP="00933932">
            <w:pPr>
              <w:jc w:val="center"/>
              <w:rPr>
                <w:sz w:val="16"/>
                <w:szCs w:val="16"/>
              </w:rPr>
            </w:pPr>
            <w:r w:rsidRPr="004816D6">
              <w:rPr>
                <w:sz w:val="16"/>
                <w:szCs w:val="16"/>
              </w:rPr>
              <w:t xml:space="preserve"> 7484946.00 m S</w:t>
            </w:r>
          </w:p>
        </w:tc>
        <w:tc>
          <w:tcPr>
            <w:tcW w:w="1497" w:type="pct"/>
            <w:vAlign w:val="center"/>
          </w:tcPr>
          <w:p w14:paraId="6CE080DF" w14:textId="77777777" w:rsidR="00933932" w:rsidRPr="000D4D71" w:rsidRDefault="00933932" w:rsidP="00933932">
            <w:pPr>
              <w:jc w:val="center"/>
              <w:rPr>
                <w:sz w:val="16"/>
                <w:szCs w:val="16"/>
              </w:rPr>
            </w:pPr>
            <w:r w:rsidRPr="004816D6">
              <w:rPr>
                <w:sz w:val="16"/>
                <w:szCs w:val="16"/>
              </w:rPr>
              <w:t>Dos campañas al año</w:t>
            </w:r>
            <w:r w:rsidRPr="000D4D71">
              <w:rPr>
                <w:sz w:val="16"/>
                <w:szCs w:val="16"/>
              </w:rPr>
              <w:t>:</w:t>
            </w:r>
          </w:p>
          <w:p w14:paraId="7BBCDE66" w14:textId="77777777" w:rsidR="00933932" w:rsidRPr="004816D6" w:rsidRDefault="00933932" w:rsidP="00933932">
            <w:pPr>
              <w:jc w:val="center"/>
              <w:rPr>
                <w:sz w:val="16"/>
                <w:szCs w:val="16"/>
              </w:rPr>
            </w:pPr>
            <w:r w:rsidRPr="004816D6">
              <w:rPr>
                <w:sz w:val="16"/>
                <w:szCs w:val="16"/>
              </w:rPr>
              <w:t>-Temporada de lluvia</w:t>
            </w:r>
          </w:p>
          <w:p w14:paraId="17ACE4C5" w14:textId="77777777" w:rsidR="00933932" w:rsidRPr="004816D6" w:rsidRDefault="00933932" w:rsidP="00933932">
            <w:pPr>
              <w:jc w:val="center"/>
              <w:rPr>
                <w:sz w:val="18"/>
                <w:szCs w:val="18"/>
              </w:rPr>
            </w:pPr>
            <w:r w:rsidRPr="004816D6">
              <w:rPr>
                <w:sz w:val="16"/>
                <w:szCs w:val="16"/>
              </w:rPr>
              <w:t>-Temporada seca</w:t>
            </w:r>
          </w:p>
        </w:tc>
      </w:tr>
      <w:tr w:rsidR="00933932" w:rsidRPr="004816D6" w14:paraId="2AA43286" w14:textId="77777777" w:rsidTr="00933932">
        <w:trPr>
          <w:jc w:val="center"/>
        </w:trPr>
        <w:tc>
          <w:tcPr>
            <w:tcW w:w="289" w:type="pct"/>
            <w:vAlign w:val="center"/>
          </w:tcPr>
          <w:p w14:paraId="16FF18E0" w14:textId="77777777" w:rsidR="00933932" w:rsidRPr="004816D6" w:rsidRDefault="00933932" w:rsidP="00933932">
            <w:pPr>
              <w:jc w:val="center"/>
              <w:rPr>
                <w:rFonts w:cs="Courier New"/>
                <w:sz w:val="18"/>
                <w:szCs w:val="18"/>
              </w:rPr>
            </w:pPr>
            <w:r w:rsidRPr="004816D6">
              <w:rPr>
                <w:rFonts w:cs="Courier New"/>
                <w:sz w:val="18"/>
                <w:szCs w:val="18"/>
              </w:rPr>
              <w:t>10</w:t>
            </w:r>
          </w:p>
        </w:tc>
        <w:tc>
          <w:tcPr>
            <w:tcW w:w="1716" w:type="pct"/>
            <w:vAlign w:val="center"/>
          </w:tcPr>
          <w:p w14:paraId="536A0564" w14:textId="77777777" w:rsidR="00933932" w:rsidRPr="004816D6" w:rsidRDefault="00933932" w:rsidP="00933932">
            <w:pPr>
              <w:jc w:val="center"/>
              <w:rPr>
                <w:sz w:val="18"/>
                <w:szCs w:val="18"/>
              </w:rPr>
            </w:pPr>
            <w:r w:rsidRPr="004816D6">
              <w:rPr>
                <w:rFonts w:cs="Courier New"/>
                <w:sz w:val="18"/>
                <w:szCs w:val="18"/>
              </w:rPr>
              <w:t>GW 13 SAN JUAN</w:t>
            </w:r>
          </w:p>
        </w:tc>
        <w:tc>
          <w:tcPr>
            <w:tcW w:w="1498" w:type="pct"/>
            <w:vAlign w:val="center"/>
          </w:tcPr>
          <w:p w14:paraId="255DBA20" w14:textId="77777777" w:rsidR="00933932" w:rsidRPr="004816D6" w:rsidRDefault="00933932" w:rsidP="00933932">
            <w:pPr>
              <w:jc w:val="center"/>
              <w:rPr>
                <w:sz w:val="16"/>
                <w:szCs w:val="16"/>
              </w:rPr>
            </w:pPr>
            <w:r w:rsidRPr="004816D6">
              <w:rPr>
                <w:sz w:val="16"/>
                <w:szCs w:val="16"/>
              </w:rPr>
              <w:t>21K</w:t>
            </w:r>
          </w:p>
          <w:p w14:paraId="17BA2D94" w14:textId="77777777" w:rsidR="00933932" w:rsidRPr="004816D6" w:rsidRDefault="00933932" w:rsidP="00933932">
            <w:pPr>
              <w:jc w:val="center"/>
              <w:rPr>
                <w:sz w:val="16"/>
                <w:szCs w:val="16"/>
              </w:rPr>
            </w:pPr>
            <w:r w:rsidRPr="004816D6">
              <w:rPr>
                <w:sz w:val="16"/>
                <w:szCs w:val="16"/>
              </w:rPr>
              <w:t xml:space="preserve"> 509767.00 m E </w:t>
            </w:r>
          </w:p>
          <w:p w14:paraId="5C7332F9" w14:textId="77777777" w:rsidR="00933932" w:rsidRPr="004816D6" w:rsidRDefault="00933932" w:rsidP="00933932">
            <w:pPr>
              <w:jc w:val="center"/>
              <w:rPr>
                <w:sz w:val="16"/>
                <w:szCs w:val="16"/>
              </w:rPr>
            </w:pPr>
            <w:r w:rsidRPr="004816D6">
              <w:rPr>
                <w:sz w:val="16"/>
                <w:szCs w:val="16"/>
              </w:rPr>
              <w:t>7486076.00 m S</w:t>
            </w:r>
          </w:p>
        </w:tc>
        <w:tc>
          <w:tcPr>
            <w:tcW w:w="1497" w:type="pct"/>
            <w:vAlign w:val="center"/>
          </w:tcPr>
          <w:p w14:paraId="4A775ABD" w14:textId="77777777" w:rsidR="00933932" w:rsidRPr="000D4D71" w:rsidRDefault="00933932" w:rsidP="00933932">
            <w:pPr>
              <w:jc w:val="center"/>
              <w:rPr>
                <w:sz w:val="16"/>
                <w:szCs w:val="16"/>
              </w:rPr>
            </w:pPr>
            <w:r w:rsidRPr="004816D6">
              <w:rPr>
                <w:sz w:val="16"/>
                <w:szCs w:val="16"/>
              </w:rPr>
              <w:t>Dos campañas al año</w:t>
            </w:r>
            <w:r w:rsidRPr="000D4D71">
              <w:rPr>
                <w:sz w:val="16"/>
                <w:szCs w:val="16"/>
              </w:rPr>
              <w:t>:</w:t>
            </w:r>
          </w:p>
          <w:p w14:paraId="5FE0EE28" w14:textId="77777777" w:rsidR="00933932" w:rsidRPr="004816D6" w:rsidRDefault="00933932" w:rsidP="00933932">
            <w:pPr>
              <w:jc w:val="center"/>
              <w:rPr>
                <w:sz w:val="16"/>
                <w:szCs w:val="16"/>
              </w:rPr>
            </w:pPr>
            <w:r w:rsidRPr="004816D6">
              <w:rPr>
                <w:sz w:val="16"/>
                <w:szCs w:val="16"/>
              </w:rPr>
              <w:t>-Temporada de lluvia</w:t>
            </w:r>
          </w:p>
          <w:p w14:paraId="531D6B24" w14:textId="77777777" w:rsidR="00933932" w:rsidRPr="004816D6" w:rsidRDefault="00933932" w:rsidP="00933932">
            <w:pPr>
              <w:jc w:val="center"/>
              <w:rPr>
                <w:sz w:val="18"/>
                <w:szCs w:val="18"/>
              </w:rPr>
            </w:pPr>
            <w:r w:rsidRPr="004816D6">
              <w:rPr>
                <w:sz w:val="16"/>
                <w:szCs w:val="16"/>
              </w:rPr>
              <w:t>-Temporada seca</w:t>
            </w:r>
          </w:p>
        </w:tc>
      </w:tr>
      <w:tr w:rsidR="00933932" w:rsidRPr="004816D6" w14:paraId="037A1F2A" w14:textId="77777777" w:rsidTr="00933932">
        <w:trPr>
          <w:jc w:val="center"/>
        </w:trPr>
        <w:tc>
          <w:tcPr>
            <w:tcW w:w="289" w:type="pct"/>
            <w:vAlign w:val="center"/>
          </w:tcPr>
          <w:p w14:paraId="78330E7A" w14:textId="77777777" w:rsidR="00933932" w:rsidRPr="004816D6" w:rsidRDefault="00933932" w:rsidP="00933932">
            <w:pPr>
              <w:jc w:val="center"/>
              <w:rPr>
                <w:rFonts w:cs="Courier New"/>
                <w:sz w:val="18"/>
                <w:szCs w:val="18"/>
              </w:rPr>
            </w:pPr>
            <w:r w:rsidRPr="004816D6">
              <w:rPr>
                <w:rFonts w:cs="Courier New"/>
                <w:sz w:val="18"/>
                <w:szCs w:val="18"/>
              </w:rPr>
              <w:t>11</w:t>
            </w:r>
          </w:p>
        </w:tc>
        <w:tc>
          <w:tcPr>
            <w:tcW w:w="1716" w:type="pct"/>
            <w:vAlign w:val="center"/>
          </w:tcPr>
          <w:p w14:paraId="59BF4951" w14:textId="77777777" w:rsidR="00933932" w:rsidRPr="004816D6" w:rsidRDefault="00933932" w:rsidP="00933932">
            <w:pPr>
              <w:jc w:val="center"/>
              <w:rPr>
                <w:sz w:val="18"/>
                <w:szCs w:val="18"/>
              </w:rPr>
            </w:pPr>
            <w:r w:rsidRPr="004816D6">
              <w:rPr>
                <w:rFonts w:cs="Courier New"/>
                <w:sz w:val="18"/>
                <w:szCs w:val="18"/>
              </w:rPr>
              <w:t>GW 22-SILVA</w:t>
            </w:r>
          </w:p>
        </w:tc>
        <w:tc>
          <w:tcPr>
            <w:tcW w:w="1498" w:type="pct"/>
            <w:vAlign w:val="center"/>
          </w:tcPr>
          <w:p w14:paraId="1A6C90F4" w14:textId="77777777" w:rsidR="00933932" w:rsidRPr="004816D6" w:rsidRDefault="00933932" w:rsidP="00933932">
            <w:pPr>
              <w:jc w:val="center"/>
              <w:rPr>
                <w:sz w:val="16"/>
                <w:szCs w:val="16"/>
              </w:rPr>
            </w:pPr>
            <w:r w:rsidRPr="004816D6">
              <w:rPr>
                <w:sz w:val="16"/>
                <w:szCs w:val="16"/>
              </w:rPr>
              <w:t xml:space="preserve">21K </w:t>
            </w:r>
          </w:p>
          <w:p w14:paraId="5201A307" w14:textId="77777777" w:rsidR="00933932" w:rsidRPr="004816D6" w:rsidRDefault="00933932" w:rsidP="00933932">
            <w:pPr>
              <w:jc w:val="center"/>
              <w:rPr>
                <w:sz w:val="16"/>
                <w:szCs w:val="16"/>
              </w:rPr>
            </w:pPr>
            <w:r w:rsidRPr="004816D6">
              <w:rPr>
                <w:sz w:val="16"/>
                <w:szCs w:val="16"/>
              </w:rPr>
              <w:t xml:space="preserve">509830.00 m E </w:t>
            </w:r>
          </w:p>
          <w:p w14:paraId="23D81AD6" w14:textId="77777777" w:rsidR="00933932" w:rsidRPr="004816D6" w:rsidRDefault="00933932" w:rsidP="00933932">
            <w:pPr>
              <w:jc w:val="center"/>
              <w:rPr>
                <w:sz w:val="16"/>
                <w:szCs w:val="16"/>
              </w:rPr>
            </w:pPr>
            <w:r w:rsidRPr="004816D6">
              <w:rPr>
                <w:sz w:val="16"/>
                <w:szCs w:val="16"/>
              </w:rPr>
              <w:t>7484037.00 m S</w:t>
            </w:r>
          </w:p>
        </w:tc>
        <w:tc>
          <w:tcPr>
            <w:tcW w:w="1497" w:type="pct"/>
            <w:vAlign w:val="center"/>
          </w:tcPr>
          <w:p w14:paraId="348A4EAC" w14:textId="77777777" w:rsidR="00933932" w:rsidRPr="000D4D71" w:rsidRDefault="00933932" w:rsidP="00933932">
            <w:pPr>
              <w:jc w:val="center"/>
              <w:rPr>
                <w:sz w:val="16"/>
                <w:szCs w:val="16"/>
              </w:rPr>
            </w:pPr>
            <w:r w:rsidRPr="004816D6">
              <w:rPr>
                <w:sz w:val="16"/>
                <w:szCs w:val="16"/>
              </w:rPr>
              <w:t>Dos campañas al año</w:t>
            </w:r>
            <w:r w:rsidRPr="000D4D71">
              <w:rPr>
                <w:sz w:val="16"/>
                <w:szCs w:val="16"/>
              </w:rPr>
              <w:t>:</w:t>
            </w:r>
          </w:p>
          <w:p w14:paraId="38F8E88A" w14:textId="77777777" w:rsidR="00933932" w:rsidRPr="004816D6" w:rsidRDefault="00933932" w:rsidP="00933932">
            <w:pPr>
              <w:jc w:val="center"/>
              <w:rPr>
                <w:sz w:val="16"/>
                <w:szCs w:val="16"/>
              </w:rPr>
            </w:pPr>
            <w:r w:rsidRPr="004816D6">
              <w:rPr>
                <w:sz w:val="16"/>
                <w:szCs w:val="16"/>
              </w:rPr>
              <w:t>-Temporada de lluvia</w:t>
            </w:r>
          </w:p>
          <w:p w14:paraId="3FFDB79F" w14:textId="77777777" w:rsidR="00933932" w:rsidRPr="004816D6" w:rsidRDefault="00933932" w:rsidP="00933932">
            <w:pPr>
              <w:jc w:val="center"/>
              <w:rPr>
                <w:sz w:val="18"/>
                <w:szCs w:val="18"/>
              </w:rPr>
            </w:pPr>
            <w:r w:rsidRPr="004816D6">
              <w:rPr>
                <w:sz w:val="16"/>
                <w:szCs w:val="16"/>
              </w:rPr>
              <w:t>-Temporada seca</w:t>
            </w:r>
          </w:p>
        </w:tc>
      </w:tr>
      <w:tr w:rsidR="00933932" w:rsidRPr="004816D6" w14:paraId="39E3CB21" w14:textId="77777777" w:rsidTr="00933932">
        <w:trPr>
          <w:jc w:val="center"/>
        </w:trPr>
        <w:tc>
          <w:tcPr>
            <w:tcW w:w="289" w:type="pct"/>
            <w:vAlign w:val="center"/>
          </w:tcPr>
          <w:p w14:paraId="7F0A3DE9" w14:textId="77777777" w:rsidR="00933932" w:rsidRPr="004816D6" w:rsidRDefault="00933932" w:rsidP="00933932">
            <w:pPr>
              <w:jc w:val="center"/>
              <w:rPr>
                <w:rFonts w:cs="Courier New"/>
                <w:sz w:val="18"/>
                <w:szCs w:val="18"/>
              </w:rPr>
            </w:pPr>
            <w:r w:rsidRPr="004816D6">
              <w:rPr>
                <w:rFonts w:cs="Courier New"/>
                <w:sz w:val="18"/>
                <w:szCs w:val="18"/>
              </w:rPr>
              <w:t>12</w:t>
            </w:r>
          </w:p>
        </w:tc>
        <w:tc>
          <w:tcPr>
            <w:tcW w:w="1716" w:type="pct"/>
            <w:vAlign w:val="center"/>
          </w:tcPr>
          <w:p w14:paraId="46F60190" w14:textId="77777777" w:rsidR="00933932" w:rsidRPr="004816D6" w:rsidRDefault="00933932" w:rsidP="00933932">
            <w:pPr>
              <w:jc w:val="center"/>
              <w:rPr>
                <w:sz w:val="18"/>
                <w:szCs w:val="18"/>
              </w:rPr>
            </w:pPr>
            <w:r w:rsidRPr="004816D6">
              <w:rPr>
                <w:rFonts w:cs="Courier New"/>
                <w:sz w:val="18"/>
                <w:szCs w:val="18"/>
              </w:rPr>
              <w:t>GW 12 Laguna</w:t>
            </w:r>
          </w:p>
        </w:tc>
        <w:tc>
          <w:tcPr>
            <w:tcW w:w="1498" w:type="pct"/>
            <w:vAlign w:val="center"/>
          </w:tcPr>
          <w:p w14:paraId="66A6DD22" w14:textId="77777777" w:rsidR="00933932" w:rsidRPr="004816D6" w:rsidRDefault="00933932" w:rsidP="00933932">
            <w:pPr>
              <w:jc w:val="center"/>
              <w:rPr>
                <w:sz w:val="16"/>
                <w:szCs w:val="16"/>
              </w:rPr>
            </w:pPr>
            <w:r w:rsidRPr="004816D6">
              <w:rPr>
                <w:sz w:val="16"/>
                <w:szCs w:val="16"/>
              </w:rPr>
              <w:t xml:space="preserve">21K </w:t>
            </w:r>
          </w:p>
          <w:p w14:paraId="2A7E49CE" w14:textId="77777777" w:rsidR="00933932" w:rsidRPr="004816D6" w:rsidRDefault="00933932" w:rsidP="00933932">
            <w:pPr>
              <w:jc w:val="center"/>
              <w:rPr>
                <w:sz w:val="16"/>
                <w:szCs w:val="16"/>
              </w:rPr>
            </w:pPr>
            <w:r w:rsidRPr="004816D6">
              <w:rPr>
                <w:sz w:val="16"/>
                <w:szCs w:val="16"/>
              </w:rPr>
              <w:t xml:space="preserve">516419.00 m E </w:t>
            </w:r>
          </w:p>
          <w:p w14:paraId="49E21F41" w14:textId="77777777" w:rsidR="00933932" w:rsidRPr="004816D6" w:rsidRDefault="00933932" w:rsidP="00933932">
            <w:pPr>
              <w:jc w:val="center"/>
              <w:rPr>
                <w:sz w:val="16"/>
                <w:szCs w:val="16"/>
              </w:rPr>
            </w:pPr>
            <w:r w:rsidRPr="004816D6">
              <w:rPr>
                <w:sz w:val="16"/>
                <w:szCs w:val="16"/>
              </w:rPr>
              <w:t>7478307.00 m S</w:t>
            </w:r>
          </w:p>
        </w:tc>
        <w:tc>
          <w:tcPr>
            <w:tcW w:w="1497" w:type="pct"/>
            <w:vAlign w:val="center"/>
          </w:tcPr>
          <w:p w14:paraId="02D5DC08" w14:textId="77777777" w:rsidR="00933932" w:rsidRPr="000D4D71" w:rsidRDefault="00933932" w:rsidP="00933932">
            <w:pPr>
              <w:jc w:val="center"/>
              <w:rPr>
                <w:sz w:val="16"/>
                <w:szCs w:val="16"/>
              </w:rPr>
            </w:pPr>
            <w:r w:rsidRPr="004816D6">
              <w:rPr>
                <w:sz w:val="16"/>
                <w:szCs w:val="16"/>
              </w:rPr>
              <w:t>Dos campañas al año</w:t>
            </w:r>
            <w:r w:rsidRPr="000D4D71">
              <w:rPr>
                <w:sz w:val="16"/>
                <w:szCs w:val="16"/>
              </w:rPr>
              <w:t>:</w:t>
            </w:r>
          </w:p>
          <w:p w14:paraId="6166C318" w14:textId="77777777" w:rsidR="00933932" w:rsidRPr="004816D6" w:rsidRDefault="00933932" w:rsidP="00933932">
            <w:pPr>
              <w:jc w:val="center"/>
              <w:rPr>
                <w:sz w:val="16"/>
                <w:szCs w:val="16"/>
              </w:rPr>
            </w:pPr>
            <w:r w:rsidRPr="004816D6">
              <w:rPr>
                <w:sz w:val="16"/>
                <w:szCs w:val="16"/>
              </w:rPr>
              <w:t>-Temporada de lluvia</w:t>
            </w:r>
          </w:p>
          <w:p w14:paraId="3E5765A9" w14:textId="77777777" w:rsidR="00933932" w:rsidRPr="004816D6" w:rsidRDefault="00933932" w:rsidP="00933932">
            <w:pPr>
              <w:jc w:val="center"/>
              <w:rPr>
                <w:sz w:val="18"/>
                <w:szCs w:val="18"/>
              </w:rPr>
            </w:pPr>
            <w:r w:rsidRPr="004816D6">
              <w:rPr>
                <w:sz w:val="16"/>
                <w:szCs w:val="16"/>
              </w:rPr>
              <w:t>-Temporada seca</w:t>
            </w:r>
          </w:p>
        </w:tc>
      </w:tr>
      <w:tr w:rsidR="00933932" w:rsidRPr="004816D6" w14:paraId="0D8B84D7" w14:textId="77777777" w:rsidTr="00933932">
        <w:trPr>
          <w:jc w:val="center"/>
        </w:trPr>
        <w:tc>
          <w:tcPr>
            <w:tcW w:w="289" w:type="pct"/>
            <w:vAlign w:val="center"/>
          </w:tcPr>
          <w:p w14:paraId="72F47672" w14:textId="77777777" w:rsidR="00933932" w:rsidRPr="004816D6" w:rsidRDefault="00933932" w:rsidP="00933932">
            <w:pPr>
              <w:jc w:val="center"/>
              <w:rPr>
                <w:sz w:val="18"/>
                <w:szCs w:val="18"/>
              </w:rPr>
            </w:pPr>
            <w:r w:rsidRPr="004816D6">
              <w:rPr>
                <w:sz w:val="18"/>
                <w:szCs w:val="18"/>
              </w:rPr>
              <w:t>13</w:t>
            </w:r>
          </w:p>
        </w:tc>
        <w:tc>
          <w:tcPr>
            <w:tcW w:w="1716" w:type="pct"/>
            <w:vAlign w:val="center"/>
          </w:tcPr>
          <w:p w14:paraId="2770DBDE" w14:textId="77777777" w:rsidR="00933932" w:rsidRPr="004816D6" w:rsidRDefault="00933932" w:rsidP="00933932">
            <w:pPr>
              <w:jc w:val="center"/>
              <w:rPr>
                <w:sz w:val="18"/>
                <w:szCs w:val="18"/>
              </w:rPr>
            </w:pPr>
            <w:r w:rsidRPr="004816D6">
              <w:rPr>
                <w:sz w:val="18"/>
                <w:szCs w:val="18"/>
              </w:rPr>
              <w:t>GW 14 ZM</w:t>
            </w:r>
          </w:p>
        </w:tc>
        <w:tc>
          <w:tcPr>
            <w:tcW w:w="1498" w:type="pct"/>
            <w:vAlign w:val="center"/>
          </w:tcPr>
          <w:p w14:paraId="2FAF8F11" w14:textId="77777777" w:rsidR="00933932" w:rsidRPr="004816D6" w:rsidRDefault="00933932" w:rsidP="00933932">
            <w:pPr>
              <w:jc w:val="center"/>
              <w:rPr>
                <w:sz w:val="16"/>
                <w:szCs w:val="16"/>
              </w:rPr>
            </w:pPr>
            <w:r w:rsidRPr="004816D6">
              <w:rPr>
                <w:sz w:val="16"/>
                <w:szCs w:val="16"/>
              </w:rPr>
              <w:t>21K</w:t>
            </w:r>
          </w:p>
          <w:p w14:paraId="7D105A96" w14:textId="77777777" w:rsidR="00933932" w:rsidRPr="004816D6" w:rsidRDefault="00933932" w:rsidP="00933932">
            <w:pPr>
              <w:jc w:val="center"/>
              <w:rPr>
                <w:sz w:val="16"/>
                <w:szCs w:val="16"/>
              </w:rPr>
            </w:pPr>
            <w:r w:rsidRPr="004816D6">
              <w:rPr>
                <w:sz w:val="16"/>
                <w:szCs w:val="16"/>
              </w:rPr>
              <w:t xml:space="preserve"> 493064.00 m E </w:t>
            </w:r>
          </w:p>
          <w:p w14:paraId="77701D68" w14:textId="77777777" w:rsidR="00933932" w:rsidRPr="004816D6" w:rsidRDefault="00933932" w:rsidP="00933932">
            <w:pPr>
              <w:jc w:val="center"/>
              <w:rPr>
                <w:sz w:val="16"/>
                <w:szCs w:val="16"/>
              </w:rPr>
            </w:pPr>
            <w:r w:rsidRPr="004816D6">
              <w:rPr>
                <w:sz w:val="16"/>
                <w:szCs w:val="16"/>
              </w:rPr>
              <w:t>7499176.00 m S</w:t>
            </w:r>
          </w:p>
        </w:tc>
        <w:tc>
          <w:tcPr>
            <w:tcW w:w="1497" w:type="pct"/>
            <w:vAlign w:val="center"/>
          </w:tcPr>
          <w:p w14:paraId="232514CC" w14:textId="77777777" w:rsidR="00933932" w:rsidRPr="000D4D71" w:rsidRDefault="00933932" w:rsidP="00933932">
            <w:pPr>
              <w:jc w:val="center"/>
              <w:rPr>
                <w:sz w:val="16"/>
                <w:szCs w:val="16"/>
              </w:rPr>
            </w:pPr>
            <w:r w:rsidRPr="004816D6">
              <w:rPr>
                <w:sz w:val="16"/>
                <w:szCs w:val="16"/>
              </w:rPr>
              <w:t>Dos campañas al año</w:t>
            </w:r>
            <w:r w:rsidRPr="000D4D71">
              <w:rPr>
                <w:sz w:val="16"/>
                <w:szCs w:val="16"/>
              </w:rPr>
              <w:t>:</w:t>
            </w:r>
          </w:p>
          <w:p w14:paraId="609B8CE1" w14:textId="77777777" w:rsidR="00933932" w:rsidRPr="004816D6" w:rsidRDefault="00933932" w:rsidP="00933932">
            <w:pPr>
              <w:jc w:val="center"/>
              <w:rPr>
                <w:sz w:val="16"/>
                <w:szCs w:val="16"/>
              </w:rPr>
            </w:pPr>
            <w:r w:rsidRPr="004816D6">
              <w:rPr>
                <w:sz w:val="16"/>
                <w:szCs w:val="16"/>
              </w:rPr>
              <w:t>-Temporada de lluvia</w:t>
            </w:r>
          </w:p>
          <w:p w14:paraId="4A788B79" w14:textId="77777777" w:rsidR="00933932" w:rsidRPr="004816D6" w:rsidRDefault="00933932" w:rsidP="00933932">
            <w:pPr>
              <w:jc w:val="center"/>
              <w:rPr>
                <w:sz w:val="18"/>
                <w:szCs w:val="18"/>
              </w:rPr>
            </w:pPr>
            <w:r w:rsidRPr="004816D6">
              <w:rPr>
                <w:sz w:val="16"/>
                <w:szCs w:val="16"/>
              </w:rPr>
              <w:t>-Temporada seca</w:t>
            </w:r>
          </w:p>
        </w:tc>
      </w:tr>
      <w:tr w:rsidR="00933932" w:rsidRPr="004816D6" w14:paraId="1B39DBE2" w14:textId="77777777" w:rsidTr="00933932">
        <w:trPr>
          <w:jc w:val="center"/>
        </w:trPr>
        <w:tc>
          <w:tcPr>
            <w:tcW w:w="289" w:type="pct"/>
            <w:vAlign w:val="center"/>
          </w:tcPr>
          <w:p w14:paraId="3C73E474" w14:textId="77777777" w:rsidR="00933932" w:rsidRPr="004816D6" w:rsidRDefault="00933932" w:rsidP="00933932">
            <w:pPr>
              <w:jc w:val="center"/>
              <w:rPr>
                <w:rFonts w:cs="Courier New"/>
                <w:sz w:val="18"/>
                <w:szCs w:val="18"/>
              </w:rPr>
            </w:pPr>
            <w:r w:rsidRPr="004816D6">
              <w:rPr>
                <w:rFonts w:cs="Courier New"/>
                <w:sz w:val="18"/>
                <w:szCs w:val="18"/>
              </w:rPr>
              <w:t>14</w:t>
            </w:r>
          </w:p>
        </w:tc>
        <w:tc>
          <w:tcPr>
            <w:tcW w:w="1716" w:type="pct"/>
            <w:vAlign w:val="center"/>
          </w:tcPr>
          <w:p w14:paraId="45100065" w14:textId="77777777" w:rsidR="00933932" w:rsidRPr="004816D6" w:rsidRDefault="00933932" w:rsidP="00933932">
            <w:pPr>
              <w:jc w:val="center"/>
              <w:rPr>
                <w:sz w:val="18"/>
                <w:szCs w:val="18"/>
              </w:rPr>
            </w:pPr>
            <w:r w:rsidRPr="004816D6">
              <w:rPr>
                <w:rFonts w:cs="Courier New"/>
                <w:sz w:val="18"/>
                <w:szCs w:val="18"/>
              </w:rPr>
              <w:t>GW 15 SO</w:t>
            </w:r>
          </w:p>
        </w:tc>
        <w:tc>
          <w:tcPr>
            <w:tcW w:w="1498" w:type="pct"/>
            <w:vAlign w:val="center"/>
          </w:tcPr>
          <w:p w14:paraId="11EBFCC2" w14:textId="77777777" w:rsidR="00933932" w:rsidRPr="004816D6" w:rsidRDefault="00933932" w:rsidP="00933932">
            <w:pPr>
              <w:jc w:val="center"/>
              <w:rPr>
                <w:sz w:val="16"/>
                <w:szCs w:val="16"/>
              </w:rPr>
            </w:pPr>
            <w:r w:rsidRPr="004816D6">
              <w:rPr>
                <w:sz w:val="16"/>
                <w:szCs w:val="16"/>
              </w:rPr>
              <w:t xml:space="preserve">21K </w:t>
            </w:r>
          </w:p>
          <w:p w14:paraId="254C5EB1" w14:textId="77777777" w:rsidR="00933932" w:rsidRPr="004816D6" w:rsidRDefault="00933932" w:rsidP="00933932">
            <w:pPr>
              <w:jc w:val="center"/>
              <w:rPr>
                <w:sz w:val="16"/>
                <w:szCs w:val="16"/>
              </w:rPr>
            </w:pPr>
            <w:r w:rsidRPr="004816D6">
              <w:rPr>
                <w:sz w:val="16"/>
                <w:szCs w:val="16"/>
              </w:rPr>
              <w:t>483316.00 m E</w:t>
            </w:r>
          </w:p>
          <w:p w14:paraId="7DD97953" w14:textId="77777777" w:rsidR="00933932" w:rsidRPr="004816D6" w:rsidRDefault="00933932" w:rsidP="00933932">
            <w:pPr>
              <w:jc w:val="center"/>
              <w:rPr>
                <w:sz w:val="16"/>
                <w:szCs w:val="16"/>
              </w:rPr>
            </w:pPr>
            <w:r w:rsidRPr="004816D6">
              <w:rPr>
                <w:sz w:val="16"/>
                <w:szCs w:val="16"/>
              </w:rPr>
              <w:t xml:space="preserve"> 7497562.00 m S</w:t>
            </w:r>
          </w:p>
        </w:tc>
        <w:tc>
          <w:tcPr>
            <w:tcW w:w="1497" w:type="pct"/>
            <w:vAlign w:val="center"/>
          </w:tcPr>
          <w:p w14:paraId="1B105ADE" w14:textId="77777777" w:rsidR="00933932" w:rsidRPr="000D4D71" w:rsidRDefault="00933932" w:rsidP="00933932">
            <w:pPr>
              <w:jc w:val="center"/>
              <w:rPr>
                <w:sz w:val="16"/>
                <w:szCs w:val="16"/>
              </w:rPr>
            </w:pPr>
            <w:r w:rsidRPr="004816D6">
              <w:rPr>
                <w:sz w:val="16"/>
                <w:szCs w:val="16"/>
              </w:rPr>
              <w:t>Dos campañas al año</w:t>
            </w:r>
            <w:r w:rsidRPr="000D4D71">
              <w:rPr>
                <w:sz w:val="16"/>
                <w:szCs w:val="16"/>
              </w:rPr>
              <w:t>:</w:t>
            </w:r>
          </w:p>
          <w:p w14:paraId="5D7AB7E9" w14:textId="77777777" w:rsidR="00933932" w:rsidRPr="004816D6" w:rsidRDefault="00933932" w:rsidP="00933932">
            <w:pPr>
              <w:jc w:val="center"/>
              <w:rPr>
                <w:sz w:val="16"/>
                <w:szCs w:val="16"/>
              </w:rPr>
            </w:pPr>
            <w:r w:rsidRPr="004816D6">
              <w:rPr>
                <w:sz w:val="16"/>
                <w:szCs w:val="16"/>
              </w:rPr>
              <w:t>-Temporada de lluvia</w:t>
            </w:r>
          </w:p>
          <w:p w14:paraId="47EE4780" w14:textId="77777777" w:rsidR="00933932" w:rsidRPr="004816D6" w:rsidRDefault="00933932" w:rsidP="00933932">
            <w:pPr>
              <w:jc w:val="center"/>
              <w:rPr>
                <w:sz w:val="18"/>
                <w:szCs w:val="18"/>
              </w:rPr>
            </w:pPr>
            <w:r w:rsidRPr="004816D6">
              <w:rPr>
                <w:sz w:val="16"/>
                <w:szCs w:val="16"/>
              </w:rPr>
              <w:t>-Temporada seca</w:t>
            </w:r>
          </w:p>
        </w:tc>
      </w:tr>
      <w:tr w:rsidR="00933932" w:rsidRPr="004816D6" w14:paraId="3F26B4A7" w14:textId="77777777" w:rsidTr="00933932">
        <w:trPr>
          <w:jc w:val="center"/>
        </w:trPr>
        <w:tc>
          <w:tcPr>
            <w:tcW w:w="289" w:type="pct"/>
            <w:vAlign w:val="center"/>
          </w:tcPr>
          <w:p w14:paraId="15B53389" w14:textId="77777777" w:rsidR="00933932" w:rsidRPr="004816D6" w:rsidRDefault="00933932" w:rsidP="00933932">
            <w:pPr>
              <w:jc w:val="center"/>
              <w:rPr>
                <w:rFonts w:cs="Courier New"/>
                <w:sz w:val="18"/>
                <w:szCs w:val="18"/>
              </w:rPr>
            </w:pPr>
            <w:r w:rsidRPr="004816D6">
              <w:rPr>
                <w:rFonts w:cs="Courier New"/>
                <w:sz w:val="18"/>
                <w:szCs w:val="18"/>
              </w:rPr>
              <w:t>15</w:t>
            </w:r>
          </w:p>
        </w:tc>
        <w:tc>
          <w:tcPr>
            <w:tcW w:w="1716" w:type="pct"/>
            <w:vAlign w:val="center"/>
          </w:tcPr>
          <w:p w14:paraId="6386DEB7" w14:textId="77777777" w:rsidR="00933932" w:rsidRPr="004816D6" w:rsidRDefault="00933932" w:rsidP="00933932">
            <w:pPr>
              <w:jc w:val="center"/>
              <w:rPr>
                <w:sz w:val="18"/>
                <w:szCs w:val="18"/>
              </w:rPr>
            </w:pPr>
            <w:r w:rsidRPr="004816D6">
              <w:rPr>
                <w:rFonts w:cs="Courier New"/>
                <w:sz w:val="18"/>
                <w:szCs w:val="18"/>
              </w:rPr>
              <w:t>GW 17 LP</w:t>
            </w:r>
          </w:p>
        </w:tc>
        <w:tc>
          <w:tcPr>
            <w:tcW w:w="1498" w:type="pct"/>
            <w:vAlign w:val="center"/>
          </w:tcPr>
          <w:p w14:paraId="481B0B6A" w14:textId="77777777" w:rsidR="00933932" w:rsidRPr="004816D6" w:rsidRDefault="00933932" w:rsidP="00933932">
            <w:pPr>
              <w:jc w:val="center"/>
              <w:rPr>
                <w:sz w:val="16"/>
                <w:szCs w:val="16"/>
              </w:rPr>
            </w:pPr>
            <w:r w:rsidRPr="004816D6">
              <w:rPr>
                <w:sz w:val="16"/>
                <w:szCs w:val="16"/>
              </w:rPr>
              <w:t>21K</w:t>
            </w:r>
          </w:p>
          <w:p w14:paraId="5091C1CA" w14:textId="77777777" w:rsidR="00933932" w:rsidRPr="004816D6" w:rsidRDefault="00933932" w:rsidP="00933932">
            <w:pPr>
              <w:jc w:val="center"/>
              <w:rPr>
                <w:sz w:val="16"/>
                <w:szCs w:val="16"/>
              </w:rPr>
            </w:pPr>
            <w:r w:rsidRPr="004816D6">
              <w:rPr>
                <w:sz w:val="16"/>
                <w:szCs w:val="16"/>
              </w:rPr>
              <w:t xml:space="preserve"> 489833.00 m E</w:t>
            </w:r>
          </w:p>
          <w:p w14:paraId="02C44BE3" w14:textId="77777777" w:rsidR="00933932" w:rsidRPr="004816D6" w:rsidRDefault="00933932" w:rsidP="00933932">
            <w:pPr>
              <w:jc w:val="center"/>
              <w:rPr>
                <w:sz w:val="16"/>
                <w:szCs w:val="16"/>
              </w:rPr>
            </w:pPr>
            <w:r w:rsidRPr="004816D6">
              <w:rPr>
                <w:sz w:val="16"/>
                <w:szCs w:val="16"/>
              </w:rPr>
              <w:t xml:space="preserve"> 7492572.00 m S</w:t>
            </w:r>
          </w:p>
        </w:tc>
        <w:tc>
          <w:tcPr>
            <w:tcW w:w="1497" w:type="pct"/>
            <w:vAlign w:val="center"/>
          </w:tcPr>
          <w:p w14:paraId="3F9FED5A" w14:textId="77777777" w:rsidR="00933932" w:rsidRPr="000D4D71" w:rsidRDefault="00933932" w:rsidP="00933932">
            <w:pPr>
              <w:jc w:val="center"/>
              <w:rPr>
                <w:sz w:val="16"/>
                <w:szCs w:val="16"/>
              </w:rPr>
            </w:pPr>
            <w:r w:rsidRPr="004816D6">
              <w:rPr>
                <w:sz w:val="16"/>
                <w:szCs w:val="16"/>
              </w:rPr>
              <w:t>Dos campañas al año</w:t>
            </w:r>
            <w:r w:rsidRPr="000D4D71">
              <w:rPr>
                <w:sz w:val="16"/>
                <w:szCs w:val="16"/>
              </w:rPr>
              <w:t>:</w:t>
            </w:r>
          </w:p>
          <w:p w14:paraId="75615DC7" w14:textId="77777777" w:rsidR="00933932" w:rsidRPr="004816D6" w:rsidRDefault="00933932" w:rsidP="00933932">
            <w:pPr>
              <w:jc w:val="center"/>
              <w:rPr>
                <w:sz w:val="16"/>
                <w:szCs w:val="16"/>
              </w:rPr>
            </w:pPr>
            <w:r w:rsidRPr="004816D6">
              <w:rPr>
                <w:sz w:val="16"/>
                <w:szCs w:val="16"/>
              </w:rPr>
              <w:t>-Temporada de lluvia</w:t>
            </w:r>
          </w:p>
          <w:p w14:paraId="33578218" w14:textId="77777777" w:rsidR="00933932" w:rsidRPr="004816D6" w:rsidRDefault="00933932" w:rsidP="00933932">
            <w:pPr>
              <w:jc w:val="center"/>
              <w:rPr>
                <w:sz w:val="18"/>
                <w:szCs w:val="18"/>
              </w:rPr>
            </w:pPr>
            <w:r w:rsidRPr="004816D6">
              <w:rPr>
                <w:sz w:val="16"/>
                <w:szCs w:val="16"/>
              </w:rPr>
              <w:t>-Temporada seca</w:t>
            </w:r>
          </w:p>
        </w:tc>
      </w:tr>
      <w:tr w:rsidR="00933932" w:rsidRPr="004816D6" w14:paraId="4794C1D8" w14:textId="77777777" w:rsidTr="00933932">
        <w:trPr>
          <w:jc w:val="center"/>
        </w:trPr>
        <w:tc>
          <w:tcPr>
            <w:tcW w:w="289" w:type="pct"/>
            <w:vAlign w:val="center"/>
          </w:tcPr>
          <w:p w14:paraId="4AED2DA7" w14:textId="77777777" w:rsidR="00933932" w:rsidRPr="004816D6" w:rsidRDefault="00933932" w:rsidP="00933932">
            <w:pPr>
              <w:jc w:val="center"/>
              <w:rPr>
                <w:rFonts w:cs="Courier New"/>
                <w:sz w:val="18"/>
                <w:szCs w:val="18"/>
              </w:rPr>
            </w:pPr>
            <w:r w:rsidRPr="004816D6">
              <w:rPr>
                <w:rFonts w:cs="Courier New"/>
                <w:sz w:val="18"/>
                <w:szCs w:val="18"/>
              </w:rPr>
              <w:t>16</w:t>
            </w:r>
          </w:p>
        </w:tc>
        <w:tc>
          <w:tcPr>
            <w:tcW w:w="1716" w:type="pct"/>
            <w:vAlign w:val="center"/>
          </w:tcPr>
          <w:p w14:paraId="07FD4859" w14:textId="77777777" w:rsidR="00933932" w:rsidRPr="004816D6" w:rsidRDefault="00933932" w:rsidP="00933932">
            <w:pPr>
              <w:jc w:val="center"/>
              <w:rPr>
                <w:sz w:val="18"/>
                <w:szCs w:val="18"/>
              </w:rPr>
            </w:pPr>
            <w:r w:rsidRPr="004816D6">
              <w:rPr>
                <w:rFonts w:cs="Courier New"/>
                <w:sz w:val="18"/>
                <w:szCs w:val="18"/>
              </w:rPr>
              <w:t>GW 21 MC</w:t>
            </w:r>
          </w:p>
        </w:tc>
        <w:tc>
          <w:tcPr>
            <w:tcW w:w="1498" w:type="pct"/>
            <w:vAlign w:val="center"/>
          </w:tcPr>
          <w:p w14:paraId="1ACD284B" w14:textId="77777777" w:rsidR="00933932" w:rsidRPr="004816D6" w:rsidRDefault="00933932" w:rsidP="00933932">
            <w:pPr>
              <w:jc w:val="center"/>
              <w:rPr>
                <w:sz w:val="16"/>
                <w:szCs w:val="16"/>
              </w:rPr>
            </w:pPr>
            <w:r w:rsidRPr="004816D6">
              <w:rPr>
                <w:sz w:val="16"/>
                <w:szCs w:val="16"/>
              </w:rPr>
              <w:t xml:space="preserve">21K </w:t>
            </w:r>
          </w:p>
          <w:p w14:paraId="4B8F944C" w14:textId="77777777" w:rsidR="00933932" w:rsidRPr="004816D6" w:rsidRDefault="00933932" w:rsidP="00933932">
            <w:pPr>
              <w:jc w:val="center"/>
              <w:rPr>
                <w:sz w:val="16"/>
                <w:szCs w:val="16"/>
              </w:rPr>
            </w:pPr>
            <w:r w:rsidRPr="004816D6">
              <w:rPr>
                <w:sz w:val="16"/>
                <w:szCs w:val="16"/>
              </w:rPr>
              <w:t xml:space="preserve">495202.00 m E </w:t>
            </w:r>
          </w:p>
          <w:p w14:paraId="5E38F349" w14:textId="77777777" w:rsidR="00933932" w:rsidRPr="004816D6" w:rsidRDefault="00933932" w:rsidP="00933932">
            <w:pPr>
              <w:jc w:val="center"/>
              <w:rPr>
                <w:sz w:val="16"/>
                <w:szCs w:val="16"/>
              </w:rPr>
            </w:pPr>
            <w:r w:rsidRPr="004816D6">
              <w:rPr>
                <w:sz w:val="16"/>
                <w:szCs w:val="16"/>
              </w:rPr>
              <w:t>7489899.00 m S</w:t>
            </w:r>
          </w:p>
        </w:tc>
        <w:tc>
          <w:tcPr>
            <w:tcW w:w="1497" w:type="pct"/>
            <w:vAlign w:val="center"/>
          </w:tcPr>
          <w:p w14:paraId="49DA22E4" w14:textId="77777777" w:rsidR="00933932" w:rsidRPr="000D4D71" w:rsidRDefault="00933932" w:rsidP="00933932">
            <w:pPr>
              <w:jc w:val="center"/>
              <w:rPr>
                <w:sz w:val="16"/>
                <w:szCs w:val="16"/>
              </w:rPr>
            </w:pPr>
            <w:r w:rsidRPr="004816D6">
              <w:rPr>
                <w:sz w:val="16"/>
                <w:szCs w:val="16"/>
              </w:rPr>
              <w:t>Dos campañas al año</w:t>
            </w:r>
            <w:r w:rsidRPr="000D4D71">
              <w:rPr>
                <w:sz w:val="16"/>
                <w:szCs w:val="16"/>
              </w:rPr>
              <w:t>:</w:t>
            </w:r>
          </w:p>
          <w:p w14:paraId="507969D5" w14:textId="77777777" w:rsidR="00933932" w:rsidRPr="004816D6" w:rsidRDefault="00933932" w:rsidP="00933932">
            <w:pPr>
              <w:jc w:val="center"/>
              <w:rPr>
                <w:sz w:val="16"/>
                <w:szCs w:val="16"/>
              </w:rPr>
            </w:pPr>
            <w:r w:rsidRPr="004816D6">
              <w:rPr>
                <w:sz w:val="16"/>
                <w:szCs w:val="16"/>
              </w:rPr>
              <w:t>-Temporada de lluvia</w:t>
            </w:r>
          </w:p>
          <w:p w14:paraId="5CDDE486" w14:textId="77777777" w:rsidR="00933932" w:rsidRPr="004816D6" w:rsidRDefault="00933932" w:rsidP="00933932">
            <w:pPr>
              <w:jc w:val="center"/>
              <w:rPr>
                <w:sz w:val="18"/>
                <w:szCs w:val="18"/>
              </w:rPr>
            </w:pPr>
            <w:r w:rsidRPr="004816D6">
              <w:rPr>
                <w:sz w:val="16"/>
                <w:szCs w:val="16"/>
              </w:rPr>
              <w:t>-Temporada seca</w:t>
            </w:r>
          </w:p>
        </w:tc>
      </w:tr>
      <w:tr w:rsidR="00933932" w:rsidRPr="004816D6" w14:paraId="0D1E1903" w14:textId="77777777" w:rsidTr="00933932">
        <w:trPr>
          <w:jc w:val="center"/>
        </w:trPr>
        <w:tc>
          <w:tcPr>
            <w:tcW w:w="289" w:type="pct"/>
            <w:vAlign w:val="center"/>
          </w:tcPr>
          <w:p w14:paraId="30DD5B27" w14:textId="77777777" w:rsidR="00933932" w:rsidRPr="004816D6" w:rsidRDefault="00933932" w:rsidP="00933932">
            <w:pPr>
              <w:jc w:val="center"/>
              <w:rPr>
                <w:sz w:val="18"/>
                <w:szCs w:val="18"/>
              </w:rPr>
            </w:pPr>
            <w:r w:rsidRPr="004816D6">
              <w:rPr>
                <w:sz w:val="18"/>
                <w:szCs w:val="18"/>
              </w:rPr>
              <w:t>17</w:t>
            </w:r>
          </w:p>
        </w:tc>
        <w:tc>
          <w:tcPr>
            <w:tcW w:w="1716" w:type="pct"/>
            <w:vAlign w:val="center"/>
          </w:tcPr>
          <w:p w14:paraId="36FEBF49" w14:textId="77777777" w:rsidR="00933932" w:rsidRPr="004816D6" w:rsidRDefault="00933932" w:rsidP="00933932">
            <w:pPr>
              <w:jc w:val="center"/>
              <w:rPr>
                <w:sz w:val="18"/>
                <w:szCs w:val="18"/>
              </w:rPr>
            </w:pPr>
            <w:r w:rsidRPr="004816D6">
              <w:rPr>
                <w:sz w:val="18"/>
                <w:szCs w:val="18"/>
              </w:rPr>
              <w:t>GW 01</w:t>
            </w:r>
          </w:p>
        </w:tc>
        <w:tc>
          <w:tcPr>
            <w:tcW w:w="1498" w:type="pct"/>
            <w:vAlign w:val="center"/>
          </w:tcPr>
          <w:p w14:paraId="65FD1E5F" w14:textId="77777777" w:rsidR="00933932" w:rsidRPr="004816D6" w:rsidRDefault="00933932" w:rsidP="00933932">
            <w:pPr>
              <w:jc w:val="center"/>
              <w:rPr>
                <w:sz w:val="16"/>
                <w:szCs w:val="16"/>
              </w:rPr>
            </w:pPr>
            <w:r w:rsidRPr="004816D6">
              <w:rPr>
                <w:sz w:val="16"/>
                <w:szCs w:val="16"/>
              </w:rPr>
              <w:t xml:space="preserve">21K </w:t>
            </w:r>
          </w:p>
          <w:p w14:paraId="3A830DF6" w14:textId="77777777" w:rsidR="00933932" w:rsidRPr="004816D6" w:rsidRDefault="00933932" w:rsidP="00933932">
            <w:pPr>
              <w:jc w:val="center"/>
              <w:rPr>
                <w:sz w:val="16"/>
                <w:szCs w:val="16"/>
              </w:rPr>
            </w:pPr>
            <w:r w:rsidRPr="004816D6">
              <w:rPr>
                <w:sz w:val="16"/>
                <w:szCs w:val="16"/>
              </w:rPr>
              <w:t>449839.00 m E</w:t>
            </w:r>
          </w:p>
          <w:p w14:paraId="50BB5BFA" w14:textId="77777777" w:rsidR="00933932" w:rsidRPr="004816D6" w:rsidRDefault="00933932" w:rsidP="00933932">
            <w:pPr>
              <w:jc w:val="center"/>
              <w:rPr>
                <w:sz w:val="16"/>
                <w:szCs w:val="16"/>
              </w:rPr>
            </w:pPr>
            <w:r w:rsidRPr="004816D6">
              <w:rPr>
                <w:sz w:val="16"/>
                <w:szCs w:val="16"/>
              </w:rPr>
              <w:t xml:space="preserve"> 7430729.00 m S</w:t>
            </w:r>
          </w:p>
        </w:tc>
        <w:tc>
          <w:tcPr>
            <w:tcW w:w="1497" w:type="pct"/>
            <w:vAlign w:val="center"/>
          </w:tcPr>
          <w:p w14:paraId="3EC455D8" w14:textId="77777777" w:rsidR="00933932" w:rsidRPr="004816D6" w:rsidRDefault="00933932" w:rsidP="00933932">
            <w:pPr>
              <w:jc w:val="center"/>
              <w:rPr>
                <w:sz w:val="18"/>
                <w:szCs w:val="18"/>
              </w:rPr>
            </w:pPr>
            <w:r w:rsidRPr="004816D6">
              <w:rPr>
                <w:sz w:val="18"/>
                <w:szCs w:val="18"/>
              </w:rPr>
              <w:t>Trimestral</w:t>
            </w:r>
          </w:p>
        </w:tc>
      </w:tr>
      <w:tr w:rsidR="00933932" w:rsidRPr="004816D6" w14:paraId="5978EE31" w14:textId="77777777" w:rsidTr="00933932">
        <w:trPr>
          <w:jc w:val="center"/>
        </w:trPr>
        <w:tc>
          <w:tcPr>
            <w:tcW w:w="289" w:type="pct"/>
            <w:vAlign w:val="center"/>
          </w:tcPr>
          <w:p w14:paraId="56B23DE3" w14:textId="77777777" w:rsidR="00933932" w:rsidRPr="004816D6" w:rsidRDefault="00933932" w:rsidP="00933932">
            <w:pPr>
              <w:jc w:val="center"/>
              <w:rPr>
                <w:sz w:val="18"/>
                <w:szCs w:val="18"/>
              </w:rPr>
            </w:pPr>
            <w:r w:rsidRPr="004816D6">
              <w:rPr>
                <w:sz w:val="18"/>
                <w:szCs w:val="18"/>
              </w:rPr>
              <w:t>18</w:t>
            </w:r>
          </w:p>
        </w:tc>
        <w:tc>
          <w:tcPr>
            <w:tcW w:w="1716" w:type="pct"/>
            <w:vAlign w:val="center"/>
          </w:tcPr>
          <w:p w14:paraId="0EFD1758" w14:textId="77777777" w:rsidR="00933932" w:rsidRPr="004816D6" w:rsidRDefault="00933932" w:rsidP="00933932">
            <w:pPr>
              <w:jc w:val="center"/>
              <w:rPr>
                <w:sz w:val="18"/>
                <w:szCs w:val="18"/>
              </w:rPr>
            </w:pPr>
            <w:r w:rsidRPr="004816D6">
              <w:rPr>
                <w:sz w:val="18"/>
                <w:szCs w:val="18"/>
              </w:rPr>
              <w:t>GW 02</w:t>
            </w:r>
          </w:p>
        </w:tc>
        <w:tc>
          <w:tcPr>
            <w:tcW w:w="1498" w:type="pct"/>
            <w:vAlign w:val="center"/>
          </w:tcPr>
          <w:p w14:paraId="1E753156" w14:textId="77777777" w:rsidR="00933932" w:rsidRPr="004816D6" w:rsidRDefault="00933932" w:rsidP="00933932">
            <w:pPr>
              <w:jc w:val="center"/>
              <w:rPr>
                <w:sz w:val="16"/>
                <w:szCs w:val="16"/>
              </w:rPr>
            </w:pPr>
            <w:r w:rsidRPr="004816D6">
              <w:rPr>
                <w:sz w:val="16"/>
                <w:szCs w:val="16"/>
              </w:rPr>
              <w:t xml:space="preserve">21K </w:t>
            </w:r>
          </w:p>
          <w:p w14:paraId="10F263B9" w14:textId="77777777" w:rsidR="00933932" w:rsidRPr="004816D6" w:rsidRDefault="00933932" w:rsidP="00933932">
            <w:pPr>
              <w:jc w:val="center"/>
              <w:rPr>
                <w:sz w:val="16"/>
                <w:szCs w:val="16"/>
              </w:rPr>
            </w:pPr>
            <w:r w:rsidRPr="004816D6">
              <w:rPr>
                <w:sz w:val="16"/>
                <w:szCs w:val="16"/>
              </w:rPr>
              <w:t xml:space="preserve">450165.00 m E </w:t>
            </w:r>
          </w:p>
          <w:p w14:paraId="3DE85B84" w14:textId="77777777" w:rsidR="00933932" w:rsidRPr="004816D6" w:rsidRDefault="00933932" w:rsidP="00933932">
            <w:pPr>
              <w:jc w:val="center"/>
              <w:rPr>
                <w:sz w:val="16"/>
                <w:szCs w:val="16"/>
              </w:rPr>
            </w:pPr>
            <w:r w:rsidRPr="004816D6">
              <w:rPr>
                <w:sz w:val="16"/>
                <w:szCs w:val="16"/>
              </w:rPr>
              <w:t>7430301.00 m S</w:t>
            </w:r>
          </w:p>
        </w:tc>
        <w:tc>
          <w:tcPr>
            <w:tcW w:w="1497" w:type="pct"/>
            <w:vAlign w:val="center"/>
          </w:tcPr>
          <w:p w14:paraId="160BB058" w14:textId="77777777" w:rsidR="00933932" w:rsidRPr="004816D6" w:rsidRDefault="00933932" w:rsidP="00933932">
            <w:pPr>
              <w:jc w:val="center"/>
              <w:rPr>
                <w:sz w:val="18"/>
                <w:szCs w:val="18"/>
              </w:rPr>
            </w:pPr>
            <w:r w:rsidRPr="004816D6">
              <w:rPr>
                <w:sz w:val="18"/>
                <w:szCs w:val="18"/>
              </w:rPr>
              <w:t>Trimestral</w:t>
            </w:r>
          </w:p>
        </w:tc>
      </w:tr>
      <w:tr w:rsidR="00933932" w:rsidRPr="004816D6" w14:paraId="21F5D94F" w14:textId="77777777" w:rsidTr="00933932">
        <w:trPr>
          <w:jc w:val="center"/>
        </w:trPr>
        <w:tc>
          <w:tcPr>
            <w:tcW w:w="289" w:type="pct"/>
            <w:vAlign w:val="center"/>
          </w:tcPr>
          <w:p w14:paraId="0F56BFEB" w14:textId="77777777" w:rsidR="00933932" w:rsidRPr="004816D6" w:rsidRDefault="00933932" w:rsidP="00933932">
            <w:pPr>
              <w:jc w:val="center"/>
              <w:rPr>
                <w:sz w:val="18"/>
                <w:szCs w:val="18"/>
              </w:rPr>
            </w:pPr>
            <w:r w:rsidRPr="004816D6">
              <w:rPr>
                <w:sz w:val="18"/>
                <w:szCs w:val="18"/>
              </w:rPr>
              <w:t>19</w:t>
            </w:r>
          </w:p>
        </w:tc>
        <w:tc>
          <w:tcPr>
            <w:tcW w:w="1716" w:type="pct"/>
            <w:vAlign w:val="center"/>
          </w:tcPr>
          <w:p w14:paraId="0E0D665A" w14:textId="77777777" w:rsidR="00933932" w:rsidRPr="004816D6" w:rsidRDefault="00933932" w:rsidP="00933932">
            <w:pPr>
              <w:jc w:val="center"/>
              <w:rPr>
                <w:sz w:val="18"/>
                <w:szCs w:val="18"/>
              </w:rPr>
            </w:pPr>
            <w:r w:rsidRPr="004816D6">
              <w:rPr>
                <w:sz w:val="18"/>
                <w:szCs w:val="18"/>
              </w:rPr>
              <w:t>GW 03</w:t>
            </w:r>
          </w:p>
        </w:tc>
        <w:tc>
          <w:tcPr>
            <w:tcW w:w="1498" w:type="pct"/>
            <w:vAlign w:val="center"/>
          </w:tcPr>
          <w:p w14:paraId="331C4537" w14:textId="77777777" w:rsidR="00933932" w:rsidRPr="004816D6" w:rsidRDefault="00933932" w:rsidP="00933932">
            <w:pPr>
              <w:jc w:val="center"/>
              <w:rPr>
                <w:sz w:val="16"/>
                <w:szCs w:val="16"/>
              </w:rPr>
            </w:pPr>
            <w:r w:rsidRPr="004816D6">
              <w:rPr>
                <w:sz w:val="16"/>
                <w:szCs w:val="16"/>
              </w:rPr>
              <w:t xml:space="preserve">21K </w:t>
            </w:r>
          </w:p>
          <w:p w14:paraId="5E98237F" w14:textId="77777777" w:rsidR="00933932" w:rsidRPr="004816D6" w:rsidRDefault="00933932" w:rsidP="00933932">
            <w:pPr>
              <w:jc w:val="center"/>
              <w:rPr>
                <w:sz w:val="16"/>
                <w:szCs w:val="16"/>
              </w:rPr>
            </w:pPr>
            <w:r w:rsidRPr="004816D6">
              <w:rPr>
                <w:sz w:val="16"/>
                <w:szCs w:val="16"/>
              </w:rPr>
              <w:t>449136.00 m E</w:t>
            </w:r>
          </w:p>
          <w:p w14:paraId="0D96BB25" w14:textId="77777777" w:rsidR="00933932" w:rsidRPr="004816D6" w:rsidRDefault="00933932" w:rsidP="00933932">
            <w:pPr>
              <w:jc w:val="center"/>
              <w:rPr>
                <w:sz w:val="16"/>
                <w:szCs w:val="16"/>
              </w:rPr>
            </w:pPr>
            <w:r w:rsidRPr="004816D6">
              <w:rPr>
                <w:sz w:val="16"/>
                <w:szCs w:val="16"/>
              </w:rPr>
              <w:t xml:space="preserve"> 7427123.00 m S</w:t>
            </w:r>
          </w:p>
        </w:tc>
        <w:tc>
          <w:tcPr>
            <w:tcW w:w="1497" w:type="pct"/>
            <w:vAlign w:val="center"/>
          </w:tcPr>
          <w:p w14:paraId="6A964584" w14:textId="77777777" w:rsidR="00933932" w:rsidRPr="004816D6" w:rsidRDefault="00933932" w:rsidP="00933932">
            <w:pPr>
              <w:jc w:val="center"/>
              <w:rPr>
                <w:sz w:val="18"/>
                <w:szCs w:val="18"/>
              </w:rPr>
            </w:pPr>
            <w:r w:rsidRPr="004816D6">
              <w:rPr>
                <w:sz w:val="18"/>
                <w:szCs w:val="18"/>
              </w:rPr>
              <w:t>Trimestral</w:t>
            </w:r>
          </w:p>
        </w:tc>
      </w:tr>
      <w:tr w:rsidR="00933932" w:rsidRPr="004816D6" w14:paraId="19DE86E8" w14:textId="77777777" w:rsidTr="00933932">
        <w:trPr>
          <w:jc w:val="center"/>
        </w:trPr>
        <w:tc>
          <w:tcPr>
            <w:tcW w:w="289" w:type="pct"/>
            <w:vAlign w:val="center"/>
          </w:tcPr>
          <w:p w14:paraId="6F9E64F1" w14:textId="77777777" w:rsidR="00933932" w:rsidRPr="004816D6" w:rsidRDefault="00933932" w:rsidP="00933932">
            <w:pPr>
              <w:jc w:val="center"/>
              <w:rPr>
                <w:sz w:val="18"/>
                <w:szCs w:val="18"/>
              </w:rPr>
            </w:pPr>
            <w:r w:rsidRPr="004816D6">
              <w:rPr>
                <w:sz w:val="18"/>
                <w:szCs w:val="18"/>
              </w:rPr>
              <w:t>20</w:t>
            </w:r>
          </w:p>
        </w:tc>
        <w:tc>
          <w:tcPr>
            <w:tcW w:w="1716" w:type="pct"/>
            <w:vAlign w:val="center"/>
          </w:tcPr>
          <w:p w14:paraId="2A936910" w14:textId="77777777" w:rsidR="00933932" w:rsidRPr="004816D6" w:rsidRDefault="00933932" w:rsidP="00933932">
            <w:pPr>
              <w:jc w:val="center"/>
              <w:rPr>
                <w:sz w:val="18"/>
                <w:szCs w:val="18"/>
              </w:rPr>
            </w:pPr>
            <w:r w:rsidRPr="004816D6">
              <w:rPr>
                <w:sz w:val="18"/>
                <w:szCs w:val="18"/>
              </w:rPr>
              <w:t>GW 04</w:t>
            </w:r>
          </w:p>
        </w:tc>
        <w:tc>
          <w:tcPr>
            <w:tcW w:w="1498" w:type="pct"/>
            <w:vAlign w:val="center"/>
          </w:tcPr>
          <w:p w14:paraId="743259DC" w14:textId="77777777" w:rsidR="00933932" w:rsidRPr="004816D6" w:rsidRDefault="00933932" w:rsidP="00933932">
            <w:pPr>
              <w:jc w:val="center"/>
              <w:rPr>
                <w:sz w:val="16"/>
                <w:szCs w:val="16"/>
              </w:rPr>
            </w:pPr>
            <w:r w:rsidRPr="004816D6">
              <w:rPr>
                <w:sz w:val="16"/>
                <w:szCs w:val="16"/>
              </w:rPr>
              <w:t xml:space="preserve">21K </w:t>
            </w:r>
          </w:p>
          <w:p w14:paraId="4AAE3EF6" w14:textId="77777777" w:rsidR="00933932" w:rsidRPr="004816D6" w:rsidRDefault="00933932" w:rsidP="00933932">
            <w:pPr>
              <w:jc w:val="center"/>
              <w:rPr>
                <w:sz w:val="16"/>
                <w:szCs w:val="16"/>
              </w:rPr>
            </w:pPr>
            <w:r w:rsidRPr="004816D6">
              <w:rPr>
                <w:sz w:val="16"/>
                <w:szCs w:val="16"/>
              </w:rPr>
              <w:t>448716.00 m E</w:t>
            </w:r>
          </w:p>
          <w:p w14:paraId="19B24EBE" w14:textId="77777777" w:rsidR="00933932" w:rsidRPr="004816D6" w:rsidRDefault="00933932" w:rsidP="00933932">
            <w:pPr>
              <w:jc w:val="center"/>
              <w:rPr>
                <w:sz w:val="16"/>
                <w:szCs w:val="16"/>
              </w:rPr>
            </w:pPr>
            <w:r w:rsidRPr="004816D6">
              <w:rPr>
                <w:sz w:val="16"/>
                <w:szCs w:val="16"/>
              </w:rPr>
              <w:t xml:space="preserve"> 7428109.00 m S</w:t>
            </w:r>
          </w:p>
        </w:tc>
        <w:tc>
          <w:tcPr>
            <w:tcW w:w="1497" w:type="pct"/>
            <w:vAlign w:val="center"/>
          </w:tcPr>
          <w:p w14:paraId="68838DA9" w14:textId="77777777" w:rsidR="00933932" w:rsidRPr="004816D6" w:rsidRDefault="00933932" w:rsidP="00933932">
            <w:pPr>
              <w:jc w:val="center"/>
              <w:rPr>
                <w:sz w:val="18"/>
                <w:szCs w:val="18"/>
              </w:rPr>
            </w:pPr>
            <w:r w:rsidRPr="004816D6">
              <w:rPr>
                <w:sz w:val="18"/>
                <w:szCs w:val="18"/>
              </w:rPr>
              <w:t>Trimestral</w:t>
            </w:r>
          </w:p>
        </w:tc>
      </w:tr>
      <w:tr w:rsidR="00933932" w:rsidRPr="004816D6" w14:paraId="2B6D96CD" w14:textId="77777777" w:rsidTr="00933932">
        <w:trPr>
          <w:jc w:val="center"/>
        </w:trPr>
        <w:tc>
          <w:tcPr>
            <w:tcW w:w="289" w:type="pct"/>
            <w:vAlign w:val="center"/>
          </w:tcPr>
          <w:p w14:paraId="08EA2516" w14:textId="77777777" w:rsidR="00933932" w:rsidRPr="004816D6" w:rsidRDefault="00933932" w:rsidP="00933932">
            <w:pPr>
              <w:jc w:val="center"/>
              <w:rPr>
                <w:sz w:val="18"/>
                <w:szCs w:val="18"/>
              </w:rPr>
            </w:pPr>
            <w:r w:rsidRPr="004816D6">
              <w:rPr>
                <w:sz w:val="18"/>
                <w:szCs w:val="18"/>
              </w:rPr>
              <w:t>21</w:t>
            </w:r>
          </w:p>
        </w:tc>
        <w:tc>
          <w:tcPr>
            <w:tcW w:w="1716" w:type="pct"/>
            <w:vAlign w:val="center"/>
          </w:tcPr>
          <w:p w14:paraId="199D7651" w14:textId="77777777" w:rsidR="00933932" w:rsidRPr="004816D6" w:rsidRDefault="00933932" w:rsidP="00933932">
            <w:pPr>
              <w:jc w:val="center"/>
              <w:rPr>
                <w:sz w:val="18"/>
                <w:szCs w:val="18"/>
              </w:rPr>
            </w:pPr>
            <w:r w:rsidRPr="004816D6">
              <w:rPr>
                <w:sz w:val="18"/>
                <w:szCs w:val="18"/>
              </w:rPr>
              <w:t>GW 05</w:t>
            </w:r>
          </w:p>
        </w:tc>
        <w:tc>
          <w:tcPr>
            <w:tcW w:w="1498" w:type="pct"/>
            <w:vAlign w:val="center"/>
          </w:tcPr>
          <w:p w14:paraId="48D0B32E" w14:textId="77777777" w:rsidR="00933932" w:rsidRPr="004816D6" w:rsidRDefault="00933932" w:rsidP="00933932">
            <w:pPr>
              <w:jc w:val="center"/>
              <w:rPr>
                <w:sz w:val="16"/>
                <w:szCs w:val="16"/>
              </w:rPr>
            </w:pPr>
            <w:r w:rsidRPr="004816D6">
              <w:rPr>
                <w:sz w:val="16"/>
                <w:szCs w:val="16"/>
              </w:rPr>
              <w:t xml:space="preserve">21K </w:t>
            </w:r>
          </w:p>
          <w:p w14:paraId="0976B691" w14:textId="77777777" w:rsidR="00933932" w:rsidRPr="004816D6" w:rsidRDefault="00933932" w:rsidP="00933932">
            <w:pPr>
              <w:jc w:val="center"/>
              <w:rPr>
                <w:sz w:val="16"/>
                <w:szCs w:val="16"/>
              </w:rPr>
            </w:pPr>
            <w:r w:rsidRPr="004816D6">
              <w:rPr>
                <w:sz w:val="16"/>
                <w:szCs w:val="16"/>
              </w:rPr>
              <w:t xml:space="preserve">450803.00 m E </w:t>
            </w:r>
          </w:p>
          <w:p w14:paraId="2A469DC3" w14:textId="77777777" w:rsidR="00933932" w:rsidRPr="004816D6" w:rsidRDefault="00933932" w:rsidP="00933932">
            <w:pPr>
              <w:jc w:val="center"/>
              <w:rPr>
                <w:sz w:val="16"/>
                <w:szCs w:val="16"/>
              </w:rPr>
            </w:pPr>
            <w:r w:rsidRPr="004816D6">
              <w:rPr>
                <w:sz w:val="16"/>
                <w:szCs w:val="16"/>
              </w:rPr>
              <w:t>7426714.00 m S</w:t>
            </w:r>
          </w:p>
        </w:tc>
        <w:tc>
          <w:tcPr>
            <w:tcW w:w="1497" w:type="pct"/>
            <w:vAlign w:val="center"/>
          </w:tcPr>
          <w:p w14:paraId="721F0772" w14:textId="77777777" w:rsidR="00933932" w:rsidRPr="004816D6" w:rsidRDefault="00933932" w:rsidP="00933932">
            <w:pPr>
              <w:jc w:val="center"/>
              <w:rPr>
                <w:sz w:val="18"/>
                <w:szCs w:val="18"/>
              </w:rPr>
            </w:pPr>
            <w:r w:rsidRPr="004816D6">
              <w:rPr>
                <w:sz w:val="18"/>
                <w:szCs w:val="18"/>
              </w:rPr>
              <w:t>Trimestral</w:t>
            </w:r>
          </w:p>
        </w:tc>
      </w:tr>
      <w:tr w:rsidR="00933932" w:rsidRPr="004816D6" w14:paraId="727C7F4F" w14:textId="77777777" w:rsidTr="00933932">
        <w:trPr>
          <w:jc w:val="center"/>
        </w:trPr>
        <w:tc>
          <w:tcPr>
            <w:tcW w:w="289" w:type="pct"/>
            <w:vAlign w:val="center"/>
          </w:tcPr>
          <w:p w14:paraId="263F1004" w14:textId="77777777" w:rsidR="00933932" w:rsidRPr="004816D6" w:rsidRDefault="00933932" w:rsidP="00933932">
            <w:pPr>
              <w:jc w:val="center"/>
              <w:rPr>
                <w:sz w:val="18"/>
                <w:szCs w:val="18"/>
              </w:rPr>
            </w:pPr>
            <w:r w:rsidRPr="004816D6">
              <w:rPr>
                <w:sz w:val="18"/>
                <w:szCs w:val="18"/>
              </w:rPr>
              <w:t>22</w:t>
            </w:r>
          </w:p>
        </w:tc>
        <w:tc>
          <w:tcPr>
            <w:tcW w:w="1716" w:type="pct"/>
            <w:vAlign w:val="center"/>
          </w:tcPr>
          <w:p w14:paraId="5C561F40" w14:textId="77777777" w:rsidR="00933932" w:rsidRPr="004816D6" w:rsidRDefault="00933932" w:rsidP="00933932">
            <w:pPr>
              <w:jc w:val="center"/>
              <w:rPr>
                <w:sz w:val="18"/>
                <w:szCs w:val="18"/>
              </w:rPr>
            </w:pPr>
            <w:r w:rsidRPr="004816D6">
              <w:rPr>
                <w:sz w:val="18"/>
                <w:szCs w:val="18"/>
              </w:rPr>
              <w:t>GW 06</w:t>
            </w:r>
          </w:p>
        </w:tc>
        <w:tc>
          <w:tcPr>
            <w:tcW w:w="1498" w:type="pct"/>
            <w:vAlign w:val="center"/>
          </w:tcPr>
          <w:p w14:paraId="6EF9C41F" w14:textId="77777777" w:rsidR="00933932" w:rsidRPr="004816D6" w:rsidRDefault="00933932" w:rsidP="00933932">
            <w:pPr>
              <w:jc w:val="center"/>
              <w:rPr>
                <w:sz w:val="16"/>
                <w:szCs w:val="16"/>
              </w:rPr>
            </w:pPr>
            <w:r w:rsidRPr="004816D6">
              <w:rPr>
                <w:sz w:val="16"/>
                <w:szCs w:val="16"/>
              </w:rPr>
              <w:t xml:space="preserve">21K </w:t>
            </w:r>
          </w:p>
          <w:p w14:paraId="7EE5CC59" w14:textId="77777777" w:rsidR="00933932" w:rsidRPr="004816D6" w:rsidRDefault="00933932" w:rsidP="00933932">
            <w:pPr>
              <w:jc w:val="center"/>
              <w:rPr>
                <w:sz w:val="16"/>
                <w:szCs w:val="16"/>
              </w:rPr>
            </w:pPr>
            <w:r w:rsidRPr="004816D6">
              <w:rPr>
                <w:sz w:val="16"/>
                <w:szCs w:val="16"/>
              </w:rPr>
              <w:t>451708.00 m E</w:t>
            </w:r>
          </w:p>
          <w:p w14:paraId="50DD7289" w14:textId="77777777" w:rsidR="00933932" w:rsidRPr="004816D6" w:rsidRDefault="00933932" w:rsidP="00933932">
            <w:pPr>
              <w:jc w:val="center"/>
              <w:rPr>
                <w:sz w:val="16"/>
                <w:szCs w:val="16"/>
              </w:rPr>
            </w:pPr>
            <w:r w:rsidRPr="004816D6">
              <w:rPr>
                <w:sz w:val="16"/>
                <w:szCs w:val="16"/>
              </w:rPr>
              <w:t xml:space="preserve"> 7427153.00 m S</w:t>
            </w:r>
          </w:p>
        </w:tc>
        <w:tc>
          <w:tcPr>
            <w:tcW w:w="1497" w:type="pct"/>
            <w:vAlign w:val="center"/>
          </w:tcPr>
          <w:p w14:paraId="5A7FC384" w14:textId="77777777" w:rsidR="00933932" w:rsidRPr="004816D6" w:rsidRDefault="00933932" w:rsidP="00933932">
            <w:pPr>
              <w:jc w:val="center"/>
              <w:rPr>
                <w:sz w:val="18"/>
                <w:szCs w:val="18"/>
              </w:rPr>
            </w:pPr>
            <w:r w:rsidRPr="004816D6">
              <w:rPr>
                <w:sz w:val="18"/>
                <w:szCs w:val="18"/>
              </w:rPr>
              <w:t>Trimestral</w:t>
            </w:r>
          </w:p>
        </w:tc>
      </w:tr>
      <w:tr w:rsidR="00933932" w:rsidRPr="004816D6" w14:paraId="5E193A92" w14:textId="77777777" w:rsidTr="00933932">
        <w:trPr>
          <w:jc w:val="center"/>
        </w:trPr>
        <w:tc>
          <w:tcPr>
            <w:tcW w:w="289" w:type="pct"/>
            <w:vAlign w:val="center"/>
          </w:tcPr>
          <w:p w14:paraId="2D2CEA2B" w14:textId="77777777" w:rsidR="00933932" w:rsidRPr="004816D6" w:rsidRDefault="00933932" w:rsidP="00933932">
            <w:pPr>
              <w:jc w:val="center"/>
              <w:rPr>
                <w:sz w:val="18"/>
                <w:szCs w:val="18"/>
              </w:rPr>
            </w:pPr>
            <w:r w:rsidRPr="004816D6">
              <w:rPr>
                <w:sz w:val="18"/>
                <w:szCs w:val="18"/>
              </w:rPr>
              <w:t>23</w:t>
            </w:r>
          </w:p>
        </w:tc>
        <w:tc>
          <w:tcPr>
            <w:tcW w:w="1716" w:type="pct"/>
            <w:vAlign w:val="center"/>
          </w:tcPr>
          <w:p w14:paraId="2F203FD3" w14:textId="77777777" w:rsidR="00933932" w:rsidRPr="004816D6" w:rsidRDefault="00933932" w:rsidP="00933932">
            <w:pPr>
              <w:jc w:val="center"/>
              <w:rPr>
                <w:sz w:val="18"/>
                <w:szCs w:val="18"/>
              </w:rPr>
            </w:pPr>
            <w:r w:rsidRPr="004816D6">
              <w:rPr>
                <w:sz w:val="18"/>
                <w:szCs w:val="18"/>
              </w:rPr>
              <w:t>GW 07</w:t>
            </w:r>
          </w:p>
        </w:tc>
        <w:tc>
          <w:tcPr>
            <w:tcW w:w="1498" w:type="pct"/>
            <w:vAlign w:val="center"/>
          </w:tcPr>
          <w:p w14:paraId="033D5115" w14:textId="77777777" w:rsidR="00933932" w:rsidRPr="004816D6" w:rsidRDefault="00933932" w:rsidP="00933932">
            <w:pPr>
              <w:jc w:val="center"/>
              <w:rPr>
                <w:sz w:val="16"/>
                <w:szCs w:val="16"/>
              </w:rPr>
            </w:pPr>
            <w:r w:rsidRPr="004816D6">
              <w:rPr>
                <w:sz w:val="16"/>
                <w:szCs w:val="16"/>
              </w:rPr>
              <w:t>21K</w:t>
            </w:r>
          </w:p>
          <w:p w14:paraId="625C346B" w14:textId="77777777" w:rsidR="00933932" w:rsidRPr="004816D6" w:rsidRDefault="00933932" w:rsidP="00933932">
            <w:pPr>
              <w:jc w:val="center"/>
              <w:rPr>
                <w:sz w:val="16"/>
                <w:szCs w:val="16"/>
              </w:rPr>
            </w:pPr>
            <w:r w:rsidRPr="004816D6">
              <w:rPr>
                <w:sz w:val="16"/>
                <w:szCs w:val="16"/>
              </w:rPr>
              <w:t>449489.00 m E</w:t>
            </w:r>
          </w:p>
          <w:p w14:paraId="0653EA02" w14:textId="77777777" w:rsidR="00933932" w:rsidRPr="004816D6" w:rsidRDefault="00933932" w:rsidP="00933932">
            <w:pPr>
              <w:jc w:val="center"/>
              <w:rPr>
                <w:sz w:val="16"/>
                <w:szCs w:val="16"/>
              </w:rPr>
            </w:pPr>
            <w:r w:rsidRPr="004816D6">
              <w:rPr>
                <w:sz w:val="16"/>
                <w:szCs w:val="16"/>
              </w:rPr>
              <w:t>7428479.00 m S</w:t>
            </w:r>
          </w:p>
        </w:tc>
        <w:tc>
          <w:tcPr>
            <w:tcW w:w="1497" w:type="pct"/>
            <w:vAlign w:val="center"/>
          </w:tcPr>
          <w:p w14:paraId="5C44FFE1" w14:textId="77777777" w:rsidR="00933932" w:rsidRPr="004816D6" w:rsidRDefault="00933932" w:rsidP="00933932">
            <w:pPr>
              <w:jc w:val="center"/>
              <w:rPr>
                <w:sz w:val="18"/>
                <w:szCs w:val="18"/>
              </w:rPr>
            </w:pPr>
            <w:r w:rsidRPr="004816D6">
              <w:rPr>
                <w:sz w:val="18"/>
                <w:szCs w:val="18"/>
              </w:rPr>
              <w:t>Trimestral</w:t>
            </w:r>
          </w:p>
        </w:tc>
      </w:tr>
    </w:tbl>
    <w:p w14:paraId="10847435" w14:textId="31F92305" w:rsidR="00AB48A2" w:rsidRDefault="00AB48A2" w:rsidP="00AF56E3">
      <w:pPr>
        <w:jc w:val="both"/>
        <w:rPr>
          <w:lang w:val="es-ES"/>
        </w:rPr>
      </w:pPr>
    </w:p>
    <w:p w14:paraId="0E265F57" w14:textId="77777777" w:rsidR="00AB48A2" w:rsidRDefault="00AB48A2" w:rsidP="00AB48A2">
      <w:pPr>
        <w:spacing w:after="160" w:line="259" w:lineRule="auto"/>
        <w:contextualSpacing w:val="0"/>
        <w:jc w:val="both"/>
        <w:rPr>
          <w:lang w:val="es-ES"/>
        </w:rPr>
      </w:pPr>
    </w:p>
    <w:p w14:paraId="36FD935D" w14:textId="77777777" w:rsidR="00AB48A2" w:rsidRDefault="00AB48A2" w:rsidP="00AB48A2">
      <w:pPr>
        <w:jc w:val="both"/>
      </w:pPr>
    </w:p>
    <w:p w14:paraId="78D5A6DD" w14:textId="05D1BE0A" w:rsidR="00983CDF" w:rsidRPr="00832D7E" w:rsidRDefault="00983CDF" w:rsidP="00832D7E">
      <w:pPr>
        <w:spacing w:after="160" w:line="259" w:lineRule="auto"/>
        <w:contextualSpacing w:val="0"/>
        <w:jc w:val="both"/>
        <w:rPr>
          <w:u w:val="single"/>
        </w:rPr>
      </w:pPr>
      <w:r w:rsidRPr="00832D7E">
        <w:rPr>
          <w:u w:val="single"/>
        </w:rPr>
        <w:br w:type="page"/>
      </w:r>
    </w:p>
    <w:p w14:paraId="43B93B35" w14:textId="7D9279DA" w:rsidR="000240D5" w:rsidRDefault="00347316" w:rsidP="00083694">
      <w:pPr>
        <w:pStyle w:val="Ttulo2"/>
      </w:pPr>
      <w:bookmarkStart w:id="21" w:name="_Toc70326552"/>
      <w:bookmarkStart w:id="22" w:name="_Toc70327360"/>
      <w:bookmarkStart w:id="23" w:name="_Toc108566535"/>
      <w:r w:rsidRPr="00DB07F5">
        <w:lastRenderedPageBreak/>
        <w:t>2.3 Parámetros determinados según tipo de muestra</w:t>
      </w:r>
      <w:bookmarkEnd w:id="21"/>
      <w:bookmarkEnd w:id="22"/>
      <w:bookmarkEnd w:id="23"/>
    </w:p>
    <w:p w14:paraId="258F05C3" w14:textId="77777777" w:rsidR="00DB07F5" w:rsidRPr="00DB07F5" w:rsidRDefault="00DB07F5" w:rsidP="00243A94">
      <w:pPr>
        <w:jc w:val="both"/>
        <w:rPr>
          <w:sz w:val="10"/>
        </w:rPr>
      </w:pPr>
    </w:p>
    <w:p w14:paraId="4F09FD4F" w14:textId="54DA00D1" w:rsidR="00347316" w:rsidRDefault="00DB07F5" w:rsidP="00243A94">
      <w:pPr>
        <w:jc w:val="both"/>
      </w:pPr>
      <w:r w:rsidRPr="00DB07F5">
        <w:t xml:space="preserve">Acorde a los términos de referencia de la presente </w:t>
      </w:r>
      <w:r w:rsidR="00E240A8">
        <w:t>consultoría</w:t>
      </w:r>
      <w:r w:rsidR="00B96FC1">
        <w:t>, se expone</w:t>
      </w:r>
      <w:r>
        <w:t xml:space="preserve"> a continuación los parámetros determinados para cada tipo de muestra o punto de monitoreo.</w:t>
      </w:r>
      <w:r w:rsidR="007C1E5A">
        <w:t xml:space="preserve"> </w:t>
      </w:r>
      <w:r w:rsidR="00420F18">
        <w:t>En la tabla 4</w:t>
      </w:r>
      <w:r w:rsidR="007C1E5A">
        <w:t xml:space="preserve"> se muestran los parámetros analizados para los arroyos de la zona de plantaciones y R</w:t>
      </w:r>
      <w:proofErr w:type="spellStart"/>
      <w:r w:rsidR="007C1E5A">
        <w:rPr>
          <w:lang w:val="es-ES"/>
        </w:rPr>
        <w:t>ío</w:t>
      </w:r>
      <w:proofErr w:type="spellEnd"/>
      <w:r w:rsidR="007C1E5A">
        <w:rPr>
          <w:lang w:val="es-ES"/>
        </w:rPr>
        <w:t xml:space="preserve"> </w:t>
      </w:r>
      <w:proofErr w:type="spellStart"/>
      <w:r w:rsidR="007C1E5A">
        <w:rPr>
          <w:lang w:val="es-ES"/>
        </w:rPr>
        <w:t>Aquidabán</w:t>
      </w:r>
      <w:proofErr w:type="spellEnd"/>
      <w:r w:rsidR="007C1E5A">
        <w:t>.</w:t>
      </w:r>
    </w:p>
    <w:p w14:paraId="51D888B9" w14:textId="77777777" w:rsidR="00832D7E" w:rsidRPr="00832D7E" w:rsidRDefault="00832D7E" w:rsidP="00243A94">
      <w:pPr>
        <w:jc w:val="both"/>
      </w:pPr>
    </w:p>
    <w:tbl>
      <w:tblPr>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80"/>
        <w:gridCol w:w="2180"/>
        <w:gridCol w:w="2180"/>
        <w:gridCol w:w="2180"/>
      </w:tblGrid>
      <w:tr w:rsidR="00933932" w:rsidRPr="004816D6" w14:paraId="182A2A84" w14:textId="77777777" w:rsidTr="00933932">
        <w:tc>
          <w:tcPr>
            <w:tcW w:w="5000" w:type="pct"/>
            <w:gridSpan w:val="4"/>
            <w:vAlign w:val="center"/>
          </w:tcPr>
          <w:p w14:paraId="1D4917FE" w14:textId="6189D161" w:rsidR="00933932" w:rsidRPr="004816D6" w:rsidRDefault="00F203C3" w:rsidP="00F203C3">
            <w:pPr>
              <w:pStyle w:val="Descripcin"/>
              <w:keepNext/>
              <w:spacing w:after="0"/>
              <w:jc w:val="center"/>
            </w:pPr>
            <w:bookmarkStart w:id="24" w:name="_Toc90910473"/>
            <w:bookmarkStart w:id="25" w:name="_Toc108567681"/>
            <w:r>
              <w:t xml:space="preserve">TABLA </w:t>
            </w:r>
            <w:fldSimple w:instr=" SEQ TABLA \* ARABIC ">
              <w:r>
                <w:rPr>
                  <w:noProof/>
                </w:rPr>
                <w:t>4</w:t>
              </w:r>
            </w:fldSimple>
            <w:r>
              <w:t xml:space="preserve">. </w:t>
            </w:r>
            <w:r w:rsidR="00933932" w:rsidRPr="004816D6">
              <w:t>PARÁMETROS PARA AGUAS SUPERFICIALES</w:t>
            </w:r>
            <w:bookmarkEnd w:id="24"/>
            <w:bookmarkEnd w:id="25"/>
          </w:p>
        </w:tc>
      </w:tr>
      <w:tr w:rsidR="00933932" w:rsidRPr="004816D6" w14:paraId="3A096275" w14:textId="77777777" w:rsidTr="00933932">
        <w:tc>
          <w:tcPr>
            <w:tcW w:w="5000" w:type="pct"/>
            <w:gridSpan w:val="4"/>
            <w:shd w:val="clear" w:color="auto" w:fill="2B5D62"/>
            <w:vAlign w:val="center"/>
          </w:tcPr>
          <w:p w14:paraId="24ADC91F" w14:textId="77777777" w:rsidR="00933932" w:rsidRPr="004816D6" w:rsidRDefault="00933932" w:rsidP="00933932">
            <w:pPr>
              <w:jc w:val="center"/>
              <w:rPr>
                <w:b/>
              </w:rPr>
            </w:pPr>
            <w:r w:rsidRPr="004816D6">
              <w:rPr>
                <w:b/>
                <w:color w:val="FFFFFF" w:themeColor="background1"/>
              </w:rPr>
              <w:t>PARÁMETROS MEDIDOS EN CAMPO</w:t>
            </w:r>
          </w:p>
        </w:tc>
      </w:tr>
      <w:tr w:rsidR="00933932" w:rsidRPr="004816D6" w14:paraId="38267511" w14:textId="77777777" w:rsidTr="00933932">
        <w:tc>
          <w:tcPr>
            <w:tcW w:w="2499" w:type="pct"/>
            <w:gridSpan w:val="2"/>
          </w:tcPr>
          <w:p w14:paraId="15130530" w14:textId="77777777" w:rsidR="00933932" w:rsidRPr="004816D6" w:rsidRDefault="00933932" w:rsidP="00933932">
            <w:r w:rsidRPr="004816D6">
              <w:t>1- Temperatura del agua</w:t>
            </w:r>
          </w:p>
        </w:tc>
        <w:tc>
          <w:tcPr>
            <w:tcW w:w="2501" w:type="pct"/>
            <w:gridSpan w:val="2"/>
          </w:tcPr>
          <w:p w14:paraId="15BABE62" w14:textId="77777777" w:rsidR="00933932" w:rsidRPr="004816D6" w:rsidRDefault="00933932" w:rsidP="00933932">
            <w:r w:rsidRPr="004816D6">
              <w:t>4- Oxígeno disuelto</w:t>
            </w:r>
          </w:p>
        </w:tc>
      </w:tr>
      <w:tr w:rsidR="00933932" w:rsidRPr="004816D6" w14:paraId="0C330970" w14:textId="77777777" w:rsidTr="00933932">
        <w:tc>
          <w:tcPr>
            <w:tcW w:w="2499" w:type="pct"/>
            <w:gridSpan w:val="2"/>
          </w:tcPr>
          <w:p w14:paraId="3665E13F" w14:textId="77777777" w:rsidR="00933932" w:rsidRPr="004816D6" w:rsidRDefault="00933932" w:rsidP="00933932">
            <w:r w:rsidRPr="004816D6">
              <w:t>2- Potencial de hidrogeno</w:t>
            </w:r>
          </w:p>
        </w:tc>
        <w:tc>
          <w:tcPr>
            <w:tcW w:w="2501" w:type="pct"/>
            <w:gridSpan w:val="2"/>
          </w:tcPr>
          <w:p w14:paraId="7D7F0014" w14:textId="77777777" w:rsidR="00933932" w:rsidRPr="004816D6" w:rsidRDefault="00933932" w:rsidP="00933932">
            <w:r w:rsidRPr="004816D6">
              <w:t>5- Turbidez</w:t>
            </w:r>
          </w:p>
        </w:tc>
      </w:tr>
      <w:tr w:rsidR="00933932" w:rsidRPr="004816D6" w14:paraId="514FA3E9" w14:textId="77777777" w:rsidTr="00933932">
        <w:tc>
          <w:tcPr>
            <w:tcW w:w="2499" w:type="pct"/>
            <w:gridSpan w:val="2"/>
          </w:tcPr>
          <w:p w14:paraId="1CFDBF11" w14:textId="77777777" w:rsidR="00933932" w:rsidRPr="004816D6" w:rsidRDefault="00933932" w:rsidP="00933932">
            <w:r w:rsidRPr="004816D6">
              <w:t>3- Conductividad eléctrica</w:t>
            </w:r>
          </w:p>
        </w:tc>
        <w:tc>
          <w:tcPr>
            <w:tcW w:w="2501" w:type="pct"/>
            <w:gridSpan w:val="2"/>
          </w:tcPr>
          <w:p w14:paraId="4D97BD8D" w14:textId="77777777" w:rsidR="00933932" w:rsidRPr="004816D6" w:rsidRDefault="00933932" w:rsidP="00933932"/>
        </w:tc>
      </w:tr>
      <w:tr w:rsidR="00933932" w:rsidRPr="004816D6" w14:paraId="54DF59A7" w14:textId="77777777" w:rsidTr="00933932">
        <w:tc>
          <w:tcPr>
            <w:tcW w:w="5000" w:type="pct"/>
            <w:gridSpan w:val="4"/>
            <w:shd w:val="clear" w:color="auto" w:fill="2B5D62"/>
            <w:vAlign w:val="center"/>
          </w:tcPr>
          <w:p w14:paraId="77500BBD" w14:textId="77777777" w:rsidR="00933932" w:rsidRPr="004816D6" w:rsidRDefault="00933932" w:rsidP="00933932">
            <w:pPr>
              <w:jc w:val="center"/>
              <w:rPr>
                <w:b/>
              </w:rPr>
            </w:pPr>
            <w:r w:rsidRPr="004816D6">
              <w:rPr>
                <w:b/>
                <w:color w:val="FFFFFF" w:themeColor="background1"/>
              </w:rPr>
              <w:t>DETERMINACIONES ANALÍTICAS FISICOQUÍMICAS</w:t>
            </w:r>
          </w:p>
        </w:tc>
      </w:tr>
      <w:tr w:rsidR="00933932" w:rsidRPr="004816D6" w14:paraId="219B103E" w14:textId="77777777" w:rsidTr="00933932">
        <w:tc>
          <w:tcPr>
            <w:tcW w:w="1250" w:type="pct"/>
            <w:vAlign w:val="center"/>
          </w:tcPr>
          <w:p w14:paraId="177F4F96" w14:textId="77777777" w:rsidR="00933932" w:rsidRPr="004816D6" w:rsidRDefault="00933932" w:rsidP="00933932">
            <w:r w:rsidRPr="004816D6">
              <w:t xml:space="preserve">6- Materiales flotantes </w:t>
            </w:r>
          </w:p>
        </w:tc>
        <w:tc>
          <w:tcPr>
            <w:tcW w:w="1250" w:type="pct"/>
            <w:vAlign w:val="center"/>
          </w:tcPr>
          <w:p w14:paraId="0A1CE0E6" w14:textId="77777777" w:rsidR="00933932" w:rsidRPr="004816D6" w:rsidRDefault="00933932" w:rsidP="00933932">
            <w:r w:rsidRPr="004816D6">
              <w:t>14-Amoniacos</w:t>
            </w:r>
          </w:p>
        </w:tc>
        <w:tc>
          <w:tcPr>
            <w:tcW w:w="1250" w:type="pct"/>
            <w:vAlign w:val="center"/>
          </w:tcPr>
          <w:p w14:paraId="10EC7BE6" w14:textId="77777777" w:rsidR="00933932" w:rsidRPr="004816D6" w:rsidRDefault="00933932" w:rsidP="00933932">
            <w:r w:rsidRPr="004816D6">
              <w:t>22- Cromo hexavalente</w:t>
            </w:r>
          </w:p>
        </w:tc>
        <w:tc>
          <w:tcPr>
            <w:tcW w:w="1250" w:type="pct"/>
            <w:vAlign w:val="center"/>
          </w:tcPr>
          <w:p w14:paraId="5B59DDB3" w14:textId="77777777" w:rsidR="00933932" w:rsidRPr="004816D6" w:rsidRDefault="00933932" w:rsidP="00933932">
            <w:r w:rsidRPr="004816D6">
              <w:t>30- Zinc</w:t>
            </w:r>
          </w:p>
        </w:tc>
      </w:tr>
      <w:tr w:rsidR="00933932" w:rsidRPr="004816D6" w14:paraId="4DE09A98" w14:textId="77777777" w:rsidTr="00933932">
        <w:tc>
          <w:tcPr>
            <w:tcW w:w="1250" w:type="pct"/>
            <w:vAlign w:val="center"/>
          </w:tcPr>
          <w:p w14:paraId="54CAE9CC" w14:textId="77777777" w:rsidR="00933932" w:rsidRPr="004816D6" w:rsidRDefault="00933932" w:rsidP="00933932">
            <w:r w:rsidRPr="004816D6">
              <w:t xml:space="preserve">7-Sólidos disueltos totales </w:t>
            </w:r>
          </w:p>
        </w:tc>
        <w:tc>
          <w:tcPr>
            <w:tcW w:w="1250" w:type="pct"/>
            <w:vAlign w:val="center"/>
          </w:tcPr>
          <w:p w14:paraId="077817B2" w14:textId="77777777" w:rsidR="00933932" w:rsidRPr="004816D6" w:rsidRDefault="00933932" w:rsidP="00933932">
            <w:r w:rsidRPr="004816D6">
              <w:t>15- Nitritos</w:t>
            </w:r>
          </w:p>
        </w:tc>
        <w:tc>
          <w:tcPr>
            <w:tcW w:w="1250" w:type="pct"/>
            <w:vAlign w:val="center"/>
          </w:tcPr>
          <w:p w14:paraId="2531C050" w14:textId="77777777" w:rsidR="00933932" w:rsidRPr="004816D6" w:rsidRDefault="00933932" w:rsidP="00933932">
            <w:r w:rsidRPr="004816D6">
              <w:t>23-Cromo trivalente</w:t>
            </w:r>
          </w:p>
        </w:tc>
        <w:tc>
          <w:tcPr>
            <w:tcW w:w="1250" w:type="pct"/>
            <w:vAlign w:val="center"/>
          </w:tcPr>
          <w:p w14:paraId="00AB7CD5" w14:textId="77777777" w:rsidR="00933932" w:rsidRPr="004816D6" w:rsidRDefault="00933932" w:rsidP="00933932">
            <w:r w:rsidRPr="004816D6">
              <w:t>31 – Hierro soluble</w:t>
            </w:r>
          </w:p>
        </w:tc>
      </w:tr>
      <w:tr w:rsidR="00933932" w:rsidRPr="004816D6" w14:paraId="499A2E13" w14:textId="77777777" w:rsidTr="00933932">
        <w:tc>
          <w:tcPr>
            <w:tcW w:w="1250" w:type="pct"/>
            <w:vAlign w:val="center"/>
          </w:tcPr>
          <w:p w14:paraId="3C97A14C" w14:textId="77777777" w:rsidR="00933932" w:rsidRPr="004816D6" w:rsidRDefault="00933932" w:rsidP="00933932">
            <w:r w:rsidRPr="004816D6">
              <w:t xml:space="preserve">8- Aceites y grasas </w:t>
            </w:r>
          </w:p>
        </w:tc>
        <w:tc>
          <w:tcPr>
            <w:tcW w:w="1250" w:type="pct"/>
            <w:vAlign w:val="center"/>
          </w:tcPr>
          <w:p w14:paraId="2013AB04" w14:textId="77777777" w:rsidR="00933932" w:rsidRPr="004816D6" w:rsidRDefault="00933932" w:rsidP="00933932">
            <w:r w:rsidRPr="004816D6">
              <w:t>16- Dureza</w:t>
            </w:r>
          </w:p>
        </w:tc>
        <w:tc>
          <w:tcPr>
            <w:tcW w:w="1250" w:type="pct"/>
            <w:vAlign w:val="center"/>
          </w:tcPr>
          <w:p w14:paraId="2D947A17" w14:textId="77777777" w:rsidR="00933932" w:rsidRPr="004816D6" w:rsidRDefault="00933932" w:rsidP="00933932">
            <w:r w:rsidRPr="004816D6">
              <w:t>24- Cobre</w:t>
            </w:r>
          </w:p>
        </w:tc>
        <w:tc>
          <w:tcPr>
            <w:tcW w:w="1250" w:type="pct"/>
            <w:vAlign w:val="center"/>
          </w:tcPr>
          <w:p w14:paraId="341CA2B1" w14:textId="77777777" w:rsidR="00933932" w:rsidRPr="004816D6" w:rsidRDefault="00933932" w:rsidP="00933932">
            <w:r w:rsidRPr="004816D6">
              <w:t>32- Mercurio</w:t>
            </w:r>
          </w:p>
        </w:tc>
      </w:tr>
      <w:tr w:rsidR="00933932" w:rsidRPr="004816D6" w14:paraId="63FE2465" w14:textId="77777777" w:rsidTr="00933932">
        <w:tc>
          <w:tcPr>
            <w:tcW w:w="1250" w:type="pct"/>
            <w:vAlign w:val="center"/>
          </w:tcPr>
          <w:p w14:paraId="3AE67D92" w14:textId="77777777" w:rsidR="00933932" w:rsidRPr="004816D6" w:rsidRDefault="00933932" w:rsidP="00933932">
            <w:pPr>
              <w:rPr>
                <w:vertAlign w:val="subscript"/>
              </w:rPr>
            </w:pPr>
            <w:r w:rsidRPr="004816D6">
              <w:t>9- DQO</w:t>
            </w:r>
            <w:r w:rsidRPr="004816D6">
              <w:rPr>
                <w:vertAlign w:val="subscript"/>
              </w:rPr>
              <w:t>5</w:t>
            </w:r>
          </w:p>
        </w:tc>
        <w:tc>
          <w:tcPr>
            <w:tcW w:w="1250" w:type="pct"/>
            <w:vAlign w:val="center"/>
          </w:tcPr>
          <w:p w14:paraId="376C2EBE" w14:textId="77777777" w:rsidR="00933932" w:rsidRPr="004816D6" w:rsidRDefault="00933932" w:rsidP="00933932">
            <w:r w:rsidRPr="004816D6">
              <w:t>17- Sulfatos</w:t>
            </w:r>
          </w:p>
        </w:tc>
        <w:tc>
          <w:tcPr>
            <w:tcW w:w="1250" w:type="pct"/>
            <w:vAlign w:val="center"/>
          </w:tcPr>
          <w:p w14:paraId="4C4A0DA8" w14:textId="77777777" w:rsidR="00933932" w:rsidRPr="004816D6" w:rsidRDefault="00933932" w:rsidP="00933932">
            <w:r w:rsidRPr="004816D6">
              <w:t>25- Estaño</w:t>
            </w:r>
          </w:p>
        </w:tc>
        <w:tc>
          <w:tcPr>
            <w:tcW w:w="1250" w:type="pct"/>
            <w:vAlign w:val="center"/>
          </w:tcPr>
          <w:p w14:paraId="4FFACFAE" w14:textId="77777777" w:rsidR="00933932" w:rsidRPr="004816D6" w:rsidRDefault="00933932" w:rsidP="00933932">
            <w:r w:rsidRPr="004816D6">
              <w:t>33- Bario</w:t>
            </w:r>
          </w:p>
        </w:tc>
      </w:tr>
      <w:tr w:rsidR="00933932" w:rsidRPr="004816D6" w14:paraId="0C2A559E" w14:textId="77777777" w:rsidTr="00933932">
        <w:tc>
          <w:tcPr>
            <w:tcW w:w="1250" w:type="pct"/>
            <w:vAlign w:val="center"/>
          </w:tcPr>
          <w:p w14:paraId="27C71CE5" w14:textId="77777777" w:rsidR="00933932" w:rsidRPr="004816D6" w:rsidRDefault="00933932" w:rsidP="00933932">
            <w:r w:rsidRPr="004816D6">
              <w:t>10- DBO</w:t>
            </w:r>
          </w:p>
        </w:tc>
        <w:tc>
          <w:tcPr>
            <w:tcW w:w="1250" w:type="pct"/>
            <w:vAlign w:val="center"/>
          </w:tcPr>
          <w:p w14:paraId="1CAC4DBE" w14:textId="77777777" w:rsidR="00933932" w:rsidRPr="004816D6" w:rsidRDefault="00933932" w:rsidP="00933932">
            <w:r w:rsidRPr="004816D6">
              <w:t>18- Arsénico</w:t>
            </w:r>
          </w:p>
        </w:tc>
        <w:tc>
          <w:tcPr>
            <w:tcW w:w="1250" w:type="pct"/>
            <w:vAlign w:val="center"/>
          </w:tcPr>
          <w:p w14:paraId="192F2F9E" w14:textId="77777777" w:rsidR="00933932" w:rsidRPr="004816D6" w:rsidRDefault="00933932" w:rsidP="00933932">
            <w:r w:rsidRPr="004816D6">
              <w:t>26- Níquel</w:t>
            </w:r>
          </w:p>
        </w:tc>
        <w:tc>
          <w:tcPr>
            <w:tcW w:w="1250" w:type="pct"/>
            <w:vAlign w:val="center"/>
          </w:tcPr>
          <w:p w14:paraId="42427FB7" w14:textId="77777777" w:rsidR="00933932" w:rsidRPr="004816D6" w:rsidRDefault="00933932" w:rsidP="00933932">
            <w:r w:rsidRPr="004816D6">
              <w:t>34- Cianuros</w:t>
            </w:r>
          </w:p>
        </w:tc>
      </w:tr>
      <w:tr w:rsidR="00933932" w:rsidRPr="004816D6" w14:paraId="4CA4F186" w14:textId="77777777" w:rsidTr="00933932">
        <w:tc>
          <w:tcPr>
            <w:tcW w:w="1250" w:type="pct"/>
            <w:vAlign w:val="center"/>
          </w:tcPr>
          <w:p w14:paraId="4F234279" w14:textId="77777777" w:rsidR="00933932" w:rsidRPr="004816D6" w:rsidRDefault="00933932" w:rsidP="00933932">
            <w:r w:rsidRPr="004816D6">
              <w:t>11-Fosforo total</w:t>
            </w:r>
          </w:p>
        </w:tc>
        <w:tc>
          <w:tcPr>
            <w:tcW w:w="1250" w:type="pct"/>
            <w:vAlign w:val="center"/>
          </w:tcPr>
          <w:p w14:paraId="16B9FF04" w14:textId="77777777" w:rsidR="00933932" w:rsidRPr="004816D6" w:rsidRDefault="00933932" w:rsidP="00933932">
            <w:r w:rsidRPr="004816D6">
              <w:t>19- Sodio</w:t>
            </w:r>
          </w:p>
        </w:tc>
        <w:tc>
          <w:tcPr>
            <w:tcW w:w="1250" w:type="pct"/>
            <w:vAlign w:val="center"/>
          </w:tcPr>
          <w:p w14:paraId="7878F4DF" w14:textId="77777777" w:rsidR="00933932" w:rsidRPr="004816D6" w:rsidRDefault="00933932" w:rsidP="00933932">
            <w:r w:rsidRPr="004816D6">
              <w:t>27- Manganeso</w:t>
            </w:r>
          </w:p>
        </w:tc>
        <w:tc>
          <w:tcPr>
            <w:tcW w:w="1250" w:type="pct"/>
            <w:vAlign w:val="center"/>
          </w:tcPr>
          <w:p w14:paraId="53570699" w14:textId="3ED0822C" w:rsidR="00933932" w:rsidRPr="004816D6" w:rsidRDefault="00933932" w:rsidP="00933932">
            <w:pPr>
              <w:rPr>
                <w:lang w:val="en-US"/>
              </w:rPr>
            </w:pPr>
            <w:r w:rsidRPr="004816D6">
              <w:t xml:space="preserve">35-Ortofosfato </w:t>
            </w:r>
            <w:r w:rsidRPr="004816D6">
              <w:rPr>
                <w:lang w:val="en-US"/>
              </w:rPr>
              <w:t>(</w:t>
            </w:r>
            <w:proofErr w:type="spellStart"/>
            <w:r w:rsidRPr="004816D6">
              <w:rPr>
                <w:lang w:val="en-US"/>
              </w:rPr>
              <w:t>fosfato</w:t>
            </w:r>
            <w:proofErr w:type="spellEnd"/>
            <w:r w:rsidRPr="004816D6">
              <w:rPr>
                <w:lang w:val="en-US"/>
              </w:rPr>
              <w:t>)</w:t>
            </w:r>
          </w:p>
        </w:tc>
      </w:tr>
      <w:tr w:rsidR="00933932" w:rsidRPr="004816D6" w14:paraId="6B374CBE" w14:textId="77777777" w:rsidTr="00933932">
        <w:tc>
          <w:tcPr>
            <w:tcW w:w="1250" w:type="pct"/>
            <w:vAlign w:val="center"/>
          </w:tcPr>
          <w:p w14:paraId="6ED288A1" w14:textId="77777777" w:rsidR="00933932" w:rsidRPr="004816D6" w:rsidRDefault="00933932" w:rsidP="00933932">
            <w:r w:rsidRPr="004816D6">
              <w:t>12-Nitrogeno total</w:t>
            </w:r>
          </w:p>
        </w:tc>
        <w:tc>
          <w:tcPr>
            <w:tcW w:w="1250" w:type="pct"/>
            <w:vAlign w:val="center"/>
          </w:tcPr>
          <w:p w14:paraId="1DD0785C" w14:textId="77777777" w:rsidR="00933932" w:rsidRPr="004816D6" w:rsidRDefault="00933932" w:rsidP="00933932">
            <w:r w:rsidRPr="004816D6">
              <w:t>20- Aluminio</w:t>
            </w:r>
          </w:p>
        </w:tc>
        <w:tc>
          <w:tcPr>
            <w:tcW w:w="1250" w:type="pct"/>
            <w:vAlign w:val="center"/>
          </w:tcPr>
          <w:p w14:paraId="61A61C3D" w14:textId="77777777" w:rsidR="00933932" w:rsidRPr="004816D6" w:rsidRDefault="00933932" w:rsidP="00933932">
            <w:r w:rsidRPr="004816D6">
              <w:t>28- Plomo</w:t>
            </w:r>
          </w:p>
        </w:tc>
        <w:tc>
          <w:tcPr>
            <w:tcW w:w="1250" w:type="pct"/>
            <w:vAlign w:val="center"/>
          </w:tcPr>
          <w:p w14:paraId="3C96408E" w14:textId="77777777" w:rsidR="00933932" w:rsidRPr="004816D6" w:rsidRDefault="00933932" w:rsidP="00933932">
            <w:r w:rsidRPr="004816D6">
              <w:t>36- Clorofila A*</w:t>
            </w:r>
          </w:p>
        </w:tc>
      </w:tr>
      <w:tr w:rsidR="00933932" w:rsidRPr="004816D6" w14:paraId="220310BD" w14:textId="77777777" w:rsidTr="00933932">
        <w:tc>
          <w:tcPr>
            <w:tcW w:w="1250" w:type="pct"/>
            <w:vAlign w:val="center"/>
          </w:tcPr>
          <w:p w14:paraId="438807F7" w14:textId="77777777" w:rsidR="00933932" w:rsidRPr="004816D6" w:rsidRDefault="00933932" w:rsidP="00933932">
            <w:r w:rsidRPr="004816D6">
              <w:t>13-Nitratos</w:t>
            </w:r>
          </w:p>
        </w:tc>
        <w:tc>
          <w:tcPr>
            <w:tcW w:w="1250" w:type="pct"/>
            <w:vAlign w:val="center"/>
          </w:tcPr>
          <w:p w14:paraId="54A65AA2" w14:textId="77777777" w:rsidR="00933932" w:rsidRPr="004816D6" w:rsidRDefault="00933932" w:rsidP="00933932">
            <w:r w:rsidRPr="004816D6">
              <w:t>21-Cadmio</w:t>
            </w:r>
          </w:p>
        </w:tc>
        <w:tc>
          <w:tcPr>
            <w:tcW w:w="1250" w:type="pct"/>
            <w:vAlign w:val="center"/>
          </w:tcPr>
          <w:p w14:paraId="0CEFD2C5" w14:textId="77777777" w:rsidR="00933932" w:rsidRPr="004816D6" w:rsidRDefault="00933932" w:rsidP="00933932">
            <w:r w:rsidRPr="004816D6">
              <w:t>29- Selenio</w:t>
            </w:r>
          </w:p>
        </w:tc>
        <w:tc>
          <w:tcPr>
            <w:tcW w:w="1250" w:type="pct"/>
            <w:vAlign w:val="center"/>
          </w:tcPr>
          <w:p w14:paraId="677581D7" w14:textId="77777777" w:rsidR="00933932" w:rsidRPr="004816D6" w:rsidRDefault="00933932" w:rsidP="00933932"/>
        </w:tc>
      </w:tr>
      <w:tr w:rsidR="00933932" w:rsidRPr="004816D6" w14:paraId="7B255F91" w14:textId="77777777" w:rsidTr="00933932">
        <w:tc>
          <w:tcPr>
            <w:tcW w:w="5000" w:type="pct"/>
            <w:gridSpan w:val="4"/>
            <w:shd w:val="clear" w:color="auto" w:fill="2B5D62"/>
            <w:vAlign w:val="center"/>
          </w:tcPr>
          <w:p w14:paraId="6AA5F142" w14:textId="77777777" w:rsidR="00933932" w:rsidRPr="004816D6" w:rsidRDefault="00933932" w:rsidP="00933932">
            <w:pPr>
              <w:jc w:val="center"/>
              <w:rPr>
                <w:b/>
              </w:rPr>
            </w:pPr>
            <w:r w:rsidRPr="004816D6">
              <w:rPr>
                <w:b/>
                <w:color w:val="FFFFFF" w:themeColor="background1"/>
              </w:rPr>
              <w:t>AGROQUIMICOS</w:t>
            </w:r>
          </w:p>
        </w:tc>
      </w:tr>
      <w:tr w:rsidR="00933932" w:rsidRPr="004816D6" w14:paraId="06D469C9" w14:textId="77777777" w:rsidTr="00933932">
        <w:tc>
          <w:tcPr>
            <w:tcW w:w="1250" w:type="pct"/>
            <w:vAlign w:val="center"/>
          </w:tcPr>
          <w:p w14:paraId="63D041C6" w14:textId="77777777" w:rsidR="00933932" w:rsidRPr="004816D6" w:rsidRDefault="00933932" w:rsidP="00933932">
            <w:r w:rsidRPr="004816D6">
              <w:t xml:space="preserve">37-Glifosato </w:t>
            </w:r>
          </w:p>
        </w:tc>
        <w:tc>
          <w:tcPr>
            <w:tcW w:w="1250" w:type="pct"/>
            <w:vAlign w:val="center"/>
          </w:tcPr>
          <w:p w14:paraId="47782BC3" w14:textId="77777777" w:rsidR="00933932" w:rsidRPr="004816D6" w:rsidRDefault="00933932" w:rsidP="00933932">
            <w:r w:rsidRPr="004816D6">
              <w:t>45-DDE</w:t>
            </w:r>
          </w:p>
        </w:tc>
        <w:tc>
          <w:tcPr>
            <w:tcW w:w="1250" w:type="pct"/>
            <w:vAlign w:val="center"/>
          </w:tcPr>
          <w:p w14:paraId="6833A1B8" w14:textId="77777777" w:rsidR="00933932" w:rsidRPr="004816D6" w:rsidRDefault="00933932" w:rsidP="00933932">
            <w:r w:rsidRPr="004816D6">
              <w:t xml:space="preserve">53- 2,4 D </w:t>
            </w:r>
          </w:p>
        </w:tc>
        <w:tc>
          <w:tcPr>
            <w:tcW w:w="1250" w:type="pct"/>
            <w:vAlign w:val="center"/>
          </w:tcPr>
          <w:p w14:paraId="1FCFED6E" w14:textId="77777777" w:rsidR="00933932" w:rsidRPr="004816D6" w:rsidRDefault="00933932" w:rsidP="00933932">
            <w:r w:rsidRPr="004816D6">
              <w:t>61-Imidacloprid</w:t>
            </w:r>
          </w:p>
        </w:tc>
      </w:tr>
      <w:tr w:rsidR="00933932" w:rsidRPr="004816D6" w14:paraId="1AF79210" w14:textId="77777777" w:rsidTr="00933932">
        <w:tc>
          <w:tcPr>
            <w:tcW w:w="1250" w:type="pct"/>
            <w:vAlign w:val="center"/>
          </w:tcPr>
          <w:p w14:paraId="1DEAE8D0" w14:textId="77777777" w:rsidR="00933932" w:rsidRPr="004816D6" w:rsidRDefault="00933932" w:rsidP="00933932">
            <w:r w:rsidRPr="004816D6">
              <w:t xml:space="preserve">38-AMPA </w:t>
            </w:r>
          </w:p>
        </w:tc>
        <w:tc>
          <w:tcPr>
            <w:tcW w:w="1250" w:type="pct"/>
            <w:vAlign w:val="center"/>
          </w:tcPr>
          <w:p w14:paraId="57F22E28" w14:textId="77777777" w:rsidR="00933932" w:rsidRPr="004816D6" w:rsidRDefault="00933932" w:rsidP="00933932">
            <w:r w:rsidRPr="004816D6">
              <w:t>46-DDD</w:t>
            </w:r>
          </w:p>
        </w:tc>
        <w:tc>
          <w:tcPr>
            <w:tcW w:w="1250" w:type="pct"/>
            <w:vAlign w:val="center"/>
          </w:tcPr>
          <w:p w14:paraId="00E19006" w14:textId="77777777" w:rsidR="00933932" w:rsidRPr="004816D6" w:rsidRDefault="00933932" w:rsidP="00933932">
            <w:r w:rsidRPr="004816D6">
              <w:t xml:space="preserve">54- </w:t>
            </w:r>
            <w:proofErr w:type="spellStart"/>
            <w:r w:rsidRPr="004816D6">
              <w:t>Lambdacialotrina</w:t>
            </w:r>
            <w:proofErr w:type="spellEnd"/>
            <w:r w:rsidRPr="004816D6">
              <w:t xml:space="preserve"> </w:t>
            </w:r>
          </w:p>
        </w:tc>
        <w:tc>
          <w:tcPr>
            <w:tcW w:w="1250" w:type="pct"/>
            <w:vAlign w:val="bottom"/>
          </w:tcPr>
          <w:p w14:paraId="685EE156" w14:textId="77777777" w:rsidR="00933932" w:rsidRPr="004816D6" w:rsidRDefault="00933932" w:rsidP="00933932">
            <w:pPr>
              <w:rPr>
                <w:b/>
              </w:rPr>
            </w:pPr>
            <w:r w:rsidRPr="004816D6">
              <w:t xml:space="preserve">62- </w:t>
            </w:r>
            <w:proofErr w:type="spellStart"/>
            <w:r w:rsidRPr="004816D6">
              <w:t>Metilparaoxon</w:t>
            </w:r>
            <w:proofErr w:type="spellEnd"/>
          </w:p>
        </w:tc>
      </w:tr>
      <w:tr w:rsidR="00933932" w:rsidRPr="004816D6" w14:paraId="5759BFF6" w14:textId="77777777" w:rsidTr="00933932">
        <w:tc>
          <w:tcPr>
            <w:tcW w:w="1250" w:type="pct"/>
            <w:vAlign w:val="center"/>
          </w:tcPr>
          <w:p w14:paraId="26AB2B62" w14:textId="77777777" w:rsidR="00933932" w:rsidRPr="004816D6" w:rsidRDefault="00933932" w:rsidP="00933932">
            <w:r w:rsidRPr="004816D6">
              <w:t>39-Aldrin</w:t>
            </w:r>
          </w:p>
        </w:tc>
        <w:tc>
          <w:tcPr>
            <w:tcW w:w="1250" w:type="pct"/>
            <w:vAlign w:val="center"/>
          </w:tcPr>
          <w:p w14:paraId="0FAC1197" w14:textId="77777777" w:rsidR="00933932" w:rsidRPr="004816D6" w:rsidRDefault="00933932" w:rsidP="00933932">
            <w:r w:rsidRPr="004816D6">
              <w:t>47-Atrazina</w:t>
            </w:r>
          </w:p>
        </w:tc>
        <w:tc>
          <w:tcPr>
            <w:tcW w:w="1250" w:type="pct"/>
            <w:vAlign w:val="center"/>
          </w:tcPr>
          <w:p w14:paraId="572B902A" w14:textId="77777777" w:rsidR="00933932" w:rsidRPr="004816D6" w:rsidRDefault="00933932" w:rsidP="00933932">
            <w:r w:rsidRPr="004816D6">
              <w:t xml:space="preserve">55- </w:t>
            </w:r>
            <w:proofErr w:type="spellStart"/>
            <w:r w:rsidRPr="004816D6">
              <w:t>Bifentrin</w:t>
            </w:r>
            <w:proofErr w:type="spellEnd"/>
          </w:p>
        </w:tc>
        <w:tc>
          <w:tcPr>
            <w:tcW w:w="1250" w:type="pct"/>
            <w:vAlign w:val="center"/>
          </w:tcPr>
          <w:p w14:paraId="3D4691F2" w14:textId="77777777" w:rsidR="00933932" w:rsidRPr="004816D6" w:rsidRDefault="00933932" w:rsidP="00933932">
            <w:r w:rsidRPr="004816D6">
              <w:t xml:space="preserve">63- </w:t>
            </w:r>
            <w:proofErr w:type="spellStart"/>
            <w:r w:rsidRPr="004816D6">
              <w:t>Tiametoxam</w:t>
            </w:r>
            <w:proofErr w:type="spellEnd"/>
            <w:r w:rsidRPr="004816D6">
              <w:t xml:space="preserve"> </w:t>
            </w:r>
          </w:p>
        </w:tc>
      </w:tr>
      <w:tr w:rsidR="00933932" w:rsidRPr="004816D6" w14:paraId="430AC33A" w14:textId="77777777" w:rsidTr="00933932">
        <w:tc>
          <w:tcPr>
            <w:tcW w:w="1250" w:type="pct"/>
            <w:vAlign w:val="center"/>
          </w:tcPr>
          <w:p w14:paraId="29263269" w14:textId="77777777" w:rsidR="00933932" w:rsidRPr="004816D6" w:rsidRDefault="00933932" w:rsidP="00933932">
            <w:r w:rsidRPr="004816D6">
              <w:t>40-Endrin</w:t>
            </w:r>
          </w:p>
        </w:tc>
        <w:tc>
          <w:tcPr>
            <w:tcW w:w="1250" w:type="pct"/>
            <w:vAlign w:val="center"/>
          </w:tcPr>
          <w:p w14:paraId="3968AB27" w14:textId="77777777" w:rsidR="00933932" w:rsidRPr="004816D6" w:rsidRDefault="00933932" w:rsidP="00933932">
            <w:r w:rsidRPr="004816D6">
              <w:t>48-Simazina</w:t>
            </w:r>
          </w:p>
        </w:tc>
        <w:tc>
          <w:tcPr>
            <w:tcW w:w="1250" w:type="pct"/>
            <w:vAlign w:val="center"/>
          </w:tcPr>
          <w:p w14:paraId="7F7ADC2B" w14:textId="77777777" w:rsidR="00933932" w:rsidRPr="004816D6" w:rsidRDefault="00933932" w:rsidP="00933932">
            <w:r w:rsidRPr="004816D6">
              <w:t>56- Cipermetrina</w:t>
            </w:r>
          </w:p>
        </w:tc>
        <w:tc>
          <w:tcPr>
            <w:tcW w:w="1250" w:type="pct"/>
            <w:vAlign w:val="center"/>
          </w:tcPr>
          <w:p w14:paraId="275D5821" w14:textId="77777777" w:rsidR="00933932" w:rsidRPr="004816D6" w:rsidRDefault="00933932" w:rsidP="00933932">
            <w:r w:rsidRPr="004816D6">
              <w:t xml:space="preserve">64-Sulfluramida </w:t>
            </w:r>
          </w:p>
        </w:tc>
      </w:tr>
      <w:tr w:rsidR="00933932" w:rsidRPr="004816D6" w14:paraId="0108D906" w14:textId="77777777" w:rsidTr="00933932">
        <w:tc>
          <w:tcPr>
            <w:tcW w:w="1250" w:type="pct"/>
            <w:vAlign w:val="center"/>
          </w:tcPr>
          <w:p w14:paraId="0EF06EBA" w14:textId="77777777" w:rsidR="00933932" w:rsidRPr="004816D6" w:rsidRDefault="00933932" w:rsidP="00933932">
            <w:r w:rsidRPr="004816D6">
              <w:t>41-Dieldrin</w:t>
            </w:r>
          </w:p>
        </w:tc>
        <w:tc>
          <w:tcPr>
            <w:tcW w:w="1250" w:type="pct"/>
            <w:vAlign w:val="center"/>
          </w:tcPr>
          <w:p w14:paraId="38D48334" w14:textId="77777777" w:rsidR="00933932" w:rsidRPr="004816D6" w:rsidRDefault="00933932" w:rsidP="00933932">
            <w:r w:rsidRPr="004816D6">
              <w:t>49-Carbaril</w:t>
            </w:r>
          </w:p>
        </w:tc>
        <w:tc>
          <w:tcPr>
            <w:tcW w:w="1250" w:type="pct"/>
            <w:vAlign w:val="center"/>
          </w:tcPr>
          <w:p w14:paraId="4BBA2D1E" w14:textId="77777777" w:rsidR="00933932" w:rsidRPr="004816D6" w:rsidRDefault="00933932" w:rsidP="00933932">
            <w:r w:rsidRPr="004816D6">
              <w:t xml:space="preserve">57- </w:t>
            </w:r>
            <w:proofErr w:type="spellStart"/>
            <w:r w:rsidRPr="004816D6">
              <w:t>Clorpirifos</w:t>
            </w:r>
            <w:proofErr w:type="spellEnd"/>
          </w:p>
        </w:tc>
        <w:tc>
          <w:tcPr>
            <w:tcW w:w="1250" w:type="pct"/>
            <w:vAlign w:val="center"/>
          </w:tcPr>
          <w:p w14:paraId="4061BFD3" w14:textId="77777777" w:rsidR="00933932" w:rsidRPr="004816D6" w:rsidRDefault="00933932" w:rsidP="00933932">
            <w:pPr>
              <w:rPr>
                <w:b/>
              </w:rPr>
            </w:pPr>
            <w:r w:rsidRPr="004816D6">
              <w:t xml:space="preserve">65- </w:t>
            </w:r>
            <w:proofErr w:type="spellStart"/>
            <w:r w:rsidRPr="004816D6">
              <w:t>Fipronil</w:t>
            </w:r>
            <w:proofErr w:type="spellEnd"/>
            <w:r w:rsidRPr="004816D6">
              <w:t>**</w:t>
            </w:r>
          </w:p>
        </w:tc>
      </w:tr>
      <w:tr w:rsidR="00933932" w:rsidRPr="004816D6" w14:paraId="144A5A04" w14:textId="77777777" w:rsidTr="00933932">
        <w:tc>
          <w:tcPr>
            <w:tcW w:w="1250" w:type="pct"/>
            <w:vAlign w:val="center"/>
          </w:tcPr>
          <w:p w14:paraId="4B7A66B6" w14:textId="77777777" w:rsidR="00933932" w:rsidRPr="004816D6" w:rsidRDefault="00933932" w:rsidP="00933932">
            <w:r w:rsidRPr="004816D6">
              <w:t>42-Lindano</w:t>
            </w:r>
          </w:p>
        </w:tc>
        <w:tc>
          <w:tcPr>
            <w:tcW w:w="1250" w:type="pct"/>
            <w:vAlign w:val="center"/>
          </w:tcPr>
          <w:p w14:paraId="31C3426A" w14:textId="77777777" w:rsidR="00933932" w:rsidRPr="004816D6" w:rsidRDefault="00933932" w:rsidP="00933932">
            <w:r w:rsidRPr="004816D6">
              <w:t>50-Carbofuran</w:t>
            </w:r>
          </w:p>
        </w:tc>
        <w:tc>
          <w:tcPr>
            <w:tcW w:w="1250" w:type="pct"/>
            <w:vAlign w:val="center"/>
          </w:tcPr>
          <w:p w14:paraId="2AD7A9D6" w14:textId="77777777" w:rsidR="00933932" w:rsidRPr="004816D6" w:rsidRDefault="00933932" w:rsidP="00933932">
            <w:r w:rsidRPr="004816D6">
              <w:t xml:space="preserve">58- </w:t>
            </w:r>
            <w:proofErr w:type="spellStart"/>
            <w:r w:rsidRPr="004816D6">
              <w:t>Diclorvos</w:t>
            </w:r>
            <w:proofErr w:type="spellEnd"/>
          </w:p>
        </w:tc>
        <w:tc>
          <w:tcPr>
            <w:tcW w:w="1250" w:type="pct"/>
            <w:vAlign w:val="center"/>
          </w:tcPr>
          <w:p w14:paraId="2E9B3B9A" w14:textId="77777777" w:rsidR="00933932" w:rsidRPr="004816D6" w:rsidRDefault="00933932" w:rsidP="00933932">
            <w:pPr>
              <w:rPr>
                <w:b/>
              </w:rPr>
            </w:pPr>
          </w:p>
        </w:tc>
      </w:tr>
      <w:tr w:rsidR="00933932" w:rsidRPr="004816D6" w14:paraId="652DCB8C" w14:textId="77777777" w:rsidTr="00933932">
        <w:tc>
          <w:tcPr>
            <w:tcW w:w="1250" w:type="pct"/>
            <w:vAlign w:val="center"/>
          </w:tcPr>
          <w:p w14:paraId="036C017B" w14:textId="77777777" w:rsidR="00933932" w:rsidRPr="004816D6" w:rsidRDefault="00933932" w:rsidP="00933932">
            <w:r w:rsidRPr="004816D6">
              <w:t>43-Clordano</w:t>
            </w:r>
          </w:p>
        </w:tc>
        <w:tc>
          <w:tcPr>
            <w:tcW w:w="1250" w:type="pct"/>
            <w:vAlign w:val="center"/>
          </w:tcPr>
          <w:p w14:paraId="61817DBC" w14:textId="77777777" w:rsidR="00933932" w:rsidRPr="004816D6" w:rsidRDefault="00933932" w:rsidP="00933932">
            <w:r w:rsidRPr="004816D6">
              <w:t>51-Heptacloro</w:t>
            </w:r>
          </w:p>
        </w:tc>
        <w:tc>
          <w:tcPr>
            <w:tcW w:w="1250" w:type="pct"/>
            <w:vAlign w:val="center"/>
          </w:tcPr>
          <w:p w14:paraId="3FC17C06" w14:textId="77777777" w:rsidR="00933932" w:rsidRPr="004816D6" w:rsidRDefault="00933932" w:rsidP="00933932">
            <w:r w:rsidRPr="004816D6">
              <w:t xml:space="preserve">59- </w:t>
            </w:r>
            <w:proofErr w:type="spellStart"/>
            <w:r w:rsidRPr="004816D6">
              <w:t>Metamidofos</w:t>
            </w:r>
            <w:proofErr w:type="spellEnd"/>
          </w:p>
        </w:tc>
        <w:tc>
          <w:tcPr>
            <w:tcW w:w="1250" w:type="pct"/>
            <w:vAlign w:val="center"/>
          </w:tcPr>
          <w:p w14:paraId="7CBFCD24" w14:textId="77777777" w:rsidR="00933932" w:rsidRPr="004816D6" w:rsidRDefault="00933932" w:rsidP="00933932">
            <w:pPr>
              <w:rPr>
                <w:b/>
              </w:rPr>
            </w:pPr>
          </w:p>
        </w:tc>
      </w:tr>
      <w:tr w:rsidR="00933932" w:rsidRPr="004816D6" w14:paraId="67C31E6B" w14:textId="77777777" w:rsidTr="00933932">
        <w:tc>
          <w:tcPr>
            <w:tcW w:w="1250" w:type="pct"/>
            <w:vAlign w:val="center"/>
          </w:tcPr>
          <w:p w14:paraId="28E6A23C" w14:textId="77777777" w:rsidR="00933932" w:rsidRPr="004816D6" w:rsidRDefault="00933932" w:rsidP="00933932">
            <w:r w:rsidRPr="004816D6">
              <w:t>44-DDT</w:t>
            </w:r>
          </w:p>
        </w:tc>
        <w:tc>
          <w:tcPr>
            <w:tcW w:w="1250" w:type="pct"/>
            <w:vAlign w:val="center"/>
          </w:tcPr>
          <w:p w14:paraId="32EAB29C" w14:textId="77777777" w:rsidR="00933932" w:rsidRPr="004816D6" w:rsidRDefault="00933932" w:rsidP="00933932">
            <w:r w:rsidRPr="004816D6">
              <w:t>52-Metomilo</w:t>
            </w:r>
          </w:p>
        </w:tc>
        <w:tc>
          <w:tcPr>
            <w:tcW w:w="1250" w:type="pct"/>
            <w:vAlign w:val="center"/>
          </w:tcPr>
          <w:p w14:paraId="70D2EA34" w14:textId="77777777" w:rsidR="00933932" w:rsidRPr="004816D6" w:rsidRDefault="00933932" w:rsidP="00933932">
            <w:r w:rsidRPr="004816D6">
              <w:t xml:space="preserve">60- </w:t>
            </w:r>
            <w:proofErr w:type="spellStart"/>
            <w:r w:rsidRPr="004816D6">
              <w:t>Tebuconazole</w:t>
            </w:r>
            <w:proofErr w:type="spellEnd"/>
          </w:p>
        </w:tc>
        <w:tc>
          <w:tcPr>
            <w:tcW w:w="1250" w:type="pct"/>
            <w:vAlign w:val="center"/>
          </w:tcPr>
          <w:p w14:paraId="666FBD6E" w14:textId="77777777" w:rsidR="00933932" w:rsidRPr="004816D6" w:rsidRDefault="00933932" w:rsidP="00933932">
            <w:pPr>
              <w:rPr>
                <w:b/>
              </w:rPr>
            </w:pPr>
          </w:p>
        </w:tc>
      </w:tr>
      <w:tr w:rsidR="00933932" w:rsidRPr="004816D6" w14:paraId="281182B1" w14:textId="77777777" w:rsidTr="00933932">
        <w:tc>
          <w:tcPr>
            <w:tcW w:w="5000" w:type="pct"/>
            <w:gridSpan w:val="4"/>
            <w:shd w:val="clear" w:color="auto" w:fill="2B5D62"/>
            <w:vAlign w:val="center"/>
          </w:tcPr>
          <w:p w14:paraId="4372D992" w14:textId="77777777" w:rsidR="00933932" w:rsidRPr="004816D6" w:rsidRDefault="00933932" w:rsidP="00933932">
            <w:pPr>
              <w:jc w:val="center"/>
            </w:pPr>
            <w:r w:rsidRPr="004816D6">
              <w:rPr>
                <w:b/>
                <w:color w:val="FFFFFF" w:themeColor="background1"/>
              </w:rPr>
              <w:t>PARÁMETROS HIDROBIOLÓGICOS</w:t>
            </w:r>
          </w:p>
        </w:tc>
      </w:tr>
      <w:tr w:rsidR="00933932" w:rsidRPr="004816D6" w14:paraId="37256615" w14:textId="77777777" w:rsidTr="00933932">
        <w:tc>
          <w:tcPr>
            <w:tcW w:w="2499" w:type="pct"/>
            <w:gridSpan w:val="2"/>
            <w:vAlign w:val="center"/>
          </w:tcPr>
          <w:p w14:paraId="42CF932C" w14:textId="77777777" w:rsidR="00933932" w:rsidRPr="004816D6" w:rsidRDefault="00933932" w:rsidP="00933932">
            <w:r w:rsidRPr="004816D6">
              <w:t>66- Diversidad de fitoplancton:</w:t>
            </w:r>
          </w:p>
          <w:p w14:paraId="304DD4C7" w14:textId="77777777" w:rsidR="00933932" w:rsidRPr="004816D6" w:rsidRDefault="00933932" w:rsidP="00933932">
            <w:pPr>
              <w:numPr>
                <w:ilvl w:val="0"/>
                <w:numId w:val="16"/>
              </w:numPr>
              <w:contextualSpacing w:val="0"/>
            </w:pPr>
            <w:r w:rsidRPr="004816D6">
              <w:t>Géneros</w:t>
            </w:r>
          </w:p>
          <w:p w14:paraId="34E8AF4F" w14:textId="77777777" w:rsidR="00933932" w:rsidRPr="004816D6" w:rsidRDefault="00933932" w:rsidP="00933932">
            <w:pPr>
              <w:numPr>
                <w:ilvl w:val="0"/>
                <w:numId w:val="16"/>
              </w:numPr>
              <w:contextualSpacing w:val="0"/>
            </w:pPr>
            <w:r w:rsidRPr="004816D6">
              <w:t>Especies</w:t>
            </w:r>
          </w:p>
          <w:p w14:paraId="5D9A3B72" w14:textId="77777777" w:rsidR="00933932" w:rsidRPr="004816D6" w:rsidRDefault="00933932" w:rsidP="00933932">
            <w:pPr>
              <w:numPr>
                <w:ilvl w:val="0"/>
                <w:numId w:val="16"/>
              </w:numPr>
              <w:contextualSpacing w:val="0"/>
            </w:pPr>
            <w:r w:rsidRPr="004816D6">
              <w:t>Dominancia</w:t>
            </w:r>
          </w:p>
        </w:tc>
        <w:tc>
          <w:tcPr>
            <w:tcW w:w="2501" w:type="pct"/>
            <w:gridSpan w:val="2"/>
            <w:vAlign w:val="center"/>
          </w:tcPr>
          <w:p w14:paraId="00E764C7" w14:textId="77777777" w:rsidR="00933932" w:rsidRPr="004816D6" w:rsidRDefault="00933932" w:rsidP="00933932">
            <w:r w:rsidRPr="004816D6">
              <w:t>67- Diversidad de Zooplancton:</w:t>
            </w:r>
          </w:p>
          <w:p w14:paraId="4811CA09" w14:textId="77777777" w:rsidR="00933932" w:rsidRPr="004816D6" w:rsidRDefault="00933932" w:rsidP="00933932">
            <w:pPr>
              <w:numPr>
                <w:ilvl w:val="0"/>
                <w:numId w:val="16"/>
              </w:numPr>
              <w:contextualSpacing w:val="0"/>
            </w:pPr>
            <w:r w:rsidRPr="004816D6">
              <w:t>Géneros</w:t>
            </w:r>
          </w:p>
          <w:p w14:paraId="6D808765" w14:textId="77777777" w:rsidR="00933932" w:rsidRPr="004816D6" w:rsidRDefault="00933932" w:rsidP="00933932">
            <w:pPr>
              <w:numPr>
                <w:ilvl w:val="0"/>
                <w:numId w:val="16"/>
              </w:numPr>
              <w:contextualSpacing w:val="0"/>
            </w:pPr>
            <w:r w:rsidRPr="004816D6">
              <w:t>Especies</w:t>
            </w:r>
          </w:p>
          <w:p w14:paraId="76D727F9" w14:textId="77777777" w:rsidR="00933932" w:rsidRPr="004816D6" w:rsidRDefault="00933932" w:rsidP="00933932">
            <w:pPr>
              <w:numPr>
                <w:ilvl w:val="0"/>
                <w:numId w:val="16"/>
              </w:numPr>
              <w:contextualSpacing w:val="0"/>
            </w:pPr>
            <w:r w:rsidRPr="004816D6">
              <w:t>Dominancia</w:t>
            </w:r>
          </w:p>
        </w:tc>
      </w:tr>
      <w:tr w:rsidR="00933932" w:rsidRPr="004816D6" w14:paraId="4F7128ED" w14:textId="77777777" w:rsidTr="00933932">
        <w:tc>
          <w:tcPr>
            <w:tcW w:w="5000" w:type="pct"/>
            <w:gridSpan w:val="4"/>
            <w:shd w:val="clear" w:color="auto" w:fill="2B5D62"/>
            <w:vAlign w:val="center"/>
          </w:tcPr>
          <w:p w14:paraId="30C9F963" w14:textId="77777777" w:rsidR="00933932" w:rsidRPr="004816D6" w:rsidRDefault="00933932" w:rsidP="00933932">
            <w:pPr>
              <w:jc w:val="center"/>
            </w:pPr>
            <w:r w:rsidRPr="004816D6">
              <w:rPr>
                <w:b/>
                <w:bCs/>
                <w:color w:val="FFFFFF" w:themeColor="background1"/>
              </w:rPr>
              <w:t>PARÁMETROS BACTERIOLÓGICOS</w:t>
            </w:r>
          </w:p>
        </w:tc>
      </w:tr>
      <w:tr w:rsidR="00933932" w:rsidRPr="004816D6" w14:paraId="7B531EC6" w14:textId="77777777" w:rsidTr="00933932">
        <w:tc>
          <w:tcPr>
            <w:tcW w:w="2499" w:type="pct"/>
            <w:gridSpan w:val="2"/>
            <w:vAlign w:val="center"/>
          </w:tcPr>
          <w:p w14:paraId="433BDD65" w14:textId="77777777" w:rsidR="00933932" w:rsidRPr="004816D6" w:rsidRDefault="00933932" w:rsidP="00933932">
            <w:r w:rsidRPr="004816D6">
              <w:t>68- Coliformes fecales</w:t>
            </w:r>
          </w:p>
        </w:tc>
        <w:tc>
          <w:tcPr>
            <w:tcW w:w="2501" w:type="pct"/>
            <w:gridSpan w:val="2"/>
            <w:vAlign w:val="center"/>
          </w:tcPr>
          <w:p w14:paraId="6AA9489A" w14:textId="77777777" w:rsidR="00933932" w:rsidRPr="004816D6" w:rsidRDefault="00933932" w:rsidP="00933932">
            <w:r w:rsidRPr="004816D6">
              <w:t>69- Coliformes totales</w:t>
            </w:r>
          </w:p>
        </w:tc>
      </w:tr>
    </w:tbl>
    <w:p w14:paraId="128D4293" w14:textId="7A04B7C4" w:rsidR="00F865EB" w:rsidRDefault="00536244" w:rsidP="00243A94">
      <w:pPr>
        <w:jc w:val="both"/>
      </w:pPr>
      <w:r>
        <w:t>.</w:t>
      </w:r>
    </w:p>
    <w:p w14:paraId="61BBC68C" w14:textId="1BD597F4" w:rsidR="007C1E5A" w:rsidRDefault="007C1E5A" w:rsidP="00E8371E">
      <w:pPr>
        <w:jc w:val="both"/>
      </w:pPr>
      <w:r>
        <w:t xml:space="preserve">En </w:t>
      </w:r>
      <w:r w:rsidR="00420F18">
        <w:t>la tabla 5</w:t>
      </w:r>
      <w:r w:rsidR="00E8371E">
        <w:t xml:space="preserve"> se exponen los parámetros correspondientes a aguas subterráneas, en total se realizaro</w:t>
      </w:r>
      <w:r>
        <w:t xml:space="preserve">n </w:t>
      </w:r>
      <w:r w:rsidRPr="0036342F">
        <w:rPr>
          <w:highlight w:val="green"/>
        </w:rPr>
        <w:t>23</w:t>
      </w:r>
      <w:r>
        <w:t xml:space="preserve"> determinaciones </w:t>
      </w:r>
      <w:r w:rsidR="00E8371E">
        <w:t xml:space="preserve">para las </w:t>
      </w:r>
      <w:r w:rsidRPr="00832D7E">
        <w:t xml:space="preserve">muestras </w:t>
      </w:r>
      <w:r w:rsidR="00E8371E">
        <w:t>procedentes de los pozos artesianos y pozos de</w:t>
      </w:r>
      <w:r>
        <w:t xml:space="preserve"> monitoreo. </w:t>
      </w:r>
    </w:p>
    <w:p w14:paraId="3F8D890E" w14:textId="77777777" w:rsidR="00420F18" w:rsidRPr="007C1E5A" w:rsidRDefault="00420F18" w:rsidP="00E8371E">
      <w:pPr>
        <w:jc w:val="both"/>
      </w:pPr>
    </w:p>
    <w:tbl>
      <w:tblPr>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906"/>
        <w:gridCol w:w="1430"/>
        <w:gridCol w:w="1477"/>
        <w:gridCol w:w="2907"/>
      </w:tblGrid>
      <w:tr w:rsidR="00512481" w:rsidRPr="004816D6" w14:paraId="4616C09F" w14:textId="77777777" w:rsidTr="00686C5F">
        <w:tc>
          <w:tcPr>
            <w:tcW w:w="5000" w:type="pct"/>
            <w:gridSpan w:val="4"/>
          </w:tcPr>
          <w:p w14:paraId="459A28A9" w14:textId="6221A1C6" w:rsidR="00512481" w:rsidRPr="004816D6" w:rsidRDefault="00F203C3" w:rsidP="00F203C3">
            <w:pPr>
              <w:pStyle w:val="Descripcin"/>
              <w:keepNext/>
              <w:spacing w:after="0"/>
              <w:jc w:val="center"/>
            </w:pPr>
            <w:bookmarkStart w:id="26" w:name="_Toc90910474"/>
            <w:bookmarkStart w:id="27" w:name="_Toc108567682"/>
            <w:r>
              <w:t xml:space="preserve">TABLA </w:t>
            </w:r>
            <w:fldSimple w:instr=" SEQ TABLA \* ARABIC ">
              <w:r>
                <w:rPr>
                  <w:noProof/>
                </w:rPr>
                <w:t>5</w:t>
              </w:r>
            </w:fldSimple>
            <w:r>
              <w:t xml:space="preserve">. </w:t>
            </w:r>
            <w:r w:rsidR="00512481" w:rsidRPr="004816D6">
              <w:t>PARÁMETROS PARA AGUAS SUBTERRÁNEAS</w:t>
            </w:r>
            <w:bookmarkEnd w:id="26"/>
            <w:bookmarkEnd w:id="27"/>
          </w:p>
        </w:tc>
      </w:tr>
      <w:tr w:rsidR="00512481" w:rsidRPr="004816D6" w14:paraId="7F09045C" w14:textId="77777777" w:rsidTr="00686C5F">
        <w:tc>
          <w:tcPr>
            <w:tcW w:w="5000" w:type="pct"/>
            <w:gridSpan w:val="4"/>
            <w:shd w:val="clear" w:color="auto" w:fill="2B5D62"/>
            <w:vAlign w:val="center"/>
          </w:tcPr>
          <w:p w14:paraId="71E87CCF" w14:textId="77777777" w:rsidR="00512481" w:rsidRPr="004816D6" w:rsidRDefault="00512481" w:rsidP="00686C5F">
            <w:pPr>
              <w:jc w:val="center"/>
              <w:rPr>
                <w:b/>
                <w:color w:val="FFFFFF" w:themeColor="background1"/>
              </w:rPr>
            </w:pPr>
            <w:r w:rsidRPr="004816D6">
              <w:rPr>
                <w:b/>
                <w:color w:val="FFFFFF" w:themeColor="background1"/>
              </w:rPr>
              <w:t>PARÁMETROS MEDIDOS EN CAMPO</w:t>
            </w:r>
          </w:p>
        </w:tc>
      </w:tr>
      <w:tr w:rsidR="00512481" w:rsidRPr="004816D6" w14:paraId="4342D118" w14:textId="77777777" w:rsidTr="00686C5F">
        <w:tc>
          <w:tcPr>
            <w:tcW w:w="2480" w:type="pct"/>
            <w:gridSpan w:val="2"/>
          </w:tcPr>
          <w:p w14:paraId="17F944AC" w14:textId="77777777" w:rsidR="00512481" w:rsidRPr="004816D6" w:rsidRDefault="00512481" w:rsidP="00686C5F">
            <w:pPr>
              <w:jc w:val="both"/>
            </w:pPr>
            <w:r w:rsidRPr="004816D6">
              <w:t>1- Temperatura del agua</w:t>
            </w:r>
          </w:p>
        </w:tc>
        <w:tc>
          <w:tcPr>
            <w:tcW w:w="2520" w:type="pct"/>
            <w:gridSpan w:val="2"/>
          </w:tcPr>
          <w:p w14:paraId="50CC28B7" w14:textId="77777777" w:rsidR="00512481" w:rsidRPr="004816D6" w:rsidRDefault="00512481" w:rsidP="00686C5F">
            <w:pPr>
              <w:jc w:val="both"/>
            </w:pPr>
            <w:r w:rsidRPr="004816D6">
              <w:t>3- Conductividad eléctrica.</w:t>
            </w:r>
          </w:p>
        </w:tc>
      </w:tr>
      <w:tr w:rsidR="00512481" w:rsidRPr="004816D6" w14:paraId="3748EAB4" w14:textId="77777777" w:rsidTr="00686C5F">
        <w:tc>
          <w:tcPr>
            <w:tcW w:w="2486" w:type="pct"/>
            <w:gridSpan w:val="2"/>
          </w:tcPr>
          <w:p w14:paraId="755C4CAC" w14:textId="77777777" w:rsidR="00512481" w:rsidRPr="004816D6" w:rsidRDefault="00512481" w:rsidP="00686C5F">
            <w:pPr>
              <w:jc w:val="both"/>
            </w:pPr>
            <w:r w:rsidRPr="004816D6">
              <w:t>2- Potencial de hidrogeno</w:t>
            </w:r>
          </w:p>
        </w:tc>
        <w:tc>
          <w:tcPr>
            <w:tcW w:w="2514" w:type="pct"/>
            <w:gridSpan w:val="2"/>
          </w:tcPr>
          <w:p w14:paraId="70F66335" w14:textId="77777777" w:rsidR="00512481" w:rsidRPr="004816D6" w:rsidRDefault="00512481" w:rsidP="00686C5F">
            <w:pPr>
              <w:jc w:val="both"/>
            </w:pPr>
          </w:p>
        </w:tc>
      </w:tr>
      <w:tr w:rsidR="00512481" w:rsidRPr="004816D6" w14:paraId="363FBA54" w14:textId="77777777" w:rsidTr="00686C5F">
        <w:tc>
          <w:tcPr>
            <w:tcW w:w="5000" w:type="pct"/>
            <w:gridSpan w:val="4"/>
            <w:shd w:val="clear" w:color="auto" w:fill="2B5D62"/>
          </w:tcPr>
          <w:p w14:paraId="0360DE60" w14:textId="77777777" w:rsidR="00512481" w:rsidRPr="004816D6" w:rsidRDefault="00512481" w:rsidP="00686C5F">
            <w:pPr>
              <w:jc w:val="center"/>
              <w:rPr>
                <w:b/>
              </w:rPr>
            </w:pPr>
            <w:r w:rsidRPr="004816D6">
              <w:rPr>
                <w:b/>
                <w:color w:val="FFFFFF" w:themeColor="background1"/>
              </w:rPr>
              <w:t>DETERMINACIONES ANALÍTICAS FISICOQUÍMICAS</w:t>
            </w:r>
          </w:p>
        </w:tc>
      </w:tr>
      <w:tr w:rsidR="00512481" w:rsidRPr="004816D6" w14:paraId="046E9337" w14:textId="77777777" w:rsidTr="00686C5F">
        <w:tc>
          <w:tcPr>
            <w:tcW w:w="1666" w:type="pct"/>
            <w:vAlign w:val="center"/>
          </w:tcPr>
          <w:p w14:paraId="45DBFDDC" w14:textId="77777777" w:rsidR="00512481" w:rsidRPr="004816D6" w:rsidRDefault="00512481" w:rsidP="00686C5F">
            <w:pPr>
              <w:jc w:val="both"/>
            </w:pPr>
            <w:r w:rsidRPr="004816D6">
              <w:rPr>
                <w:rFonts w:cs="Arial"/>
              </w:rPr>
              <w:t xml:space="preserve">4- Sólidos disueltos totales </w:t>
            </w:r>
          </w:p>
        </w:tc>
        <w:tc>
          <w:tcPr>
            <w:tcW w:w="1667" w:type="pct"/>
            <w:gridSpan w:val="2"/>
            <w:vAlign w:val="center"/>
          </w:tcPr>
          <w:p w14:paraId="23A6B67E" w14:textId="77777777" w:rsidR="00512481" w:rsidRPr="004816D6" w:rsidRDefault="00512481" w:rsidP="00686C5F">
            <w:r w:rsidRPr="004816D6">
              <w:t>10- Cloruros</w:t>
            </w:r>
          </w:p>
        </w:tc>
        <w:tc>
          <w:tcPr>
            <w:tcW w:w="1667" w:type="pct"/>
            <w:vAlign w:val="center"/>
          </w:tcPr>
          <w:p w14:paraId="4DB3C3E2" w14:textId="77777777" w:rsidR="00512481" w:rsidRPr="004816D6" w:rsidRDefault="00512481" w:rsidP="00686C5F">
            <w:r w:rsidRPr="004816D6">
              <w:t>16- Potasio</w:t>
            </w:r>
          </w:p>
        </w:tc>
      </w:tr>
      <w:tr w:rsidR="00512481" w:rsidRPr="004816D6" w14:paraId="2289EC7D" w14:textId="77777777" w:rsidTr="00686C5F">
        <w:tc>
          <w:tcPr>
            <w:tcW w:w="1666" w:type="pct"/>
            <w:vAlign w:val="center"/>
          </w:tcPr>
          <w:p w14:paraId="21125DDA" w14:textId="77777777" w:rsidR="00512481" w:rsidRPr="004816D6" w:rsidRDefault="00512481" w:rsidP="00686C5F">
            <w:pPr>
              <w:jc w:val="both"/>
            </w:pPr>
            <w:r w:rsidRPr="004816D6">
              <w:rPr>
                <w:rFonts w:cs="Arial"/>
              </w:rPr>
              <w:t xml:space="preserve">5- Materia orgánica </w:t>
            </w:r>
          </w:p>
        </w:tc>
        <w:tc>
          <w:tcPr>
            <w:tcW w:w="1667" w:type="pct"/>
            <w:gridSpan w:val="2"/>
            <w:vAlign w:val="center"/>
          </w:tcPr>
          <w:p w14:paraId="58A748DD" w14:textId="77777777" w:rsidR="00512481" w:rsidRPr="004816D6" w:rsidRDefault="00512481" w:rsidP="00686C5F">
            <w:r w:rsidRPr="004816D6">
              <w:t>11- Alcalinidad</w:t>
            </w:r>
          </w:p>
        </w:tc>
        <w:tc>
          <w:tcPr>
            <w:tcW w:w="1667" w:type="pct"/>
            <w:vAlign w:val="center"/>
          </w:tcPr>
          <w:p w14:paraId="24A329DE" w14:textId="77777777" w:rsidR="00512481" w:rsidRPr="004816D6" w:rsidRDefault="00512481" w:rsidP="00686C5F">
            <w:r w:rsidRPr="004816D6">
              <w:t>17- Calcio</w:t>
            </w:r>
          </w:p>
        </w:tc>
      </w:tr>
      <w:tr w:rsidR="00512481" w:rsidRPr="004816D6" w14:paraId="4DA62C77" w14:textId="77777777" w:rsidTr="00686C5F">
        <w:tc>
          <w:tcPr>
            <w:tcW w:w="1666" w:type="pct"/>
            <w:vAlign w:val="center"/>
          </w:tcPr>
          <w:p w14:paraId="20422BCA" w14:textId="77777777" w:rsidR="00512481" w:rsidRPr="004816D6" w:rsidRDefault="00512481" w:rsidP="00686C5F">
            <w:pPr>
              <w:jc w:val="both"/>
            </w:pPr>
            <w:r w:rsidRPr="004816D6">
              <w:rPr>
                <w:rFonts w:cs="Arial"/>
              </w:rPr>
              <w:t xml:space="preserve">6- Dureza </w:t>
            </w:r>
          </w:p>
        </w:tc>
        <w:tc>
          <w:tcPr>
            <w:tcW w:w="1667" w:type="pct"/>
            <w:gridSpan w:val="2"/>
            <w:vAlign w:val="center"/>
          </w:tcPr>
          <w:p w14:paraId="25969696" w14:textId="77777777" w:rsidR="00512481" w:rsidRPr="004816D6" w:rsidRDefault="00512481" w:rsidP="00686C5F">
            <w:r w:rsidRPr="004816D6">
              <w:t>12- Bicarbonatos</w:t>
            </w:r>
          </w:p>
        </w:tc>
        <w:tc>
          <w:tcPr>
            <w:tcW w:w="1667" w:type="pct"/>
            <w:vAlign w:val="center"/>
          </w:tcPr>
          <w:p w14:paraId="1D1BC6CB" w14:textId="77777777" w:rsidR="00512481" w:rsidRPr="004816D6" w:rsidRDefault="00512481" w:rsidP="00686C5F">
            <w:r w:rsidRPr="004816D6">
              <w:t>18- Magnesio</w:t>
            </w:r>
          </w:p>
        </w:tc>
      </w:tr>
      <w:tr w:rsidR="00512481" w:rsidRPr="004816D6" w14:paraId="3BD5DA1B" w14:textId="77777777" w:rsidTr="00686C5F">
        <w:tc>
          <w:tcPr>
            <w:tcW w:w="1666" w:type="pct"/>
            <w:vAlign w:val="center"/>
          </w:tcPr>
          <w:p w14:paraId="7B04BF72" w14:textId="77777777" w:rsidR="00512481" w:rsidRPr="004816D6" w:rsidRDefault="00512481" w:rsidP="00686C5F">
            <w:r w:rsidRPr="004816D6">
              <w:lastRenderedPageBreak/>
              <w:t>7- Fosforo total</w:t>
            </w:r>
          </w:p>
        </w:tc>
        <w:tc>
          <w:tcPr>
            <w:tcW w:w="1667" w:type="pct"/>
            <w:gridSpan w:val="2"/>
            <w:vAlign w:val="center"/>
          </w:tcPr>
          <w:p w14:paraId="0031800A" w14:textId="77777777" w:rsidR="00512481" w:rsidRPr="004816D6" w:rsidRDefault="00512481" w:rsidP="00686C5F">
            <w:r w:rsidRPr="004816D6">
              <w:t>13- Carbonatos</w:t>
            </w:r>
          </w:p>
        </w:tc>
        <w:tc>
          <w:tcPr>
            <w:tcW w:w="1667" w:type="pct"/>
            <w:vAlign w:val="center"/>
          </w:tcPr>
          <w:p w14:paraId="0609AA45" w14:textId="77777777" w:rsidR="00512481" w:rsidRPr="004816D6" w:rsidRDefault="00512481" w:rsidP="00686C5F">
            <w:r w:rsidRPr="004816D6">
              <w:t>19- Flúor</w:t>
            </w:r>
          </w:p>
        </w:tc>
      </w:tr>
      <w:tr w:rsidR="00512481" w:rsidRPr="004816D6" w14:paraId="7EA1252F" w14:textId="77777777" w:rsidTr="00686C5F">
        <w:tc>
          <w:tcPr>
            <w:tcW w:w="1666" w:type="pct"/>
            <w:vAlign w:val="center"/>
          </w:tcPr>
          <w:p w14:paraId="161D1923" w14:textId="77777777" w:rsidR="00512481" w:rsidRPr="004816D6" w:rsidRDefault="00512481" w:rsidP="00686C5F">
            <w:r w:rsidRPr="004816D6">
              <w:t>8- Nitrógeno total</w:t>
            </w:r>
          </w:p>
        </w:tc>
        <w:tc>
          <w:tcPr>
            <w:tcW w:w="1667" w:type="pct"/>
            <w:gridSpan w:val="2"/>
            <w:vAlign w:val="center"/>
          </w:tcPr>
          <w:p w14:paraId="755A0072" w14:textId="77777777" w:rsidR="00512481" w:rsidRPr="004816D6" w:rsidRDefault="00512481" w:rsidP="00686C5F">
            <w:r w:rsidRPr="004816D6">
              <w:t>14- Sulfatos</w:t>
            </w:r>
          </w:p>
        </w:tc>
        <w:tc>
          <w:tcPr>
            <w:tcW w:w="1667" w:type="pct"/>
            <w:vAlign w:val="center"/>
          </w:tcPr>
          <w:p w14:paraId="18D0001D" w14:textId="77777777" w:rsidR="00512481" w:rsidRPr="004816D6" w:rsidRDefault="00512481" w:rsidP="00686C5F">
            <w:r w:rsidRPr="004816D6">
              <w:t>20- Boro</w:t>
            </w:r>
          </w:p>
        </w:tc>
      </w:tr>
      <w:tr w:rsidR="00512481" w:rsidRPr="004816D6" w14:paraId="4A9EFE21" w14:textId="77777777" w:rsidTr="00686C5F">
        <w:tc>
          <w:tcPr>
            <w:tcW w:w="1666" w:type="pct"/>
            <w:vAlign w:val="center"/>
          </w:tcPr>
          <w:p w14:paraId="071C7550" w14:textId="77777777" w:rsidR="00512481" w:rsidRPr="004816D6" w:rsidRDefault="00512481" w:rsidP="00686C5F">
            <w:r w:rsidRPr="004816D6">
              <w:t>9- Nitratos</w:t>
            </w:r>
          </w:p>
        </w:tc>
        <w:tc>
          <w:tcPr>
            <w:tcW w:w="1667" w:type="pct"/>
            <w:gridSpan w:val="2"/>
            <w:vAlign w:val="center"/>
          </w:tcPr>
          <w:p w14:paraId="69CD2D7D" w14:textId="77777777" w:rsidR="00512481" w:rsidRPr="004816D6" w:rsidRDefault="00512481" w:rsidP="00686C5F">
            <w:r w:rsidRPr="004816D6">
              <w:t>15- Sodio</w:t>
            </w:r>
          </w:p>
        </w:tc>
        <w:tc>
          <w:tcPr>
            <w:tcW w:w="1667" w:type="pct"/>
            <w:vAlign w:val="center"/>
          </w:tcPr>
          <w:p w14:paraId="7F5713C9" w14:textId="77777777" w:rsidR="00512481" w:rsidRPr="004816D6" w:rsidRDefault="00512481" w:rsidP="00686C5F"/>
        </w:tc>
      </w:tr>
      <w:tr w:rsidR="00512481" w:rsidRPr="004816D6" w14:paraId="101DB84F" w14:textId="77777777" w:rsidTr="00686C5F">
        <w:tc>
          <w:tcPr>
            <w:tcW w:w="5000" w:type="pct"/>
            <w:gridSpan w:val="4"/>
            <w:shd w:val="clear" w:color="auto" w:fill="2B5D62"/>
            <w:vAlign w:val="center"/>
          </w:tcPr>
          <w:p w14:paraId="5088186C" w14:textId="77777777" w:rsidR="00512481" w:rsidRPr="004816D6" w:rsidRDefault="00512481" w:rsidP="00686C5F">
            <w:pPr>
              <w:jc w:val="center"/>
            </w:pPr>
            <w:r w:rsidRPr="004816D6">
              <w:rPr>
                <w:rFonts w:eastAsia="Times New Roman" w:cs="Tahoma"/>
                <w:b/>
                <w:bCs/>
                <w:color w:val="FFFFFF" w:themeColor="background1"/>
                <w:lang w:eastAsia="es-ES"/>
              </w:rPr>
              <w:t>PARÁMETROS BACTERIOLÓGICOS</w:t>
            </w:r>
          </w:p>
        </w:tc>
      </w:tr>
      <w:tr w:rsidR="00512481" w:rsidRPr="004816D6" w14:paraId="2DAB261D" w14:textId="77777777" w:rsidTr="00686C5F">
        <w:tc>
          <w:tcPr>
            <w:tcW w:w="1666" w:type="pct"/>
            <w:vAlign w:val="center"/>
          </w:tcPr>
          <w:p w14:paraId="5F3476B4" w14:textId="77777777" w:rsidR="00512481" w:rsidRPr="004816D6" w:rsidRDefault="00512481" w:rsidP="00686C5F">
            <w:pPr>
              <w:jc w:val="both"/>
            </w:pPr>
            <w:r w:rsidRPr="004816D6">
              <w:t>21- Coliformes fecales</w:t>
            </w:r>
          </w:p>
        </w:tc>
        <w:tc>
          <w:tcPr>
            <w:tcW w:w="1667" w:type="pct"/>
            <w:gridSpan w:val="2"/>
            <w:vAlign w:val="center"/>
          </w:tcPr>
          <w:p w14:paraId="7ABAC695" w14:textId="77777777" w:rsidR="00512481" w:rsidRPr="004816D6" w:rsidRDefault="00512481" w:rsidP="00686C5F">
            <w:pPr>
              <w:jc w:val="both"/>
            </w:pPr>
            <w:r w:rsidRPr="004816D6">
              <w:t>21- Coliformes totales</w:t>
            </w:r>
          </w:p>
        </w:tc>
        <w:tc>
          <w:tcPr>
            <w:tcW w:w="1667" w:type="pct"/>
            <w:vAlign w:val="center"/>
          </w:tcPr>
          <w:p w14:paraId="6A61313F" w14:textId="77777777" w:rsidR="00512481" w:rsidRPr="004816D6" w:rsidRDefault="00512481" w:rsidP="00686C5F">
            <w:pPr>
              <w:jc w:val="both"/>
              <w:rPr>
                <w:i/>
              </w:rPr>
            </w:pPr>
            <w:r w:rsidRPr="004816D6">
              <w:t>23-</w:t>
            </w:r>
            <w:r w:rsidRPr="004816D6">
              <w:rPr>
                <w:i/>
              </w:rPr>
              <w:t xml:space="preserve"> </w:t>
            </w:r>
            <w:proofErr w:type="spellStart"/>
            <w:r w:rsidRPr="004816D6">
              <w:rPr>
                <w:i/>
              </w:rPr>
              <w:t>Escherichia</w:t>
            </w:r>
            <w:proofErr w:type="spellEnd"/>
            <w:r w:rsidRPr="004816D6">
              <w:rPr>
                <w:i/>
              </w:rPr>
              <w:t xml:space="preserve"> </w:t>
            </w:r>
            <w:proofErr w:type="spellStart"/>
            <w:r w:rsidRPr="004816D6">
              <w:rPr>
                <w:i/>
              </w:rPr>
              <w:t>coli</w:t>
            </w:r>
            <w:proofErr w:type="spellEnd"/>
          </w:p>
        </w:tc>
      </w:tr>
      <w:tr w:rsidR="00512481" w:rsidRPr="004816D6" w14:paraId="0C43EAEC" w14:textId="77777777" w:rsidTr="00686C5F">
        <w:tc>
          <w:tcPr>
            <w:tcW w:w="1" w:type="pct"/>
            <w:gridSpan w:val="4"/>
            <w:shd w:val="clear" w:color="auto" w:fill="2B5D62"/>
            <w:vAlign w:val="center"/>
          </w:tcPr>
          <w:p w14:paraId="19E1F36A" w14:textId="77777777" w:rsidR="00512481" w:rsidRPr="004816D6" w:rsidRDefault="00512481" w:rsidP="00686C5F">
            <w:pPr>
              <w:jc w:val="center"/>
              <w:rPr>
                <w:b/>
              </w:rPr>
            </w:pPr>
            <w:r w:rsidRPr="004816D6">
              <w:rPr>
                <w:b/>
                <w:color w:val="FFFFFF" w:themeColor="background1"/>
              </w:rPr>
              <w:t>NIVEL FREÁTICO</w:t>
            </w:r>
          </w:p>
        </w:tc>
      </w:tr>
      <w:tr w:rsidR="00512481" w:rsidRPr="004816D6" w14:paraId="7C700A65" w14:textId="77777777" w:rsidTr="00686C5F">
        <w:tc>
          <w:tcPr>
            <w:tcW w:w="1" w:type="pct"/>
            <w:gridSpan w:val="4"/>
            <w:vAlign w:val="center"/>
          </w:tcPr>
          <w:p w14:paraId="2498292B" w14:textId="77777777" w:rsidR="00512481" w:rsidRPr="004816D6" w:rsidRDefault="00512481" w:rsidP="00686C5F">
            <w:pPr>
              <w:jc w:val="both"/>
            </w:pPr>
            <w:r w:rsidRPr="004816D6">
              <w:t>24 – Medición del nivel freático (en los pozos de monitoreo de Zapatero Cue y en todos pozos artesianos donde sea técnicamente viable)</w:t>
            </w:r>
          </w:p>
        </w:tc>
      </w:tr>
    </w:tbl>
    <w:p w14:paraId="7BBCC5FE" w14:textId="77777777" w:rsidR="007C1E5A" w:rsidRPr="007C1E5A" w:rsidRDefault="007C1E5A" w:rsidP="007C1E5A"/>
    <w:p w14:paraId="3AE93708" w14:textId="29C6E4D6" w:rsidR="00536244" w:rsidRDefault="00875A27" w:rsidP="00536244">
      <w:pPr>
        <w:spacing w:after="160" w:line="259" w:lineRule="auto"/>
        <w:contextualSpacing w:val="0"/>
        <w:jc w:val="both"/>
      </w:pPr>
      <w:r>
        <w:t xml:space="preserve">Las dos coordenadas sobre el Río Paraguay constituyen los puntos de monitoreo de mayor importancia para la planta industrial de PARACEL, según el EIA PYORY (2020) las aguas del Río Paraguay se </w:t>
      </w:r>
      <w:proofErr w:type="gramStart"/>
      <w:r>
        <w:t>utilizaran</w:t>
      </w:r>
      <w:proofErr w:type="gramEnd"/>
      <w:r>
        <w:t xml:space="preserve"> como vías de navegación para el transporte de materias primas, insumos químicos y productos terminados.</w:t>
      </w:r>
    </w:p>
    <w:p w14:paraId="6D77D8D9" w14:textId="497BA56D" w:rsidR="00875A27" w:rsidRDefault="00832D7E" w:rsidP="00536244">
      <w:pPr>
        <w:spacing w:after="160" w:line="259" w:lineRule="auto"/>
        <w:contextualSpacing w:val="0"/>
        <w:jc w:val="both"/>
        <w:rPr>
          <w:lang w:val="es-ES"/>
        </w:rPr>
      </w:pPr>
      <w:r>
        <w:t>El Río</w:t>
      </w:r>
      <w:r w:rsidR="00875A27">
        <w:rPr>
          <w:lang w:val="es-ES"/>
        </w:rPr>
        <w:t xml:space="preserve"> Paraguay servirá como soporte del puerto fluvial propio de la planta industrial (</w:t>
      </w:r>
      <w:proofErr w:type="spellStart"/>
      <w:r w:rsidR="00875A27" w:rsidRPr="00875A27">
        <w:rPr>
          <w:i/>
          <w:lang w:val="es-ES"/>
        </w:rPr>
        <w:t>All</w:t>
      </w:r>
      <w:proofErr w:type="spellEnd"/>
      <w:r w:rsidR="00875A27" w:rsidRPr="00875A27">
        <w:rPr>
          <w:i/>
          <w:lang w:val="es-ES"/>
        </w:rPr>
        <w:t xml:space="preserve"> </w:t>
      </w:r>
      <w:proofErr w:type="spellStart"/>
      <w:r w:rsidR="00875A27" w:rsidRPr="00875A27">
        <w:rPr>
          <w:i/>
          <w:lang w:val="es-ES"/>
        </w:rPr>
        <w:t>Water</w:t>
      </w:r>
      <w:proofErr w:type="spellEnd"/>
      <w:r w:rsidR="00875A27" w:rsidRPr="00875A27">
        <w:rPr>
          <w:i/>
          <w:lang w:val="es-ES"/>
        </w:rPr>
        <w:t xml:space="preserve"> Terminal</w:t>
      </w:r>
      <w:r w:rsidR="00875A27">
        <w:rPr>
          <w:lang w:val="es-ES"/>
        </w:rPr>
        <w:t xml:space="preserve"> </w:t>
      </w:r>
      <w:r w:rsidR="00A66EC6">
        <w:rPr>
          <w:lang w:val="es-ES"/>
        </w:rPr>
        <w:t>–</w:t>
      </w:r>
      <w:r w:rsidR="00875A27">
        <w:rPr>
          <w:lang w:val="es-ES"/>
        </w:rPr>
        <w:t xml:space="preserve"> AWT</w:t>
      </w:r>
      <w:r w:rsidR="00A66EC6">
        <w:rPr>
          <w:lang w:val="es-ES"/>
        </w:rPr>
        <w:t xml:space="preserve">, sala de bombas, amarraderos, muelle y puente de acceso); del mencionado </w:t>
      </w:r>
      <w:r>
        <w:rPr>
          <w:lang w:val="es-ES"/>
        </w:rPr>
        <w:t>rí</w:t>
      </w:r>
      <w:r w:rsidR="00A66EC6">
        <w:rPr>
          <w:lang w:val="es-ES"/>
        </w:rPr>
        <w:t>o se extraerá agua cruda para su tratamiento y utilización como agua de proceso. El Río Paraguay también será el cuerpo receptor de los efluentes tratados generados en la fábrica de papel.</w:t>
      </w:r>
    </w:p>
    <w:p w14:paraId="10E11361" w14:textId="00E72BF2" w:rsidR="00D214F0" w:rsidRPr="006A1C79" w:rsidRDefault="00421C18" w:rsidP="006A1C79">
      <w:pPr>
        <w:spacing w:after="160" w:line="259" w:lineRule="auto"/>
        <w:contextualSpacing w:val="0"/>
        <w:jc w:val="both"/>
        <w:rPr>
          <w:lang w:val="es-ES"/>
        </w:rPr>
      </w:pPr>
      <w:r>
        <w:rPr>
          <w:lang w:val="es-ES"/>
        </w:rPr>
        <w:t>Dada su particular importancia, para los puntos sobre Río Paraguay se</w:t>
      </w:r>
      <w:r w:rsidR="006A1C79">
        <w:rPr>
          <w:lang w:val="es-ES"/>
        </w:rPr>
        <w:t xml:space="preserve"> </w:t>
      </w:r>
      <w:proofErr w:type="gramStart"/>
      <w:r w:rsidR="006A1C79">
        <w:rPr>
          <w:lang w:val="es-ES"/>
        </w:rPr>
        <w:t>realizara</w:t>
      </w:r>
      <w:r>
        <w:rPr>
          <w:lang w:val="es-ES"/>
        </w:rPr>
        <w:t>n</w:t>
      </w:r>
      <w:proofErr w:type="gramEnd"/>
      <w:r>
        <w:rPr>
          <w:lang w:val="es-ES"/>
        </w:rPr>
        <w:t xml:space="preserve"> </w:t>
      </w:r>
      <w:r w:rsidR="00F203C3">
        <w:rPr>
          <w:lang w:val="es-ES"/>
        </w:rPr>
        <w:t>71</w:t>
      </w:r>
      <w:r w:rsidR="006A1C79">
        <w:rPr>
          <w:lang w:val="es-ES"/>
        </w:rPr>
        <w:t xml:space="preserve"> determin</w:t>
      </w:r>
      <w:r w:rsidR="00CD30E1">
        <w:rPr>
          <w:lang w:val="es-ES"/>
        </w:rPr>
        <w:t>aciones analíticas</w:t>
      </w:r>
      <w:r w:rsidR="006A1C79">
        <w:rPr>
          <w:lang w:val="es-ES"/>
        </w:rPr>
        <w:t xml:space="preserve">. En </w:t>
      </w:r>
      <w:r w:rsidR="00420F18">
        <w:rPr>
          <w:lang w:val="es-ES"/>
        </w:rPr>
        <w:t>la tabla 6</w:t>
      </w:r>
      <w:r w:rsidR="006A1C79">
        <w:rPr>
          <w:lang w:val="es-ES"/>
        </w:rPr>
        <w:t xml:space="preserve"> se presentan a detalles los parámetros determinados para los puntos FW01 Y FW02 del Río Paraguay.</w:t>
      </w:r>
    </w:p>
    <w:tbl>
      <w:tblPr>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80"/>
        <w:gridCol w:w="2180"/>
        <w:gridCol w:w="2180"/>
        <w:gridCol w:w="2180"/>
      </w:tblGrid>
      <w:tr w:rsidR="00933932" w:rsidRPr="004816D6" w14:paraId="0E3EFEC4" w14:textId="77777777" w:rsidTr="00933932">
        <w:tc>
          <w:tcPr>
            <w:tcW w:w="5000" w:type="pct"/>
            <w:gridSpan w:val="4"/>
            <w:vAlign w:val="center"/>
          </w:tcPr>
          <w:p w14:paraId="17F78892" w14:textId="26570E53" w:rsidR="00933932" w:rsidRPr="004816D6" w:rsidRDefault="00F203C3" w:rsidP="00F203C3">
            <w:pPr>
              <w:pStyle w:val="Descripcin"/>
              <w:keepNext/>
              <w:spacing w:after="0"/>
              <w:jc w:val="center"/>
            </w:pPr>
            <w:bookmarkStart w:id="28" w:name="_Toc90910475"/>
            <w:bookmarkStart w:id="29" w:name="_Toc108567683"/>
            <w:r>
              <w:t xml:space="preserve">TABLA </w:t>
            </w:r>
            <w:fldSimple w:instr=" SEQ TABLA \* ARABIC ">
              <w:r>
                <w:rPr>
                  <w:noProof/>
                </w:rPr>
                <w:t>6</w:t>
              </w:r>
            </w:fldSimple>
            <w:r>
              <w:t xml:space="preserve">. </w:t>
            </w:r>
            <w:r w:rsidR="00933932" w:rsidRPr="004816D6">
              <w:t>PARÁMETROS PARA EL RÍO PARAGUAY</w:t>
            </w:r>
            <w:bookmarkEnd w:id="28"/>
            <w:bookmarkEnd w:id="29"/>
          </w:p>
        </w:tc>
      </w:tr>
      <w:tr w:rsidR="00933932" w:rsidRPr="004816D6" w14:paraId="6C72AD3B" w14:textId="77777777" w:rsidTr="00933932">
        <w:tc>
          <w:tcPr>
            <w:tcW w:w="5000" w:type="pct"/>
            <w:gridSpan w:val="4"/>
            <w:shd w:val="clear" w:color="auto" w:fill="2B5D62"/>
            <w:vAlign w:val="center"/>
          </w:tcPr>
          <w:p w14:paraId="21C061BF" w14:textId="77777777" w:rsidR="00933932" w:rsidRPr="004816D6" w:rsidRDefault="00933932" w:rsidP="00933932">
            <w:pPr>
              <w:jc w:val="center"/>
              <w:rPr>
                <w:b/>
              </w:rPr>
            </w:pPr>
            <w:r w:rsidRPr="004816D6">
              <w:rPr>
                <w:b/>
                <w:color w:val="FFFFFF" w:themeColor="background1"/>
              </w:rPr>
              <w:t>PARÁMETROS MEDIDOS EN CAMPO</w:t>
            </w:r>
          </w:p>
        </w:tc>
      </w:tr>
      <w:tr w:rsidR="00933932" w:rsidRPr="004816D6" w14:paraId="70D08266" w14:textId="77777777" w:rsidTr="00933932">
        <w:tc>
          <w:tcPr>
            <w:tcW w:w="2500" w:type="pct"/>
            <w:gridSpan w:val="2"/>
          </w:tcPr>
          <w:p w14:paraId="066CB044" w14:textId="77777777" w:rsidR="00933932" w:rsidRPr="004816D6" w:rsidRDefault="00933932" w:rsidP="00933932">
            <w:r w:rsidRPr="004816D6">
              <w:t>1- Temperatura del agua</w:t>
            </w:r>
          </w:p>
        </w:tc>
        <w:tc>
          <w:tcPr>
            <w:tcW w:w="2500" w:type="pct"/>
            <w:gridSpan w:val="2"/>
          </w:tcPr>
          <w:p w14:paraId="12B2CF89" w14:textId="77777777" w:rsidR="00933932" w:rsidRPr="004816D6" w:rsidRDefault="00933932" w:rsidP="00933932">
            <w:r w:rsidRPr="004816D6">
              <w:t>4- Oxígeno disuelto</w:t>
            </w:r>
          </w:p>
        </w:tc>
      </w:tr>
      <w:tr w:rsidR="00933932" w:rsidRPr="004816D6" w14:paraId="2980C13F" w14:textId="77777777" w:rsidTr="00933932">
        <w:tc>
          <w:tcPr>
            <w:tcW w:w="2500" w:type="pct"/>
            <w:gridSpan w:val="2"/>
          </w:tcPr>
          <w:p w14:paraId="0A2775C6" w14:textId="77777777" w:rsidR="00933932" w:rsidRPr="004816D6" w:rsidRDefault="00933932" w:rsidP="00933932">
            <w:r w:rsidRPr="004816D6">
              <w:t>2- Potencial de hidrogeno</w:t>
            </w:r>
          </w:p>
        </w:tc>
        <w:tc>
          <w:tcPr>
            <w:tcW w:w="2500" w:type="pct"/>
            <w:gridSpan w:val="2"/>
          </w:tcPr>
          <w:p w14:paraId="26DDE401" w14:textId="77777777" w:rsidR="00933932" w:rsidRPr="004816D6" w:rsidRDefault="00933932" w:rsidP="00933932">
            <w:r w:rsidRPr="004816D6">
              <w:t>5- Turbidez</w:t>
            </w:r>
          </w:p>
        </w:tc>
      </w:tr>
      <w:tr w:rsidR="00933932" w:rsidRPr="004816D6" w14:paraId="5FEABD50" w14:textId="77777777" w:rsidTr="00933932">
        <w:tc>
          <w:tcPr>
            <w:tcW w:w="2500" w:type="pct"/>
            <w:gridSpan w:val="2"/>
          </w:tcPr>
          <w:p w14:paraId="4B826148" w14:textId="77777777" w:rsidR="00933932" w:rsidRPr="004816D6" w:rsidRDefault="00933932" w:rsidP="00933932">
            <w:r w:rsidRPr="004816D6">
              <w:t>3- Conductividad eléctrica</w:t>
            </w:r>
          </w:p>
        </w:tc>
        <w:tc>
          <w:tcPr>
            <w:tcW w:w="2500" w:type="pct"/>
            <w:gridSpan w:val="2"/>
          </w:tcPr>
          <w:p w14:paraId="63DAE75D" w14:textId="77777777" w:rsidR="00933932" w:rsidRPr="004816D6" w:rsidRDefault="00933932" w:rsidP="00933932"/>
        </w:tc>
      </w:tr>
      <w:tr w:rsidR="00933932" w:rsidRPr="004816D6" w14:paraId="47BE79D1" w14:textId="77777777" w:rsidTr="00933932">
        <w:tc>
          <w:tcPr>
            <w:tcW w:w="5000" w:type="pct"/>
            <w:gridSpan w:val="4"/>
            <w:shd w:val="clear" w:color="auto" w:fill="2B5D62"/>
            <w:vAlign w:val="center"/>
          </w:tcPr>
          <w:p w14:paraId="4B6DA0CB" w14:textId="77777777" w:rsidR="00933932" w:rsidRPr="004816D6" w:rsidRDefault="00933932" w:rsidP="00933932">
            <w:pPr>
              <w:jc w:val="center"/>
              <w:rPr>
                <w:b/>
              </w:rPr>
            </w:pPr>
            <w:r w:rsidRPr="004816D6">
              <w:rPr>
                <w:b/>
                <w:color w:val="FFFFFF" w:themeColor="background1"/>
              </w:rPr>
              <w:t>DETERMINACIONES ANALÍTICAS FISICOQUÍMICAS</w:t>
            </w:r>
          </w:p>
        </w:tc>
      </w:tr>
      <w:tr w:rsidR="00933932" w:rsidRPr="004816D6" w14:paraId="074F2381" w14:textId="77777777" w:rsidTr="00933932">
        <w:tc>
          <w:tcPr>
            <w:tcW w:w="1250" w:type="pct"/>
            <w:vAlign w:val="center"/>
          </w:tcPr>
          <w:p w14:paraId="71541A3E" w14:textId="77777777" w:rsidR="00933932" w:rsidRPr="004816D6" w:rsidRDefault="00933932" w:rsidP="00933932">
            <w:r w:rsidRPr="004816D6">
              <w:t>6- Materiales flotantes</w:t>
            </w:r>
          </w:p>
        </w:tc>
        <w:tc>
          <w:tcPr>
            <w:tcW w:w="1250" w:type="pct"/>
            <w:shd w:val="clear" w:color="auto" w:fill="auto"/>
            <w:vAlign w:val="center"/>
          </w:tcPr>
          <w:p w14:paraId="427FBC20" w14:textId="77777777" w:rsidR="00933932" w:rsidRPr="004816D6" w:rsidRDefault="00933932" w:rsidP="00933932">
            <w:r w:rsidRPr="004816D6">
              <w:t>14- Amoniaco</w:t>
            </w:r>
          </w:p>
        </w:tc>
        <w:tc>
          <w:tcPr>
            <w:tcW w:w="1250" w:type="pct"/>
            <w:shd w:val="clear" w:color="auto" w:fill="auto"/>
            <w:vAlign w:val="center"/>
          </w:tcPr>
          <w:p w14:paraId="3960FE5A" w14:textId="77777777" w:rsidR="00933932" w:rsidRPr="004816D6" w:rsidRDefault="00933932" w:rsidP="00933932">
            <w:r w:rsidRPr="004816D6">
              <w:t>22- Cromo hexavalente</w:t>
            </w:r>
          </w:p>
        </w:tc>
        <w:tc>
          <w:tcPr>
            <w:tcW w:w="1250" w:type="pct"/>
            <w:shd w:val="clear" w:color="auto" w:fill="auto"/>
            <w:vAlign w:val="center"/>
          </w:tcPr>
          <w:p w14:paraId="590A9DA8" w14:textId="77777777" w:rsidR="00933932" w:rsidRPr="004816D6" w:rsidRDefault="00933932" w:rsidP="00933932">
            <w:r w:rsidRPr="004816D6">
              <w:t>30- Zinc</w:t>
            </w:r>
          </w:p>
        </w:tc>
      </w:tr>
      <w:tr w:rsidR="00933932" w:rsidRPr="004816D6" w14:paraId="35E224E8" w14:textId="77777777" w:rsidTr="00933932">
        <w:tc>
          <w:tcPr>
            <w:tcW w:w="1250" w:type="pct"/>
            <w:vAlign w:val="center"/>
          </w:tcPr>
          <w:p w14:paraId="0211CDCE" w14:textId="77777777" w:rsidR="00933932" w:rsidRPr="004816D6" w:rsidRDefault="00933932" w:rsidP="00933932">
            <w:pPr>
              <w:jc w:val="both"/>
            </w:pPr>
            <w:r w:rsidRPr="004816D6">
              <w:t>7-Solidos disueltos totales</w:t>
            </w:r>
          </w:p>
        </w:tc>
        <w:tc>
          <w:tcPr>
            <w:tcW w:w="1250" w:type="pct"/>
            <w:shd w:val="clear" w:color="auto" w:fill="auto"/>
            <w:vAlign w:val="center"/>
          </w:tcPr>
          <w:p w14:paraId="00110552" w14:textId="77777777" w:rsidR="00933932" w:rsidRPr="004816D6" w:rsidRDefault="00933932" w:rsidP="00933932">
            <w:r w:rsidRPr="004816D6">
              <w:t>15- Nitritos</w:t>
            </w:r>
          </w:p>
        </w:tc>
        <w:tc>
          <w:tcPr>
            <w:tcW w:w="1250" w:type="pct"/>
            <w:shd w:val="clear" w:color="auto" w:fill="auto"/>
            <w:vAlign w:val="center"/>
          </w:tcPr>
          <w:p w14:paraId="2805D816" w14:textId="77777777" w:rsidR="00933932" w:rsidRPr="004816D6" w:rsidRDefault="00933932" w:rsidP="00933932">
            <w:r w:rsidRPr="004816D6">
              <w:t>23- Cromo trivalente</w:t>
            </w:r>
          </w:p>
        </w:tc>
        <w:tc>
          <w:tcPr>
            <w:tcW w:w="1250" w:type="pct"/>
            <w:shd w:val="clear" w:color="auto" w:fill="auto"/>
            <w:vAlign w:val="center"/>
          </w:tcPr>
          <w:p w14:paraId="033F7E6F" w14:textId="77777777" w:rsidR="00933932" w:rsidRPr="004816D6" w:rsidRDefault="00933932" w:rsidP="00933932">
            <w:r w:rsidRPr="004816D6">
              <w:t>31- Hierro soluble</w:t>
            </w:r>
          </w:p>
        </w:tc>
      </w:tr>
      <w:tr w:rsidR="00933932" w:rsidRPr="004816D6" w14:paraId="4DD70512" w14:textId="77777777" w:rsidTr="00933932">
        <w:tc>
          <w:tcPr>
            <w:tcW w:w="1250" w:type="pct"/>
            <w:vAlign w:val="center"/>
          </w:tcPr>
          <w:p w14:paraId="3FAE996F" w14:textId="77777777" w:rsidR="00933932" w:rsidRPr="004816D6" w:rsidRDefault="00933932" w:rsidP="00933932">
            <w:r w:rsidRPr="004816D6">
              <w:t>8- Aceites y grasas</w:t>
            </w:r>
          </w:p>
        </w:tc>
        <w:tc>
          <w:tcPr>
            <w:tcW w:w="1250" w:type="pct"/>
            <w:shd w:val="clear" w:color="auto" w:fill="auto"/>
            <w:vAlign w:val="center"/>
          </w:tcPr>
          <w:p w14:paraId="28411284" w14:textId="77777777" w:rsidR="00933932" w:rsidRPr="004816D6" w:rsidRDefault="00933932" w:rsidP="00933932">
            <w:r w:rsidRPr="004816D6">
              <w:t>16- Dureza</w:t>
            </w:r>
          </w:p>
        </w:tc>
        <w:tc>
          <w:tcPr>
            <w:tcW w:w="1250" w:type="pct"/>
            <w:shd w:val="clear" w:color="auto" w:fill="auto"/>
            <w:vAlign w:val="center"/>
          </w:tcPr>
          <w:p w14:paraId="6370079A" w14:textId="77777777" w:rsidR="00933932" w:rsidRPr="004816D6" w:rsidRDefault="00933932" w:rsidP="00933932">
            <w:r w:rsidRPr="004816D6">
              <w:t>24- Cobre</w:t>
            </w:r>
          </w:p>
        </w:tc>
        <w:tc>
          <w:tcPr>
            <w:tcW w:w="1250" w:type="pct"/>
            <w:shd w:val="clear" w:color="auto" w:fill="auto"/>
            <w:vAlign w:val="center"/>
          </w:tcPr>
          <w:p w14:paraId="5BE07AE2" w14:textId="77777777" w:rsidR="00933932" w:rsidRPr="004816D6" w:rsidRDefault="00933932" w:rsidP="00933932">
            <w:r w:rsidRPr="004816D6">
              <w:t>32- Mercurio</w:t>
            </w:r>
          </w:p>
        </w:tc>
      </w:tr>
      <w:tr w:rsidR="00933932" w:rsidRPr="004816D6" w14:paraId="69942833" w14:textId="77777777" w:rsidTr="00933932">
        <w:tc>
          <w:tcPr>
            <w:tcW w:w="1250" w:type="pct"/>
            <w:vAlign w:val="center"/>
          </w:tcPr>
          <w:p w14:paraId="4CEA5CA1" w14:textId="77777777" w:rsidR="00933932" w:rsidRPr="004816D6" w:rsidRDefault="00933932" w:rsidP="00933932">
            <w:r w:rsidRPr="004816D6">
              <w:t>9- DQO</w:t>
            </w:r>
          </w:p>
        </w:tc>
        <w:tc>
          <w:tcPr>
            <w:tcW w:w="1250" w:type="pct"/>
            <w:shd w:val="clear" w:color="auto" w:fill="auto"/>
            <w:vAlign w:val="center"/>
          </w:tcPr>
          <w:p w14:paraId="55F06534" w14:textId="77777777" w:rsidR="00933932" w:rsidRPr="004816D6" w:rsidRDefault="00933932" w:rsidP="00933932">
            <w:r w:rsidRPr="004816D6">
              <w:t>17- Sulfatos</w:t>
            </w:r>
          </w:p>
        </w:tc>
        <w:tc>
          <w:tcPr>
            <w:tcW w:w="1250" w:type="pct"/>
            <w:shd w:val="clear" w:color="auto" w:fill="auto"/>
            <w:vAlign w:val="center"/>
          </w:tcPr>
          <w:p w14:paraId="02675822" w14:textId="77777777" w:rsidR="00933932" w:rsidRPr="004816D6" w:rsidRDefault="00933932" w:rsidP="00933932">
            <w:r w:rsidRPr="004816D6">
              <w:t>25- Estaño</w:t>
            </w:r>
          </w:p>
        </w:tc>
        <w:tc>
          <w:tcPr>
            <w:tcW w:w="1250" w:type="pct"/>
            <w:shd w:val="clear" w:color="auto" w:fill="auto"/>
            <w:vAlign w:val="center"/>
          </w:tcPr>
          <w:p w14:paraId="51ACB477" w14:textId="77777777" w:rsidR="00933932" w:rsidRPr="004816D6" w:rsidRDefault="00933932" w:rsidP="00933932">
            <w:r w:rsidRPr="004816D6">
              <w:t>33- Bario</w:t>
            </w:r>
          </w:p>
        </w:tc>
      </w:tr>
      <w:tr w:rsidR="00933932" w:rsidRPr="004816D6" w14:paraId="1536CE92" w14:textId="77777777" w:rsidTr="00933932">
        <w:tc>
          <w:tcPr>
            <w:tcW w:w="1250" w:type="pct"/>
            <w:vAlign w:val="center"/>
          </w:tcPr>
          <w:p w14:paraId="73D71DBE" w14:textId="77777777" w:rsidR="00933932" w:rsidRPr="004816D6" w:rsidRDefault="00933932" w:rsidP="00933932">
            <w:pPr>
              <w:rPr>
                <w:vertAlign w:val="subscript"/>
              </w:rPr>
            </w:pPr>
            <w:r w:rsidRPr="004816D6">
              <w:t>10- DBO</w:t>
            </w:r>
            <w:r w:rsidRPr="004816D6">
              <w:rPr>
                <w:vertAlign w:val="subscript"/>
              </w:rPr>
              <w:t>5</w:t>
            </w:r>
          </w:p>
        </w:tc>
        <w:tc>
          <w:tcPr>
            <w:tcW w:w="1250" w:type="pct"/>
            <w:shd w:val="clear" w:color="auto" w:fill="auto"/>
            <w:vAlign w:val="center"/>
          </w:tcPr>
          <w:p w14:paraId="1E9CED79" w14:textId="77777777" w:rsidR="00933932" w:rsidRPr="004816D6" w:rsidRDefault="00933932" w:rsidP="00933932">
            <w:r w:rsidRPr="004816D6">
              <w:t>18- Arsénico</w:t>
            </w:r>
          </w:p>
        </w:tc>
        <w:tc>
          <w:tcPr>
            <w:tcW w:w="1250" w:type="pct"/>
            <w:shd w:val="clear" w:color="auto" w:fill="auto"/>
            <w:vAlign w:val="center"/>
          </w:tcPr>
          <w:p w14:paraId="054F0092" w14:textId="77777777" w:rsidR="00933932" w:rsidRPr="004816D6" w:rsidRDefault="00933932" w:rsidP="00933932">
            <w:r w:rsidRPr="004816D6">
              <w:t>26- Níquel</w:t>
            </w:r>
          </w:p>
        </w:tc>
        <w:tc>
          <w:tcPr>
            <w:tcW w:w="1250" w:type="pct"/>
            <w:shd w:val="clear" w:color="auto" w:fill="auto"/>
            <w:vAlign w:val="center"/>
          </w:tcPr>
          <w:p w14:paraId="42D58AB3" w14:textId="77777777" w:rsidR="00933932" w:rsidRPr="004816D6" w:rsidRDefault="00933932" w:rsidP="00933932">
            <w:r w:rsidRPr="004816D6">
              <w:t>34- Cianuros</w:t>
            </w:r>
          </w:p>
        </w:tc>
      </w:tr>
      <w:tr w:rsidR="00933932" w:rsidRPr="004816D6" w14:paraId="0695DECC" w14:textId="77777777" w:rsidTr="00933932">
        <w:trPr>
          <w:trHeight w:val="47"/>
        </w:trPr>
        <w:tc>
          <w:tcPr>
            <w:tcW w:w="1250" w:type="pct"/>
            <w:vAlign w:val="center"/>
          </w:tcPr>
          <w:p w14:paraId="729F6CD6" w14:textId="77777777" w:rsidR="00933932" w:rsidRPr="004816D6" w:rsidRDefault="00933932" w:rsidP="00933932">
            <w:r w:rsidRPr="004816D6">
              <w:t>11- Fosforo total</w:t>
            </w:r>
          </w:p>
        </w:tc>
        <w:tc>
          <w:tcPr>
            <w:tcW w:w="1250" w:type="pct"/>
            <w:shd w:val="clear" w:color="auto" w:fill="auto"/>
            <w:vAlign w:val="center"/>
          </w:tcPr>
          <w:p w14:paraId="691F379D" w14:textId="77777777" w:rsidR="00933932" w:rsidRPr="004816D6" w:rsidRDefault="00933932" w:rsidP="00933932">
            <w:r w:rsidRPr="004816D6">
              <w:t>19- Sodio</w:t>
            </w:r>
          </w:p>
        </w:tc>
        <w:tc>
          <w:tcPr>
            <w:tcW w:w="1250" w:type="pct"/>
            <w:shd w:val="clear" w:color="auto" w:fill="auto"/>
            <w:vAlign w:val="center"/>
          </w:tcPr>
          <w:p w14:paraId="6DA57533" w14:textId="77777777" w:rsidR="00933932" w:rsidRPr="004816D6" w:rsidRDefault="00933932" w:rsidP="00933932">
            <w:r w:rsidRPr="004816D6">
              <w:t>27- Manganeso</w:t>
            </w:r>
          </w:p>
        </w:tc>
        <w:tc>
          <w:tcPr>
            <w:tcW w:w="1250" w:type="pct"/>
            <w:shd w:val="clear" w:color="auto" w:fill="auto"/>
            <w:vAlign w:val="center"/>
          </w:tcPr>
          <w:p w14:paraId="7F8E0655" w14:textId="77777777" w:rsidR="00933932" w:rsidRPr="004816D6" w:rsidRDefault="00933932" w:rsidP="00933932">
            <w:pPr>
              <w:rPr>
                <w:sz w:val="18"/>
                <w:szCs w:val="18"/>
                <w:lang w:val="en-US"/>
              </w:rPr>
            </w:pPr>
            <w:r w:rsidRPr="004816D6">
              <w:rPr>
                <w:sz w:val="18"/>
                <w:szCs w:val="18"/>
              </w:rPr>
              <w:t xml:space="preserve">35- </w:t>
            </w:r>
            <w:proofErr w:type="gramStart"/>
            <w:r w:rsidRPr="004816D6">
              <w:rPr>
                <w:sz w:val="18"/>
                <w:szCs w:val="18"/>
              </w:rPr>
              <w:t xml:space="preserve">Ortofosfato  </w:t>
            </w:r>
            <w:r w:rsidRPr="004816D6">
              <w:rPr>
                <w:sz w:val="18"/>
                <w:szCs w:val="18"/>
                <w:lang w:val="en-US"/>
              </w:rPr>
              <w:t>(</w:t>
            </w:r>
            <w:proofErr w:type="spellStart"/>
            <w:proofErr w:type="gramEnd"/>
            <w:r w:rsidRPr="004816D6">
              <w:rPr>
                <w:sz w:val="18"/>
                <w:szCs w:val="18"/>
                <w:lang w:val="en-US"/>
              </w:rPr>
              <w:t>fosfato</w:t>
            </w:r>
            <w:proofErr w:type="spellEnd"/>
            <w:r w:rsidRPr="004816D6">
              <w:rPr>
                <w:sz w:val="18"/>
                <w:szCs w:val="18"/>
                <w:lang w:val="en-US"/>
              </w:rPr>
              <w:t>)*</w:t>
            </w:r>
          </w:p>
        </w:tc>
      </w:tr>
      <w:tr w:rsidR="00933932" w:rsidRPr="004816D6" w14:paraId="512DFE28" w14:textId="77777777" w:rsidTr="00933932">
        <w:tc>
          <w:tcPr>
            <w:tcW w:w="1250" w:type="pct"/>
            <w:vAlign w:val="center"/>
          </w:tcPr>
          <w:p w14:paraId="3E90EB96" w14:textId="77777777" w:rsidR="00933932" w:rsidRPr="004816D6" w:rsidRDefault="00933932" w:rsidP="00933932">
            <w:r w:rsidRPr="004816D6">
              <w:t>12- Nitrógeno total</w:t>
            </w:r>
          </w:p>
        </w:tc>
        <w:tc>
          <w:tcPr>
            <w:tcW w:w="1250" w:type="pct"/>
            <w:shd w:val="clear" w:color="auto" w:fill="auto"/>
            <w:vAlign w:val="center"/>
          </w:tcPr>
          <w:p w14:paraId="58AAAB2A" w14:textId="77777777" w:rsidR="00933932" w:rsidRPr="004816D6" w:rsidRDefault="00933932" w:rsidP="00933932">
            <w:r w:rsidRPr="004816D6">
              <w:t>20- Aluminio</w:t>
            </w:r>
          </w:p>
        </w:tc>
        <w:tc>
          <w:tcPr>
            <w:tcW w:w="1250" w:type="pct"/>
            <w:shd w:val="clear" w:color="auto" w:fill="auto"/>
            <w:vAlign w:val="center"/>
          </w:tcPr>
          <w:p w14:paraId="267543A6" w14:textId="77777777" w:rsidR="00933932" w:rsidRPr="004816D6" w:rsidRDefault="00933932" w:rsidP="00933932">
            <w:r w:rsidRPr="004816D6">
              <w:t>28- Plomo</w:t>
            </w:r>
          </w:p>
        </w:tc>
        <w:tc>
          <w:tcPr>
            <w:tcW w:w="1250" w:type="pct"/>
            <w:shd w:val="clear" w:color="auto" w:fill="auto"/>
            <w:vAlign w:val="center"/>
          </w:tcPr>
          <w:p w14:paraId="7BB10587" w14:textId="77777777" w:rsidR="00933932" w:rsidRPr="004816D6" w:rsidRDefault="00933932" w:rsidP="00933932">
            <w:r w:rsidRPr="004816D6">
              <w:t>36- Clorofila A*</w:t>
            </w:r>
          </w:p>
        </w:tc>
      </w:tr>
      <w:tr w:rsidR="00933932" w:rsidRPr="004816D6" w14:paraId="0358243D" w14:textId="77777777" w:rsidTr="00933932">
        <w:tc>
          <w:tcPr>
            <w:tcW w:w="1250" w:type="pct"/>
            <w:vAlign w:val="center"/>
          </w:tcPr>
          <w:p w14:paraId="6C7C36F2" w14:textId="77777777" w:rsidR="00933932" w:rsidRPr="004816D6" w:rsidRDefault="00933932" w:rsidP="00933932">
            <w:r w:rsidRPr="004816D6">
              <w:t>13- Nitratos</w:t>
            </w:r>
          </w:p>
        </w:tc>
        <w:tc>
          <w:tcPr>
            <w:tcW w:w="1250" w:type="pct"/>
            <w:shd w:val="clear" w:color="auto" w:fill="auto"/>
            <w:vAlign w:val="center"/>
          </w:tcPr>
          <w:p w14:paraId="7454C9C3" w14:textId="77777777" w:rsidR="00933932" w:rsidRPr="004816D6" w:rsidRDefault="00933932" w:rsidP="00933932">
            <w:r w:rsidRPr="004816D6">
              <w:t>21- Cadmio</w:t>
            </w:r>
          </w:p>
        </w:tc>
        <w:tc>
          <w:tcPr>
            <w:tcW w:w="1250" w:type="pct"/>
            <w:shd w:val="clear" w:color="auto" w:fill="auto"/>
            <w:vAlign w:val="center"/>
          </w:tcPr>
          <w:p w14:paraId="73CD3499" w14:textId="77777777" w:rsidR="00933932" w:rsidRPr="004816D6" w:rsidRDefault="00933932" w:rsidP="00933932">
            <w:r w:rsidRPr="004816D6">
              <w:t>29- Selenio</w:t>
            </w:r>
          </w:p>
        </w:tc>
        <w:tc>
          <w:tcPr>
            <w:tcW w:w="1250" w:type="pct"/>
            <w:shd w:val="clear" w:color="auto" w:fill="auto"/>
            <w:vAlign w:val="center"/>
          </w:tcPr>
          <w:p w14:paraId="2267CE0A" w14:textId="77777777" w:rsidR="00933932" w:rsidRPr="004816D6" w:rsidRDefault="00933932" w:rsidP="00933932"/>
        </w:tc>
      </w:tr>
      <w:tr w:rsidR="00933932" w:rsidRPr="004816D6" w14:paraId="3C231C47" w14:textId="77777777" w:rsidTr="00933932">
        <w:tc>
          <w:tcPr>
            <w:tcW w:w="5000" w:type="pct"/>
            <w:gridSpan w:val="4"/>
            <w:shd w:val="clear" w:color="auto" w:fill="2B5D62"/>
            <w:vAlign w:val="center"/>
          </w:tcPr>
          <w:p w14:paraId="6772DA07" w14:textId="77777777" w:rsidR="00933932" w:rsidRPr="004816D6" w:rsidRDefault="00933932" w:rsidP="00933932">
            <w:pPr>
              <w:jc w:val="center"/>
              <w:rPr>
                <w:b/>
                <w:color w:val="FFFFFF" w:themeColor="background1"/>
              </w:rPr>
            </w:pPr>
            <w:r w:rsidRPr="004816D6">
              <w:rPr>
                <w:b/>
                <w:color w:val="FFFFFF" w:themeColor="background1"/>
              </w:rPr>
              <w:t>PARÁMETROS ADICIONALES PARA EL RIO PARAGUAY</w:t>
            </w:r>
          </w:p>
        </w:tc>
      </w:tr>
      <w:tr w:rsidR="00933932" w:rsidRPr="004816D6" w14:paraId="4A2F900F" w14:textId="77777777" w:rsidTr="00933932">
        <w:tc>
          <w:tcPr>
            <w:tcW w:w="2500" w:type="pct"/>
            <w:gridSpan w:val="2"/>
            <w:vAlign w:val="center"/>
          </w:tcPr>
          <w:p w14:paraId="2A00B28D" w14:textId="77777777" w:rsidR="00933932" w:rsidRPr="004816D6" w:rsidRDefault="00933932" w:rsidP="00933932">
            <w:r w:rsidRPr="004816D6">
              <w:t>37- Índice de fenoles</w:t>
            </w:r>
          </w:p>
        </w:tc>
        <w:tc>
          <w:tcPr>
            <w:tcW w:w="2500" w:type="pct"/>
            <w:gridSpan w:val="2"/>
            <w:shd w:val="clear" w:color="auto" w:fill="auto"/>
            <w:vAlign w:val="center"/>
          </w:tcPr>
          <w:p w14:paraId="77CE8E21" w14:textId="77777777" w:rsidR="00933932" w:rsidRPr="004816D6" w:rsidRDefault="00933932" w:rsidP="00933932">
            <w:r w:rsidRPr="004816D6">
              <w:t>39- Color</w:t>
            </w:r>
          </w:p>
        </w:tc>
      </w:tr>
      <w:tr w:rsidR="00933932" w:rsidRPr="004816D6" w14:paraId="523111D9" w14:textId="77777777" w:rsidTr="00933932">
        <w:tc>
          <w:tcPr>
            <w:tcW w:w="2500" w:type="pct"/>
            <w:gridSpan w:val="2"/>
            <w:vAlign w:val="center"/>
          </w:tcPr>
          <w:p w14:paraId="1DB663E5" w14:textId="77777777" w:rsidR="00933932" w:rsidRPr="004816D6" w:rsidRDefault="00933932" w:rsidP="00933932">
            <w:r w:rsidRPr="004816D6">
              <w:t>38- Cloruros</w:t>
            </w:r>
          </w:p>
        </w:tc>
        <w:tc>
          <w:tcPr>
            <w:tcW w:w="2500" w:type="pct"/>
            <w:gridSpan w:val="2"/>
            <w:shd w:val="clear" w:color="auto" w:fill="auto"/>
            <w:vAlign w:val="center"/>
          </w:tcPr>
          <w:p w14:paraId="792316DD" w14:textId="77777777" w:rsidR="00933932" w:rsidRPr="004816D6" w:rsidRDefault="00933932" w:rsidP="00933932">
            <w:r w:rsidRPr="004816D6">
              <w:t>40- PCB</w:t>
            </w:r>
          </w:p>
        </w:tc>
      </w:tr>
      <w:tr w:rsidR="00933932" w:rsidRPr="004816D6" w14:paraId="27A3576B" w14:textId="77777777" w:rsidTr="00933932">
        <w:tc>
          <w:tcPr>
            <w:tcW w:w="5000" w:type="pct"/>
            <w:gridSpan w:val="4"/>
            <w:shd w:val="clear" w:color="auto" w:fill="2B5D62"/>
            <w:vAlign w:val="center"/>
          </w:tcPr>
          <w:p w14:paraId="3F868B86" w14:textId="77777777" w:rsidR="00933932" w:rsidRPr="004816D6" w:rsidRDefault="00933932" w:rsidP="00933932">
            <w:pPr>
              <w:jc w:val="center"/>
              <w:rPr>
                <w:b/>
              </w:rPr>
            </w:pPr>
            <w:r w:rsidRPr="004816D6">
              <w:rPr>
                <w:b/>
                <w:color w:val="FFFFFF" w:themeColor="background1"/>
              </w:rPr>
              <w:t>AGROQUIMICOS</w:t>
            </w:r>
          </w:p>
        </w:tc>
      </w:tr>
      <w:tr w:rsidR="00933932" w:rsidRPr="004816D6" w14:paraId="5BA4EBBB" w14:textId="77777777" w:rsidTr="00933932">
        <w:tc>
          <w:tcPr>
            <w:tcW w:w="1250" w:type="pct"/>
            <w:vAlign w:val="center"/>
          </w:tcPr>
          <w:p w14:paraId="405D5F24" w14:textId="77777777" w:rsidR="00933932" w:rsidRPr="004816D6" w:rsidRDefault="00933932" w:rsidP="00933932">
            <w:r w:rsidRPr="004816D6">
              <w:t xml:space="preserve">41-Glifosato </w:t>
            </w:r>
          </w:p>
        </w:tc>
        <w:tc>
          <w:tcPr>
            <w:tcW w:w="1250" w:type="pct"/>
            <w:vAlign w:val="center"/>
          </w:tcPr>
          <w:p w14:paraId="5917B58E" w14:textId="77777777" w:rsidR="00933932" w:rsidRPr="004816D6" w:rsidRDefault="00933932" w:rsidP="00933932">
            <w:r w:rsidRPr="004816D6">
              <w:t>49-DDE</w:t>
            </w:r>
          </w:p>
        </w:tc>
        <w:tc>
          <w:tcPr>
            <w:tcW w:w="1250" w:type="pct"/>
            <w:vAlign w:val="center"/>
          </w:tcPr>
          <w:p w14:paraId="7D9CDB61" w14:textId="77777777" w:rsidR="00933932" w:rsidRPr="004816D6" w:rsidRDefault="00933932" w:rsidP="00933932">
            <w:r w:rsidRPr="004816D6">
              <w:t xml:space="preserve">57- 2,4 D </w:t>
            </w:r>
          </w:p>
        </w:tc>
        <w:tc>
          <w:tcPr>
            <w:tcW w:w="1250" w:type="pct"/>
            <w:shd w:val="clear" w:color="auto" w:fill="auto"/>
            <w:vAlign w:val="center"/>
          </w:tcPr>
          <w:p w14:paraId="05990D6E" w14:textId="77777777" w:rsidR="00933932" w:rsidRPr="004816D6" w:rsidRDefault="00933932" w:rsidP="00933932">
            <w:r w:rsidRPr="004816D6">
              <w:t>65-Imidacloprid</w:t>
            </w:r>
          </w:p>
        </w:tc>
      </w:tr>
      <w:tr w:rsidR="00933932" w:rsidRPr="004816D6" w14:paraId="2D6CE494" w14:textId="77777777" w:rsidTr="00933932">
        <w:tc>
          <w:tcPr>
            <w:tcW w:w="1250" w:type="pct"/>
            <w:vAlign w:val="center"/>
          </w:tcPr>
          <w:p w14:paraId="60F45CAB" w14:textId="77777777" w:rsidR="00933932" w:rsidRPr="004816D6" w:rsidRDefault="00933932" w:rsidP="00933932">
            <w:r w:rsidRPr="004816D6">
              <w:t xml:space="preserve">42-AMPA </w:t>
            </w:r>
          </w:p>
        </w:tc>
        <w:tc>
          <w:tcPr>
            <w:tcW w:w="1250" w:type="pct"/>
            <w:vAlign w:val="center"/>
          </w:tcPr>
          <w:p w14:paraId="1993F001" w14:textId="77777777" w:rsidR="00933932" w:rsidRPr="004816D6" w:rsidRDefault="00933932" w:rsidP="00933932">
            <w:r w:rsidRPr="004816D6">
              <w:t>50-DDD</w:t>
            </w:r>
          </w:p>
        </w:tc>
        <w:tc>
          <w:tcPr>
            <w:tcW w:w="1250" w:type="pct"/>
            <w:vAlign w:val="center"/>
          </w:tcPr>
          <w:p w14:paraId="5B6B0EB5" w14:textId="77777777" w:rsidR="00933932" w:rsidRPr="004816D6" w:rsidRDefault="00933932" w:rsidP="00933932">
            <w:r w:rsidRPr="004816D6">
              <w:t xml:space="preserve">58- </w:t>
            </w:r>
            <w:proofErr w:type="spellStart"/>
            <w:r w:rsidRPr="004816D6">
              <w:t>Lambdacialotrina</w:t>
            </w:r>
            <w:proofErr w:type="spellEnd"/>
            <w:r w:rsidRPr="004816D6">
              <w:t xml:space="preserve"> </w:t>
            </w:r>
          </w:p>
        </w:tc>
        <w:tc>
          <w:tcPr>
            <w:tcW w:w="1250" w:type="pct"/>
            <w:vAlign w:val="bottom"/>
          </w:tcPr>
          <w:p w14:paraId="3520265F" w14:textId="77777777" w:rsidR="00933932" w:rsidRPr="004816D6" w:rsidRDefault="00933932" w:rsidP="00933932">
            <w:r w:rsidRPr="004816D6">
              <w:t xml:space="preserve">66- </w:t>
            </w:r>
            <w:proofErr w:type="spellStart"/>
            <w:r w:rsidRPr="004816D6">
              <w:t>Metilparaoxon</w:t>
            </w:r>
            <w:proofErr w:type="spellEnd"/>
          </w:p>
        </w:tc>
      </w:tr>
      <w:tr w:rsidR="00933932" w:rsidRPr="004816D6" w14:paraId="4B3C3D0B" w14:textId="77777777" w:rsidTr="00933932">
        <w:tc>
          <w:tcPr>
            <w:tcW w:w="1250" w:type="pct"/>
            <w:vAlign w:val="center"/>
          </w:tcPr>
          <w:p w14:paraId="4589C1FB" w14:textId="77777777" w:rsidR="00933932" w:rsidRPr="004816D6" w:rsidRDefault="00933932" w:rsidP="00933932">
            <w:r w:rsidRPr="004816D6">
              <w:t>43-Aldrin</w:t>
            </w:r>
          </w:p>
        </w:tc>
        <w:tc>
          <w:tcPr>
            <w:tcW w:w="1250" w:type="pct"/>
            <w:vAlign w:val="center"/>
          </w:tcPr>
          <w:p w14:paraId="50E38736" w14:textId="77777777" w:rsidR="00933932" w:rsidRPr="004816D6" w:rsidRDefault="00933932" w:rsidP="00933932">
            <w:r w:rsidRPr="004816D6">
              <w:t>51-Atrazina</w:t>
            </w:r>
          </w:p>
        </w:tc>
        <w:tc>
          <w:tcPr>
            <w:tcW w:w="1250" w:type="pct"/>
            <w:vAlign w:val="center"/>
          </w:tcPr>
          <w:p w14:paraId="43C6F1F7" w14:textId="77777777" w:rsidR="00933932" w:rsidRPr="004816D6" w:rsidRDefault="00933932" w:rsidP="00933932">
            <w:r w:rsidRPr="004816D6">
              <w:t xml:space="preserve">59- </w:t>
            </w:r>
            <w:proofErr w:type="spellStart"/>
            <w:r w:rsidRPr="004816D6">
              <w:t>Bifentrin</w:t>
            </w:r>
            <w:proofErr w:type="spellEnd"/>
          </w:p>
        </w:tc>
        <w:tc>
          <w:tcPr>
            <w:tcW w:w="1250" w:type="pct"/>
            <w:vAlign w:val="center"/>
          </w:tcPr>
          <w:p w14:paraId="423D7848" w14:textId="77777777" w:rsidR="00933932" w:rsidRPr="004816D6" w:rsidRDefault="00933932" w:rsidP="00933932">
            <w:r w:rsidRPr="004816D6">
              <w:t xml:space="preserve">67- </w:t>
            </w:r>
            <w:proofErr w:type="spellStart"/>
            <w:r w:rsidRPr="004816D6">
              <w:t>Tiametoxam</w:t>
            </w:r>
            <w:proofErr w:type="spellEnd"/>
            <w:r w:rsidRPr="004816D6">
              <w:t xml:space="preserve"> </w:t>
            </w:r>
          </w:p>
        </w:tc>
      </w:tr>
      <w:tr w:rsidR="00933932" w:rsidRPr="004816D6" w14:paraId="3C186CD8" w14:textId="77777777" w:rsidTr="00933932">
        <w:tc>
          <w:tcPr>
            <w:tcW w:w="1250" w:type="pct"/>
            <w:vAlign w:val="center"/>
          </w:tcPr>
          <w:p w14:paraId="60FEB57F" w14:textId="77777777" w:rsidR="00933932" w:rsidRPr="004816D6" w:rsidRDefault="00933932" w:rsidP="00933932">
            <w:r w:rsidRPr="004816D6">
              <w:t>44-Endrin</w:t>
            </w:r>
          </w:p>
        </w:tc>
        <w:tc>
          <w:tcPr>
            <w:tcW w:w="1250" w:type="pct"/>
            <w:vAlign w:val="center"/>
          </w:tcPr>
          <w:p w14:paraId="2685B58F" w14:textId="77777777" w:rsidR="00933932" w:rsidRPr="004816D6" w:rsidRDefault="00933932" w:rsidP="00933932">
            <w:r w:rsidRPr="004816D6">
              <w:t>52-Simazina</w:t>
            </w:r>
          </w:p>
        </w:tc>
        <w:tc>
          <w:tcPr>
            <w:tcW w:w="1250" w:type="pct"/>
            <w:vAlign w:val="center"/>
          </w:tcPr>
          <w:p w14:paraId="7293026B" w14:textId="77777777" w:rsidR="00933932" w:rsidRPr="004816D6" w:rsidRDefault="00933932" w:rsidP="00933932">
            <w:r w:rsidRPr="004816D6">
              <w:t>60- Cipermetrina</w:t>
            </w:r>
          </w:p>
        </w:tc>
        <w:tc>
          <w:tcPr>
            <w:tcW w:w="1250" w:type="pct"/>
            <w:vAlign w:val="center"/>
          </w:tcPr>
          <w:p w14:paraId="0CD0AA0D" w14:textId="77777777" w:rsidR="00933932" w:rsidRPr="004816D6" w:rsidRDefault="00933932" w:rsidP="00933932">
            <w:r w:rsidRPr="004816D6">
              <w:t xml:space="preserve">68-Sulfluramida </w:t>
            </w:r>
          </w:p>
        </w:tc>
      </w:tr>
      <w:tr w:rsidR="00933932" w:rsidRPr="004816D6" w14:paraId="3AE8146B" w14:textId="77777777" w:rsidTr="00933932">
        <w:tc>
          <w:tcPr>
            <w:tcW w:w="1250" w:type="pct"/>
            <w:vAlign w:val="center"/>
          </w:tcPr>
          <w:p w14:paraId="1014762F" w14:textId="77777777" w:rsidR="00933932" w:rsidRPr="004816D6" w:rsidRDefault="00933932" w:rsidP="00933932">
            <w:r w:rsidRPr="004816D6">
              <w:t>45-Dieldrin</w:t>
            </w:r>
          </w:p>
        </w:tc>
        <w:tc>
          <w:tcPr>
            <w:tcW w:w="1250" w:type="pct"/>
            <w:vAlign w:val="center"/>
          </w:tcPr>
          <w:p w14:paraId="7C06A922" w14:textId="77777777" w:rsidR="00933932" w:rsidRPr="004816D6" w:rsidRDefault="00933932" w:rsidP="00933932">
            <w:r w:rsidRPr="004816D6">
              <w:t>53-Carbaril</w:t>
            </w:r>
          </w:p>
        </w:tc>
        <w:tc>
          <w:tcPr>
            <w:tcW w:w="1250" w:type="pct"/>
            <w:vAlign w:val="center"/>
          </w:tcPr>
          <w:p w14:paraId="2693892B" w14:textId="77777777" w:rsidR="00933932" w:rsidRPr="004816D6" w:rsidRDefault="00933932" w:rsidP="00933932">
            <w:r w:rsidRPr="004816D6">
              <w:t xml:space="preserve">61- </w:t>
            </w:r>
            <w:proofErr w:type="spellStart"/>
            <w:r w:rsidRPr="004816D6">
              <w:t>Clorpirifos</w:t>
            </w:r>
            <w:proofErr w:type="spellEnd"/>
          </w:p>
        </w:tc>
        <w:tc>
          <w:tcPr>
            <w:tcW w:w="1250" w:type="pct"/>
            <w:vAlign w:val="center"/>
          </w:tcPr>
          <w:p w14:paraId="05020E37" w14:textId="77777777" w:rsidR="00933932" w:rsidRPr="004816D6" w:rsidRDefault="00933932" w:rsidP="00933932">
            <w:r w:rsidRPr="004816D6">
              <w:t xml:space="preserve">69- </w:t>
            </w:r>
            <w:proofErr w:type="spellStart"/>
            <w:r w:rsidRPr="004816D6">
              <w:t>Fipronil</w:t>
            </w:r>
            <w:proofErr w:type="spellEnd"/>
            <w:r w:rsidRPr="004816D6">
              <w:t>**</w:t>
            </w:r>
          </w:p>
        </w:tc>
      </w:tr>
      <w:tr w:rsidR="00933932" w:rsidRPr="004816D6" w14:paraId="7F45FF22" w14:textId="77777777" w:rsidTr="00933932">
        <w:tc>
          <w:tcPr>
            <w:tcW w:w="1250" w:type="pct"/>
            <w:vAlign w:val="center"/>
          </w:tcPr>
          <w:p w14:paraId="74642ECD" w14:textId="77777777" w:rsidR="00933932" w:rsidRPr="004816D6" w:rsidRDefault="00933932" w:rsidP="00933932">
            <w:r w:rsidRPr="004816D6">
              <w:t>46-Lindano</w:t>
            </w:r>
          </w:p>
        </w:tc>
        <w:tc>
          <w:tcPr>
            <w:tcW w:w="1250" w:type="pct"/>
            <w:vAlign w:val="center"/>
          </w:tcPr>
          <w:p w14:paraId="426457D2" w14:textId="77777777" w:rsidR="00933932" w:rsidRPr="004816D6" w:rsidRDefault="00933932" w:rsidP="00933932">
            <w:r w:rsidRPr="004816D6">
              <w:t>54-Carbofuran</w:t>
            </w:r>
          </w:p>
        </w:tc>
        <w:tc>
          <w:tcPr>
            <w:tcW w:w="1250" w:type="pct"/>
            <w:vAlign w:val="center"/>
          </w:tcPr>
          <w:p w14:paraId="1E89FBF7" w14:textId="77777777" w:rsidR="00933932" w:rsidRPr="004816D6" w:rsidRDefault="00933932" w:rsidP="00933932">
            <w:r w:rsidRPr="004816D6">
              <w:t xml:space="preserve">62- </w:t>
            </w:r>
            <w:proofErr w:type="spellStart"/>
            <w:r w:rsidRPr="004816D6">
              <w:t>Diclorvos</w:t>
            </w:r>
            <w:proofErr w:type="spellEnd"/>
          </w:p>
        </w:tc>
        <w:tc>
          <w:tcPr>
            <w:tcW w:w="1250" w:type="pct"/>
            <w:vAlign w:val="center"/>
          </w:tcPr>
          <w:p w14:paraId="2E94030E" w14:textId="77777777" w:rsidR="00933932" w:rsidRPr="004816D6" w:rsidRDefault="00933932" w:rsidP="00933932"/>
        </w:tc>
      </w:tr>
      <w:tr w:rsidR="00933932" w:rsidRPr="004816D6" w14:paraId="530D8EF6" w14:textId="77777777" w:rsidTr="00933932">
        <w:tc>
          <w:tcPr>
            <w:tcW w:w="1250" w:type="pct"/>
            <w:vAlign w:val="center"/>
          </w:tcPr>
          <w:p w14:paraId="3B59AD65" w14:textId="77777777" w:rsidR="00933932" w:rsidRPr="004816D6" w:rsidRDefault="00933932" w:rsidP="00933932">
            <w:r w:rsidRPr="004816D6">
              <w:t>47-Clordano</w:t>
            </w:r>
          </w:p>
        </w:tc>
        <w:tc>
          <w:tcPr>
            <w:tcW w:w="1250" w:type="pct"/>
            <w:vAlign w:val="center"/>
          </w:tcPr>
          <w:p w14:paraId="7A5DC0B2" w14:textId="77777777" w:rsidR="00933932" w:rsidRPr="004816D6" w:rsidRDefault="00933932" w:rsidP="00933932">
            <w:r w:rsidRPr="004816D6">
              <w:t>55-Heptacloro</w:t>
            </w:r>
          </w:p>
        </w:tc>
        <w:tc>
          <w:tcPr>
            <w:tcW w:w="1250" w:type="pct"/>
            <w:vAlign w:val="center"/>
          </w:tcPr>
          <w:p w14:paraId="79B67807" w14:textId="77777777" w:rsidR="00933932" w:rsidRPr="004816D6" w:rsidRDefault="00933932" w:rsidP="00933932">
            <w:r w:rsidRPr="004816D6">
              <w:t xml:space="preserve">63- </w:t>
            </w:r>
            <w:proofErr w:type="spellStart"/>
            <w:r w:rsidRPr="004816D6">
              <w:t>Metamidofos</w:t>
            </w:r>
            <w:proofErr w:type="spellEnd"/>
          </w:p>
        </w:tc>
        <w:tc>
          <w:tcPr>
            <w:tcW w:w="1250" w:type="pct"/>
            <w:vAlign w:val="center"/>
          </w:tcPr>
          <w:p w14:paraId="68279F0C" w14:textId="77777777" w:rsidR="00933932" w:rsidRPr="004816D6" w:rsidRDefault="00933932" w:rsidP="00933932"/>
        </w:tc>
      </w:tr>
      <w:tr w:rsidR="00933932" w:rsidRPr="004816D6" w14:paraId="17058612" w14:textId="77777777" w:rsidTr="00933932">
        <w:tc>
          <w:tcPr>
            <w:tcW w:w="1250" w:type="pct"/>
            <w:vAlign w:val="center"/>
          </w:tcPr>
          <w:p w14:paraId="4A325A05" w14:textId="77777777" w:rsidR="00933932" w:rsidRPr="004816D6" w:rsidRDefault="00933932" w:rsidP="00933932">
            <w:r w:rsidRPr="004816D6">
              <w:t>48-DDT</w:t>
            </w:r>
          </w:p>
        </w:tc>
        <w:tc>
          <w:tcPr>
            <w:tcW w:w="1250" w:type="pct"/>
            <w:vAlign w:val="center"/>
          </w:tcPr>
          <w:p w14:paraId="08B445D1" w14:textId="77777777" w:rsidR="00933932" w:rsidRPr="004816D6" w:rsidRDefault="00933932" w:rsidP="00933932">
            <w:r w:rsidRPr="004816D6">
              <w:t>56-Metomilo</w:t>
            </w:r>
          </w:p>
        </w:tc>
        <w:tc>
          <w:tcPr>
            <w:tcW w:w="1250" w:type="pct"/>
            <w:vAlign w:val="center"/>
          </w:tcPr>
          <w:p w14:paraId="06E707CB" w14:textId="77777777" w:rsidR="00933932" w:rsidRPr="004816D6" w:rsidRDefault="00933932" w:rsidP="00933932">
            <w:r w:rsidRPr="004816D6">
              <w:t xml:space="preserve">64- </w:t>
            </w:r>
            <w:proofErr w:type="spellStart"/>
            <w:r w:rsidRPr="004816D6">
              <w:t>Tebuconazole</w:t>
            </w:r>
            <w:proofErr w:type="spellEnd"/>
          </w:p>
        </w:tc>
        <w:tc>
          <w:tcPr>
            <w:tcW w:w="1250" w:type="pct"/>
            <w:vAlign w:val="center"/>
          </w:tcPr>
          <w:p w14:paraId="6822B84E" w14:textId="77777777" w:rsidR="00933932" w:rsidRPr="004816D6" w:rsidRDefault="00933932" w:rsidP="00933932"/>
        </w:tc>
      </w:tr>
      <w:tr w:rsidR="00933932" w:rsidRPr="004816D6" w14:paraId="58DCFCD5" w14:textId="77777777" w:rsidTr="00933932">
        <w:tc>
          <w:tcPr>
            <w:tcW w:w="5000" w:type="pct"/>
            <w:gridSpan w:val="4"/>
            <w:shd w:val="clear" w:color="auto" w:fill="2B5D62"/>
            <w:vAlign w:val="center"/>
          </w:tcPr>
          <w:p w14:paraId="49F50C12" w14:textId="77777777" w:rsidR="00933932" w:rsidRPr="004816D6" w:rsidRDefault="00933932" w:rsidP="00933932">
            <w:pPr>
              <w:jc w:val="center"/>
              <w:rPr>
                <w:color w:val="FFFFFF" w:themeColor="background1"/>
              </w:rPr>
            </w:pPr>
            <w:r w:rsidRPr="004816D6">
              <w:rPr>
                <w:b/>
                <w:bCs/>
                <w:color w:val="FFFFFF" w:themeColor="background1"/>
              </w:rPr>
              <w:lastRenderedPageBreak/>
              <w:t>PARÁMETROS BACTERIOLÓGICOS</w:t>
            </w:r>
          </w:p>
        </w:tc>
      </w:tr>
      <w:tr w:rsidR="00933932" w:rsidRPr="004816D6" w14:paraId="405E14DA" w14:textId="77777777" w:rsidTr="00933932">
        <w:tc>
          <w:tcPr>
            <w:tcW w:w="2500" w:type="pct"/>
            <w:gridSpan w:val="2"/>
            <w:vAlign w:val="center"/>
          </w:tcPr>
          <w:p w14:paraId="30DC5F9B" w14:textId="77777777" w:rsidR="00933932" w:rsidRPr="004816D6" w:rsidRDefault="00933932" w:rsidP="00933932">
            <w:r w:rsidRPr="004816D6">
              <w:t>70- Coliformes fecales</w:t>
            </w:r>
          </w:p>
        </w:tc>
        <w:tc>
          <w:tcPr>
            <w:tcW w:w="2500" w:type="pct"/>
            <w:gridSpan w:val="2"/>
            <w:vAlign w:val="center"/>
          </w:tcPr>
          <w:p w14:paraId="114C8A30" w14:textId="77777777" w:rsidR="00933932" w:rsidRPr="004816D6" w:rsidRDefault="00933932" w:rsidP="00933932">
            <w:r w:rsidRPr="004816D6">
              <w:t>71- Coliformes totales</w:t>
            </w:r>
          </w:p>
        </w:tc>
      </w:tr>
    </w:tbl>
    <w:p w14:paraId="0B86CE79" w14:textId="17D95AE4" w:rsidR="00347316" w:rsidRDefault="00347316" w:rsidP="00243A94">
      <w:pPr>
        <w:jc w:val="both"/>
      </w:pPr>
    </w:p>
    <w:p w14:paraId="0880A969" w14:textId="77777777" w:rsidR="00347316" w:rsidRDefault="00347316">
      <w:pPr>
        <w:spacing w:after="160" w:line="259" w:lineRule="auto"/>
        <w:contextualSpacing w:val="0"/>
      </w:pPr>
      <w:r>
        <w:br w:type="page"/>
      </w:r>
    </w:p>
    <w:p w14:paraId="4768BAF6" w14:textId="6A564D6B" w:rsidR="003E487B" w:rsidRDefault="009B2A15" w:rsidP="00083694">
      <w:pPr>
        <w:pStyle w:val="Ttulo2"/>
      </w:pPr>
      <w:bookmarkStart w:id="30" w:name="_Toc70326553"/>
      <w:bookmarkStart w:id="31" w:name="_Toc70327361"/>
      <w:bookmarkStart w:id="32" w:name="_Toc108566536"/>
      <w:r w:rsidRPr="00DB07F5">
        <w:lastRenderedPageBreak/>
        <w:t>2.4</w:t>
      </w:r>
      <w:r w:rsidR="00347316" w:rsidRPr="009B2A15">
        <w:t>. Procedimientos durante la toma de muestra</w:t>
      </w:r>
      <w:bookmarkEnd w:id="30"/>
      <w:bookmarkEnd w:id="31"/>
      <w:bookmarkEnd w:id="32"/>
    </w:p>
    <w:p w14:paraId="6A87D057" w14:textId="77777777" w:rsidR="009B2A15" w:rsidRPr="009B2A15" w:rsidRDefault="009B2A15" w:rsidP="00083694">
      <w:pPr>
        <w:pStyle w:val="Ttulo2"/>
        <w:rPr>
          <w:sz w:val="10"/>
        </w:rPr>
      </w:pPr>
    </w:p>
    <w:p w14:paraId="4C1482F3" w14:textId="4A54BCCD" w:rsidR="009B2A15" w:rsidRPr="00B71609" w:rsidRDefault="009B2A15" w:rsidP="00083694">
      <w:pPr>
        <w:pStyle w:val="Ttulo2"/>
        <w:rPr>
          <w:lang w:val="es-ES"/>
        </w:rPr>
      </w:pPr>
      <w:bookmarkStart w:id="33" w:name="_Toc70326554"/>
      <w:bookmarkStart w:id="34" w:name="_Toc70327362"/>
      <w:bookmarkStart w:id="35" w:name="_Toc108566537"/>
      <w:r w:rsidRPr="009B2A15">
        <w:t>2.4.1 Aguas superficiales</w:t>
      </w:r>
      <w:r w:rsidR="00E63630">
        <w:t xml:space="preserve"> </w:t>
      </w:r>
      <w:r w:rsidR="00E63630" w:rsidRPr="00B71609">
        <w:rPr>
          <w:lang w:val="es-ES"/>
        </w:rPr>
        <w:t>(FW)</w:t>
      </w:r>
      <w:bookmarkEnd w:id="33"/>
      <w:bookmarkEnd w:id="34"/>
      <w:bookmarkEnd w:id="35"/>
    </w:p>
    <w:p w14:paraId="68CD9B84" w14:textId="77777777" w:rsidR="009B2A15" w:rsidRPr="009B2A15" w:rsidRDefault="009B2A15" w:rsidP="009B2A15">
      <w:pPr>
        <w:jc w:val="both"/>
        <w:rPr>
          <w:b/>
          <w:sz w:val="10"/>
        </w:rPr>
      </w:pPr>
    </w:p>
    <w:p w14:paraId="06074225" w14:textId="352676F9" w:rsidR="009B2A15" w:rsidRDefault="009B2A15" w:rsidP="009B2A15">
      <w:pPr>
        <w:jc w:val="both"/>
      </w:pPr>
      <w:r w:rsidRPr="009B2A15">
        <w:t>Se realizaron las mediciones in situ (pH, temperatura, conductividad y oxígeno disuelto) y fueron colectadas las muestras para los parámetros a ser analizados en laboratorio (parámetros Fisicoquímicos, Agroquímicos, Hidrobiológicos y Bacteriológicos, según</w:t>
      </w:r>
      <w:r>
        <w:t xml:space="preserve"> </w:t>
      </w:r>
      <w:r w:rsidR="002A0C01">
        <w:t>cuadros</w:t>
      </w:r>
      <w:r>
        <w:t xml:space="preserve"> 1 y </w:t>
      </w:r>
      <w:r w:rsidRPr="009B2A15">
        <w:t>3), sumergiendo un balde o jarra de plástico a una profundidad de 30 cm bajo la superficie del agua y fueron colocadas e</w:t>
      </w:r>
      <w:r>
        <w:t xml:space="preserve">n los frascos correspondientes. </w:t>
      </w:r>
      <w:r w:rsidR="00DC4698">
        <w:t>Para l</w:t>
      </w:r>
      <w:r w:rsidRPr="009B2A15">
        <w:t xml:space="preserve">a toma de muestra </w:t>
      </w:r>
      <w:r w:rsidR="00DC4698">
        <w:t>bacteriológica,</w:t>
      </w:r>
      <w:r w:rsidRPr="009B2A15">
        <w:t xml:space="preserve"> se procedió sumergiendo el frasco estéril a una profundidad de 30 cm, destapando y tapando el frasco </w:t>
      </w:r>
      <w:r w:rsidR="00DC4698">
        <w:t>en esta</w:t>
      </w:r>
      <w:r w:rsidRPr="009B2A15">
        <w:t xml:space="preserve">do sumergido, para evitar contaminación externa. </w:t>
      </w:r>
    </w:p>
    <w:p w14:paraId="7AA54A39" w14:textId="77777777" w:rsidR="009B2A15" w:rsidRDefault="009B2A15" w:rsidP="009B2A15">
      <w:pPr>
        <w:jc w:val="both"/>
      </w:pPr>
    </w:p>
    <w:p w14:paraId="49F06FBB" w14:textId="252DDBEE" w:rsidR="009B2A15" w:rsidRDefault="009B2A15" w:rsidP="009B2A15">
      <w:pPr>
        <w:jc w:val="both"/>
      </w:pPr>
      <w:r w:rsidRPr="009B2A15">
        <w:t xml:space="preserve">Todos los frascos, debidamente identificados, se colocaron en conservadoras con hielo para evitar alterar la composición de las muestras antes de su análisis. </w:t>
      </w:r>
      <w:r w:rsidR="00DC4698">
        <w:t>E</w:t>
      </w:r>
      <w:r w:rsidRPr="009B2A15">
        <w:t xml:space="preserve">l procedimiento de muestreo de agua superficial y la preservación de las muestras hasta </w:t>
      </w:r>
      <w:r w:rsidR="002A0C01">
        <w:t>su</w:t>
      </w:r>
      <w:r w:rsidRPr="009B2A15">
        <w:t xml:space="preserve"> llegada al laboratorio</w:t>
      </w:r>
      <w:r w:rsidRPr="002A0C01">
        <w:t>,</w:t>
      </w:r>
      <w:r w:rsidRPr="009B2A15">
        <w:t xml:space="preserve"> para cada punto, se ha basado en lo establecido por el Standard </w:t>
      </w:r>
      <w:proofErr w:type="spellStart"/>
      <w:r w:rsidRPr="009B2A15">
        <w:t>Methods</w:t>
      </w:r>
      <w:proofErr w:type="spellEnd"/>
      <w:r w:rsidRPr="009B2A15">
        <w:t xml:space="preserve"> 22</w:t>
      </w:r>
      <w:r w:rsidRPr="009B2A15">
        <w:rPr>
          <w:rFonts w:ascii="Courier New" w:hAnsi="Courier New" w:cs="Courier New"/>
        </w:rPr>
        <w:t>º</w:t>
      </w:r>
      <w:r w:rsidR="00420F18">
        <w:t xml:space="preserve"> Ed. para aguas superficiales.</w:t>
      </w:r>
    </w:p>
    <w:p w14:paraId="757F4C62" w14:textId="77777777" w:rsidR="009B2A15" w:rsidRDefault="009B2A15" w:rsidP="009B2A15">
      <w:pPr>
        <w:jc w:val="both"/>
      </w:pPr>
    </w:p>
    <w:p w14:paraId="62C484E4" w14:textId="2FDBD792" w:rsidR="009B2A15" w:rsidRPr="009B2A15" w:rsidRDefault="009B2A15" w:rsidP="00083694">
      <w:pPr>
        <w:pStyle w:val="Ttulo2"/>
      </w:pPr>
      <w:bookmarkStart w:id="36" w:name="_Toc70326555"/>
      <w:bookmarkStart w:id="37" w:name="_Toc70327363"/>
      <w:bookmarkStart w:id="38" w:name="_Toc108566538"/>
      <w:r w:rsidRPr="009B2A15">
        <w:t>2.4.2 Aguas subterráneas</w:t>
      </w:r>
      <w:r w:rsidR="00E63630">
        <w:t xml:space="preserve"> (GW)</w:t>
      </w:r>
      <w:bookmarkEnd w:id="36"/>
      <w:bookmarkEnd w:id="37"/>
      <w:bookmarkEnd w:id="38"/>
    </w:p>
    <w:p w14:paraId="489D4DCA" w14:textId="77777777" w:rsidR="009B2A15" w:rsidRPr="009B2A15" w:rsidRDefault="009B2A15" w:rsidP="009B2A15">
      <w:pPr>
        <w:rPr>
          <w:sz w:val="10"/>
        </w:rPr>
      </w:pPr>
    </w:p>
    <w:p w14:paraId="5D9B002D" w14:textId="1E7F13FA" w:rsidR="009B2A15" w:rsidRDefault="009B2A15" w:rsidP="009B2A15">
      <w:pPr>
        <w:jc w:val="both"/>
      </w:pPr>
      <w:r w:rsidRPr="009B2A15">
        <w:t>Se realizaron las mediciones in situ (pH, temperatura y conductividad) y fueron colectadas las muestras para los parámetros a ser analizados en laboratorio (parámetros Fisicoquímicos</w:t>
      </w:r>
      <w:r w:rsidR="00E8371E">
        <w:t xml:space="preserve"> y Bacteriológicos, según </w:t>
      </w:r>
      <w:r w:rsidR="00420F18">
        <w:t>tabla 6</w:t>
      </w:r>
      <w:r w:rsidRPr="009B2A15">
        <w:t>).</w:t>
      </w:r>
    </w:p>
    <w:p w14:paraId="3EF9DA40" w14:textId="77777777" w:rsidR="009B2A15" w:rsidRDefault="009B2A15" w:rsidP="009B2A15">
      <w:pPr>
        <w:jc w:val="both"/>
      </w:pPr>
    </w:p>
    <w:p w14:paraId="12369681" w14:textId="071E0E0B" w:rsidR="009B2A15" w:rsidRPr="00E63630" w:rsidRDefault="009B2A15" w:rsidP="009B2A15">
      <w:pPr>
        <w:jc w:val="both"/>
        <w:rPr>
          <w:b/>
        </w:rPr>
      </w:pPr>
      <w:bookmarkStart w:id="39" w:name="_Toc70326556"/>
      <w:bookmarkStart w:id="40" w:name="_Toc70327364"/>
      <w:bookmarkStart w:id="41" w:name="_Toc108566539"/>
      <w:r w:rsidRPr="00083694">
        <w:rPr>
          <w:rStyle w:val="Ttulo2Car"/>
        </w:rPr>
        <w:t>2.4.3</w:t>
      </w:r>
      <w:r w:rsidR="00E63630" w:rsidRPr="00083694">
        <w:rPr>
          <w:rStyle w:val="Ttulo2Car"/>
        </w:rPr>
        <w:t xml:space="preserve"> Frascos y preservantes según tipo de muestr</w:t>
      </w:r>
      <w:bookmarkEnd w:id="39"/>
      <w:bookmarkEnd w:id="40"/>
      <w:bookmarkEnd w:id="41"/>
      <w:r w:rsidR="00E63630" w:rsidRPr="00E63630">
        <w:rPr>
          <w:b/>
        </w:rPr>
        <w:t>a</w:t>
      </w:r>
    </w:p>
    <w:p w14:paraId="2FA23C25" w14:textId="7DEA2AAF" w:rsidR="009B2A15" w:rsidRPr="00E63630" w:rsidRDefault="009B2A15" w:rsidP="009B2A15">
      <w:pPr>
        <w:jc w:val="both"/>
        <w:rPr>
          <w:sz w:val="10"/>
        </w:rPr>
      </w:pPr>
    </w:p>
    <w:p w14:paraId="5E42E0EA" w14:textId="71C03796" w:rsidR="00E63630" w:rsidRDefault="00857D76" w:rsidP="00E63630">
      <w:pPr>
        <w:jc w:val="both"/>
      </w:pPr>
      <w:r>
        <w:t xml:space="preserve">A </w:t>
      </w:r>
      <w:proofErr w:type="gramStart"/>
      <w:r>
        <w:t>continuación</w:t>
      </w:r>
      <w:proofErr w:type="gramEnd"/>
      <w:r>
        <w:t xml:space="preserve"> se detallan los </w:t>
      </w:r>
      <w:r w:rsidR="00E63630" w:rsidRPr="00E63630">
        <w:t>frascos utilizados para el tr</w:t>
      </w:r>
      <w:r>
        <w:t>ansporte de muestras, volúmenes y</w:t>
      </w:r>
      <w:r w:rsidR="00E63630" w:rsidRPr="00E63630">
        <w:t xml:space="preserve"> preservantes aplicados de acuerdo al </w:t>
      </w:r>
      <w:r>
        <w:t>tipo parámetro.</w:t>
      </w:r>
    </w:p>
    <w:p w14:paraId="5E22450E" w14:textId="77777777" w:rsidR="00E63630" w:rsidRPr="002A0C01" w:rsidRDefault="00E63630" w:rsidP="00E63630">
      <w:pPr>
        <w:jc w:val="both"/>
        <w:rPr>
          <w:color w:val="000000" w:themeColor="text1"/>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3"/>
        <w:gridCol w:w="1186"/>
        <w:gridCol w:w="1134"/>
        <w:gridCol w:w="1418"/>
        <w:gridCol w:w="2267"/>
        <w:gridCol w:w="621"/>
        <w:gridCol w:w="621"/>
      </w:tblGrid>
      <w:tr w:rsidR="002A0C01" w:rsidRPr="002A0C01" w14:paraId="32607BFC" w14:textId="77777777" w:rsidTr="002A0C01">
        <w:trPr>
          <w:tblHeader/>
        </w:trPr>
        <w:tc>
          <w:tcPr>
            <w:tcW w:w="5000" w:type="pct"/>
            <w:gridSpan w:val="7"/>
            <w:shd w:val="clear" w:color="auto" w:fill="auto"/>
            <w:vAlign w:val="center"/>
          </w:tcPr>
          <w:p w14:paraId="0EC4E3B6" w14:textId="472BA1EA" w:rsidR="002A0C01" w:rsidRPr="00A51514" w:rsidRDefault="00F203C3" w:rsidP="00F203C3">
            <w:pPr>
              <w:pStyle w:val="Descripcin"/>
              <w:keepNext/>
              <w:spacing w:after="0"/>
              <w:jc w:val="center"/>
            </w:pPr>
            <w:bookmarkStart w:id="42" w:name="_Toc108567684"/>
            <w:r>
              <w:t xml:space="preserve">TABLA </w:t>
            </w:r>
            <w:fldSimple w:instr=" SEQ TABLA \* ARABIC ">
              <w:r>
                <w:rPr>
                  <w:noProof/>
                </w:rPr>
                <w:t>7</w:t>
              </w:r>
            </w:fldSimple>
            <w:r>
              <w:t xml:space="preserve">. </w:t>
            </w:r>
            <w:r w:rsidR="002A0C01" w:rsidRPr="002A0C01">
              <w:t>FRASCOS Y PRESERVANTES POR</w:t>
            </w:r>
            <w:r w:rsidR="002A0C01">
              <w:t xml:space="preserve"> CADA</w:t>
            </w:r>
            <w:r w:rsidR="002A0C01" w:rsidRPr="002A0C01">
              <w:t xml:space="preserve"> TIPO DE MUESTRA</w:t>
            </w:r>
            <w:bookmarkEnd w:id="42"/>
          </w:p>
        </w:tc>
      </w:tr>
      <w:tr w:rsidR="00E63630" w:rsidRPr="00E63630" w14:paraId="050B2900" w14:textId="2CFEC6FC" w:rsidTr="00E9584E">
        <w:trPr>
          <w:tblHeader/>
        </w:trPr>
        <w:tc>
          <w:tcPr>
            <w:tcW w:w="845" w:type="pct"/>
            <w:shd w:val="clear" w:color="auto" w:fill="2B5D62"/>
            <w:vAlign w:val="center"/>
          </w:tcPr>
          <w:p w14:paraId="63C00AAB" w14:textId="77777777" w:rsidR="00E63630" w:rsidRPr="00E63630" w:rsidRDefault="00E63630" w:rsidP="00F54EEC">
            <w:pPr>
              <w:jc w:val="center"/>
              <w:rPr>
                <w:rFonts w:eastAsia="Tahoma" w:cs="Tahoma"/>
                <w:b/>
                <w:color w:val="FFFFFF" w:themeColor="background1"/>
                <w:sz w:val="17"/>
                <w:szCs w:val="17"/>
              </w:rPr>
            </w:pPr>
            <w:r w:rsidRPr="00E63630">
              <w:rPr>
                <w:rFonts w:eastAsia="Tahoma" w:cs="Tahoma"/>
                <w:b/>
                <w:color w:val="FFFFFF" w:themeColor="background1"/>
                <w:sz w:val="17"/>
                <w:szCs w:val="17"/>
              </w:rPr>
              <w:t>FRASCOS</w:t>
            </w:r>
          </w:p>
        </w:tc>
        <w:tc>
          <w:tcPr>
            <w:tcW w:w="680" w:type="pct"/>
            <w:shd w:val="clear" w:color="auto" w:fill="2B5D62"/>
            <w:vAlign w:val="center"/>
          </w:tcPr>
          <w:p w14:paraId="59662121" w14:textId="77777777" w:rsidR="00E63630" w:rsidRPr="00E63630" w:rsidRDefault="00E63630" w:rsidP="00F54EEC">
            <w:pPr>
              <w:jc w:val="center"/>
              <w:rPr>
                <w:rFonts w:eastAsia="Tahoma" w:cs="Tahoma"/>
                <w:b/>
                <w:color w:val="FFFFFF" w:themeColor="background1"/>
                <w:sz w:val="17"/>
                <w:szCs w:val="17"/>
              </w:rPr>
            </w:pPr>
            <w:r w:rsidRPr="00E63630">
              <w:rPr>
                <w:rFonts w:eastAsia="Tahoma" w:cs="Tahoma"/>
                <w:b/>
                <w:color w:val="FFFFFF" w:themeColor="background1"/>
                <w:sz w:val="17"/>
                <w:szCs w:val="17"/>
              </w:rPr>
              <w:t>MATERIAL</w:t>
            </w:r>
          </w:p>
        </w:tc>
        <w:tc>
          <w:tcPr>
            <w:tcW w:w="650" w:type="pct"/>
            <w:shd w:val="clear" w:color="auto" w:fill="2B5D62"/>
            <w:vAlign w:val="center"/>
          </w:tcPr>
          <w:p w14:paraId="3E11D51E" w14:textId="77777777" w:rsidR="00E63630" w:rsidRPr="00E63630" w:rsidRDefault="00E63630" w:rsidP="00F54EEC">
            <w:pPr>
              <w:jc w:val="center"/>
              <w:rPr>
                <w:rFonts w:eastAsia="Tahoma" w:cs="Tahoma"/>
                <w:b/>
                <w:color w:val="FFFFFF" w:themeColor="background1"/>
                <w:sz w:val="17"/>
                <w:szCs w:val="17"/>
              </w:rPr>
            </w:pPr>
            <w:r w:rsidRPr="00E63630">
              <w:rPr>
                <w:rFonts w:eastAsia="Tahoma" w:cs="Tahoma"/>
                <w:b/>
                <w:color w:val="FFFFFF" w:themeColor="background1"/>
                <w:sz w:val="17"/>
                <w:szCs w:val="17"/>
              </w:rPr>
              <w:t>VOLUMEN</w:t>
            </w:r>
          </w:p>
        </w:tc>
        <w:tc>
          <w:tcPr>
            <w:tcW w:w="813" w:type="pct"/>
            <w:shd w:val="clear" w:color="auto" w:fill="2B5D62"/>
            <w:vAlign w:val="center"/>
          </w:tcPr>
          <w:p w14:paraId="4D29A97A" w14:textId="12E21060" w:rsidR="00E63630" w:rsidRPr="00E63630" w:rsidRDefault="00E63630" w:rsidP="00F54EEC">
            <w:pPr>
              <w:jc w:val="center"/>
              <w:rPr>
                <w:rFonts w:eastAsia="Tahoma" w:cs="Tahoma"/>
                <w:b/>
                <w:color w:val="FFFFFF" w:themeColor="background1"/>
                <w:sz w:val="17"/>
                <w:szCs w:val="17"/>
              </w:rPr>
            </w:pPr>
            <w:r w:rsidRPr="00E63630">
              <w:rPr>
                <w:rFonts w:eastAsia="Tahoma" w:cs="Tahoma"/>
                <w:b/>
                <w:color w:val="FFFFFF" w:themeColor="background1"/>
                <w:sz w:val="17"/>
                <w:szCs w:val="17"/>
              </w:rPr>
              <w:t>PRESERVANTE</w:t>
            </w:r>
          </w:p>
        </w:tc>
        <w:tc>
          <w:tcPr>
            <w:tcW w:w="1300" w:type="pct"/>
            <w:shd w:val="clear" w:color="auto" w:fill="2B5D62"/>
            <w:vAlign w:val="center"/>
          </w:tcPr>
          <w:p w14:paraId="52579565" w14:textId="77777777" w:rsidR="00E63630" w:rsidRPr="00E63630" w:rsidRDefault="00E63630" w:rsidP="00F54EEC">
            <w:pPr>
              <w:jc w:val="center"/>
              <w:rPr>
                <w:rFonts w:eastAsia="Tahoma" w:cs="Tahoma"/>
                <w:b/>
                <w:color w:val="FFFFFF" w:themeColor="background1"/>
                <w:sz w:val="17"/>
                <w:szCs w:val="17"/>
              </w:rPr>
            </w:pPr>
            <w:r w:rsidRPr="00E63630">
              <w:rPr>
                <w:rFonts w:eastAsia="Tahoma" w:cs="Tahoma"/>
                <w:b/>
                <w:color w:val="FFFFFF" w:themeColor="background1"/>
                <w:sz w:val="17"/>
                <w:szCs w:val="17"/>
              </w:rPr>
              <w:t>PARÁMETROS</w:t>
            </w:r>
          </w:p>
        </w:tc>
        <w:tc>
          <w:tcPr>
            <w:tcW w:w="356" w:type="pct"/>
            <w:shd w:val="clear" w:color="auto" w:fill="2B5D62"/>
            <w:vAlign w:val="center"/>
          </w:tcPr>
          <w:p w14:paraId="6FB8B349" w14:textId="52ACBA5A" w:rsidR="00E63630" w:rsidRPr="00E63630" w:rsidRDefault="00E63630" w:rsidP="00E63630">
            <w:pPr>
              <w:jc w:val="center"/>
              <w:rPr>
                <w:rFonts w:eastAsia="Tahoma" w:cs="Tahoma"/>
                <w:b/>
                <w:color w:val="FFFFFF" w:themeColor="background1"/>
                <w:sz w:val="17"/>
                <w:szCs w:val="17"/>
              </w:rPr>
            </w:pPr>
            <w:r>
              <w:rPr>
                <w:rFonts w:eastAsia="Tahoma" w:cs="Tahoma"/>
                <w:b/>
                <w:color w:val="FFFFFF" w:themeColor="background1"/>
                <w:sz w:val="17"/>
                <w:szCs w:val="17"/>
              </w:rPr>
              <w:t>FW</w:t>
            </w:r>
          </w:p>
        </w:tc>
        <w:tc>
          <w:tcPr>
            <w:tcW w:w="356" w:type="pct"/>
            <w:shd w:val="clear" w:color="auto" w:fill="2B5D62"/>
            <w:vAlign w:val="center"/>
          </w:tcPr>
          <w:p w14:paraId="452484B8" w14:textId="4775F26D" w:rsidR="00E63630" w:rsidRPr="00E63630" w:rsidRDefault="00E63630" w:rsidP="00E63630">
            <w:pPr>
              <w:jc w:val="center"/>
              <w:rPr>
                <w:rFonts w:eastAsia="Tahoma" w:cs="Tahoma"/>
                <w:b/>
                <w:color w:val="FFFFFF" w:themeColor="background1"/>
                <w:sz w:val="17"/>
                <w:szCs w:val="17"/>
              </w:rPr>
            </w:pPr>
            <w:r>
              <w:rPr>
                <w:rFonts w:eastAsia="Tahoma" w:cs="Tahoma"/>
                <w:b/>
                <w:color w:val="FFFFFF" w:themeColor="background1"/>
                <w:sz w:val="17"/>
                <w:szCs w:val="17"/>
              </w:rPr>
              <w:t>GW</w:t>
            </w:r>
          </w:p>
        </w:tc>
      </w:tr>
      <w:tr w:rsidR="00E63630" w:rsidRPr="00E63630" w14:paraId="46C06E19" w14:textId="25045226" w:rsidTr="00E63630">
        <w:tc>
          <w:tcPr>
            <w:tcW w:w="845" w:type="pct"/>
            <w:vAlign w:val="center"/>
          </w:tcPr>
          <w:p w14:paraId="1830884B" w14:textId="77777777" w:rsidR="00E63630" w:rsidRPr="00E63630" w:rsidRDefault="00E63630" w:rsidP="00F54EEC">
            <w:pPr>
              <w:rPr>
                <w:rFonts w:eastAsia="Tahoma" w:cs="Tahoma"/>
                <w:sz w:val="18"/>
                <w:szCs w:val="18"/>
              </w:rPr>
            </w:pPr>
            <w:r w:rsidRPr="00E63630">
              <w:rPr>
                <w:rFonts w:eastAsia="Tahoma" w:cs="Tahoma"/>
                <w:sz w:val="18"/>
                <w:szCs w:val="18"/>
              </w:rPr>
              <w:t>Bacteriología</w:t>
            </w:r>
          </w:p>
        </w:tc>
        <w:tc>
          <w:tcPr>
            <w:tcW w:w="680" w:type="pct"/>
            <w:vAlign w:val="center"/>
          </w:tcPr>
          <w:p w14:paraId="18E96DEE" w14:textId="77777777" w:rsidR="00E63630" w:rsidRPr="00E63630" w:rsidRDefault="00E63630" w:rsidP="00F54EEC">
            <w:pPr>
              <w:jc w:val="center"/>
              <w:rPr>
                <w:rFonts w:eastAsia="Tahoma" w:cs="Tahoma"/>
                <w:sz w:val="18"/>
                <w:szCs w:val="18"/>
              </w:rPr>
            </w:pPr>
            <w:r w:rsidRPr="00E63630">
              <w:rPr>
                <w:rFonts w:eastAsia="Tahoma" w:cs="Tahoma"/>
                <w:sz w:val="18"/>
                <w:szCs w:val="18"/>
              </w:rPr>
              <w:t>Plástico</w:t>
            </w:r>
          </w:p>
        </w:tc>
        <w:tc>
          <w:tcPr>
            <w:tcW w:w="650" w:type="pct"/>
            <w:vAlign w:val="center"/>
          </w:tcPr>
          <w:p w14:paraId="4E2AFE47" w14:textId="77777777" w:rsidR="00E63630" w:rsidRPr="00E63630" w:rsidRDefault="00E63630" w:rsidP="00F54EEC">
            <w:pPr>
              <w:jc w:val="center"/>
              <w:rPr>
                <w:rFonts w:eastAsia="Tahoma" w:cs="Tahoma"/>
                <w:sz w:val="18"/>
                <w:szCs w:val="18"/>
              </w:rPr>
            </w:pPr>
            <w:r w:rsidRPr="00E63630">
              <w:rPr>
                <w:rFonts w:eastAsia="Tahoma" w:cs="Tahoma"/>
                <w:sz w:val="18"/>
                <w:szCs w:val="18"/>
              </w:rPr>
              <w:t xml:space="preserve">100 </w:t>
            </w:r>
            <w:proofErr w:type="spellStart"/>
            <w:r w:rsidRPr="00E63630">
              <w:rPr>
                <w:rFonts w:eastAsia="Tahoma" w:cs="Tahoma"/>
                <w:sz w:val="18"/>
                <w:szCs w:val="18"/>
              </w:rPr>
              <w:t>mL</w:t>
            </w:r>
            <w:proofErr w:type="spellEnd"/>
          </w:p>
        </w:tc>
        <w:tc>
          <w:tcPr>
            <w:tcW w:w="813" w:type="pct"/>
            <w:vAlign w:val="center"/>
          </w:tcPr>
          <w:p w14:paraId="6269DA2F" w14:textId="77777777" w:rsidR="00E63630" w:rsidRPr="00E63630" w:rsidRDefault="00E63630" w:rsidP="00F54EEC">
            <w:pPr>
              <w:jc w:val="center"/>
              <w:rPr>
                <w:rFonts w:eastAsia="Tahoma" w:cs="Tahoma"/>
                <w:sz w:val="18"/>
                <w:szCs w:val="18"/>
              </w:rPr>
            </w:pPr>
            <w:r w:rsidRPr="00E63630">
              <w:rPr>
                <w:rFonts w:eastAsia="Tahoma" w:cs="Tahoma"/>
                <w:sz w:val="18"/>
                <w:szCs w:val="18"/>
              </w:rPr>
              <w:t>s/p</w:t>
            </w:r>
          </w:p>
        </w:tc>
        <w:tc>
          <w:tcPr>
            <w:tcW w:w="1300" w:type="pct"/>
            <w:vAlign w:val="center"/>
          </w:tcPr>
          <w:p w14:paraId="11E42899" w14:textId="77777777" w:rsidR="00E63630" w:rsidRPr="00E63630" w:rsidRDefault="00E63630" w:rsidP="00F54EEC">
            <w:pPr>
              <w:jc w:val="center"/>
              <w:rPr>
                <w:rFonts w:eastAsia="Tahoma" w:cs="Tahoma"/>
                <w:sz w:val="18"/>
                <w:szCs w:val="18"/>
              </w:rPr>
            </w:pPr>
            <w:r w:rsidRPr="00E63630">
              <w:rPr>
                <w:rFonts w:eastAsia="Tahoma" w:cs="Tahoma"/>
                <w:sz w:val="18"/>
                <w:szCs w:val="18"/>
              </w:rPr>
              <w:t>Coliformes totales</w:t>
            </w:r>
          </w:p>
          <w:p w14:paraId="78F64228" w14:textId="77777777" w:rsidR="00E63630" w:rsidRPr="00E63630" w:rsidRDefault="00E63630" w:rsidP="00F54EEC">
            <w:pPr>
              <w:jc w:val="center"/>
              <w:rPr>
                <w:rFonts w:eastAsia="Tahoma" w:cs="Tahoma"/>
                <w:sz w:val="18"/>
                <w:szCs w:val="18"/>
              </w:rPr>
            </w:pPr>
            <w:r w:rsidRPr="00E63630">
              <w:rPr>
                <w:rFonts w:eastAsia="Tahoma" w:cs="Tahoma"/>
                <w:sz w:val="18"/>
                <w:szCs w:val="18"/>
              </w:rPr>
              <w:t>Coliformes fecales</w:t>
            </w:r>
          </w:p>
          <w:p w14:paraId="1A54EACD" w14:textId="77777777" w:rsidR="00E63630" w:rsidRPr="00E63630" w:rsidRDefault="00E63630" w:rsidP="00F54EEC">
            <w:pPr>
              <w:spacing w:after="240"/>
              <w:jc w:val="center"/>
              <w:rPr>
                <w:rFonts w:eastAsia="Tahoma" w:cs="Tahoma"/>
                <w:i/>
                <w:sz w:val="18"/>
                <w:szCs w:val="18"/>
              </w:rPr>
            </w:pPr>
            <w:proofErr w:type="spellStart"/>
            <w:r w:rsidRPr="00E63630">
              <w:rPr>
                <w:rFonts w:eastAsia="Tahoma" w:cs="Tahoma"/>
                <w:i/>
                <w:sz w:val="18"/>
                <w:szCs w:val="18"/>
              </w:rPr>
              <w:t>Escherichia</w:t>
            </w:r>
            <w:proofErr w:type="spellEnd"/>
            <w:r w:rsidRPr="00E63630">
              <w:rPr>
                <w:rFonts w:eastAsia="Tahoma" w:cs="Tahoma"/>
                <w:i/>
                <w:sz w:val="18"/>
                <w:szCs w:val="18"/>
              </w:rPr>
              <w:t xml:space="preserve"> </w:t>
            </w:r>
            <w:proofErr w:type="spellStart"/>
            <w:r w:rsidRPr="00E63630">
              <w:rPr>
                <w:rFonts w:eastAsia="Tahoma" w:cs="Tahoma"/>
                <w:i/>
                <w:sz w:val="18"/>
                <w:szCs w:val="18"/>
              </w:rPr>
              <w:t>coli</w:t>
            </w:r>
            <w:proofErr w:type="spellEnd"/>
          </w:p>
        </w:tc>
        <w:tc>
          <w:tcPr>
            <w:tcW w:w="356" w:type="pct"/>
            <w:vAlign w:val="center"/>
          </w:tcPr>
          <w:p w14:paraId="20A39198" w14:textId="0F62DF72" w:rsidR="00E63630" w:rsidRPr="00E63630" w:rsidRDefault="00E63630" w:rsidP="00E63630">
            <w:pPr>
              <w:jc w:val="center"/>
              <w:rPr>
                <w:rFonts w:eastAsia="Tahoma" w:cs="Tahoma"/>
                <w:sz w:val="18"/>
                <w:szCs w:val="18"/>
              </w:rPr>
            </w:pPr>
            <w:r w:rsidRPr="00E63630">
              <w:rPr>
                <w:rFonts w:ascii="MS Gothic" w:eastAsia="MS Gothic" w:hAnsi="MS Gothic" w:cs="MS Gothic" w:hint="eastAsia"/>
                <w:b/>
              </w:rPr>
              <w:t>✓</w:t>
            </w:r>
          </w:p>
        </w:tc>
        <w:tc>
          <w:tcPr>
            <w:tcW w:w="356" w:type="pct"/>
            <w:vAlign w:val="center"/>
          </w:tcPr>
          <w:p w14:paraId="31D04456" w14:textId="04532E9B" w:rsidR="00E63630" w:rsidRPr="00E63630" w:rsidRDefault="00E63630" w:rsidP="00E63630">
            <w:pPr>
              <w:jc w:val="center"/>
              <w:rPr>
                <w:rFonts w:eastAsia="Tahoma" w:cs="Tahoma"/>
                <w:b/>
                <w:sz w:val="18"/>
                <w:szCs w:val="18"/>
              </w:rPr>
            </w:pPr>
            <w:r w:rsidRPr="00E63630">
              <w:rPr>
                <w:rFonts w:ascii="MS Gothic" w:eastAsia="MS Gothic" w:hAnsi="MS Gothic" w:cs="MS Gothic" w:hint="eastAsia"/>
                <w:b/>
              </w:rPr>
              <w:t>✓</w:t>
            </w:r>
          </w:p>
        </w:tc>
      </w:tr>
      <w:tr w:rsidR="00E63630" w:rsidRPr="00E63630" w14:paraId="275BB549" w14:textId="1DDA6A7D" w:rsidTr="00E63630">
        <w:tc>
          <w:tcPr>
            <w:tcW w:w="845" w:type="pct"/>
            <w:vAlign w:val="center"/>
          </w:tcPr>
          <w:p w14:paraId="5F4C94B0" w14:textId="77777777" w:rsidR="00E63630" w:rsidRPr="00E63630" w:rsidRDefault="00E63630" w:rsidP="00F54EEC">
            <w:pPr>
              <w:rPr>
                <w:rFonts w:eastAsia="Tahoma" w:cs="Tahoma"/>
                <w:sz w:val="18"/>
                <w:szCs w:val="18"/>
              </w:rPr>
            </w:pPr>
            <w:r w:rsidRPr="00E63630">
              <w:rPr>
                <w:rFonts w:eastAsia="Tahoma" w:cs="Tahoma"/>
                <w:sz w:val="18"/>
                <w:szCs w:val="18"/>
              </w:rPr>
              <w:t xml:space="preserve">DBO5 </w:t>
            </w:r>
          </w:p>
        </w:tc>
        <w:tc>
          <w:tcPr>
            <w:tcW w:w="680" w:type="pct"/>
            <w:vAlign w:val="center"/>
          </w:tcPr>
          <w:p w14:paraId="17F11B73" w14:textId="77777777" w:rsidR="00E63630" w:rsidRPr="00E63630" w:rsidRDefault="00E63630" w:rsidP="00F54EEC">
            <w:pPr>
              <w:jc w:val="center"/>
              <w:rPr>
                <w:rFonts w:eastAsia="Tahoma" w:cs="Tahoma"/>
                <w:sz w:val="18"/>
                <w:szCs w:val="18"/>
              </w:rPr>
            </w:pPr>
            <w:r w:rsidRPr="00E63630">
              <w:rPr>
                <w:rFonts w:eastAsia="Tahoma" w:cs="Tahoma"/>
                <w:sz w:val="18"/>
                <w:szCs w:val="18"/>
              </w:rPr>
              <w:t>Plástico</w:t>
            </w:r>
          </w:p>
        </w:tc>
        <w:tc>
          <w:tcPr>
            <w:tcW w:w="650" w:type="pct"/>
            <w:vAlign w:val="center"/>
          </w:tcPr>
          <w:p w14:paraId="17B6D9C1" w14:textId="77777777" w:rsidR="00E63630" w:rsidRPr="00E63630" w:rsidRDefault="00E63630" w:rsidP="00F54EEC">
            <w:pPr>
              <w:jc w:val="center"/>
              <w:rPr>
                <w:rFonts w:eastAsia="Tahoma" w:cs="Tahoma"/>
                <w:sz w:val="18"/>
                <w:szCs w:val="18"/>
              </w:rPr>
            </w:pPr>
            <w:r w:rsidRPr="00E63630">
              <w:rPr>
                <w:rFonts w:eastAsia="Tahoma" w:cs="Tahoma"/>
                <w:sz w:val="18"/>
                <w:szCs w:val="18"/>
              </w:rPr>
              <w:t>1L</w:t>
            </w:r>
          </w:p>
        </w:tc>
        <w:tc>
          <w:tcPr>
            <w:tcW w:w="813" w:type="pct"/>
            <w:vAlign w:val="center"/>
          </w:tcPr>
          <w:p w14:paraId="5CCC85D2" w14:textId="77777777" w:rsidR="00E63630" w:rsidRPr="00E63630" w:rsidRDefault="00E63630" w:rsidP="00F54EEC">
            <w:pPr>
              <w:jc w:val="center"/>
              <w:rPr>
                <w:rFonts w:eastAsia="Tahoma" w:cs="Tahoma"/>
                <w:sz w:val="18"/>
                <w:szCs w:val="18"/>
              </w:rPr>
            </w:pPr>
            <w:r w:rsidRPr="00E63630">
              <w:rPr>
                <w:rFonts w:eastAsia="Tahoma" w:cs="Tahoma"/>
                <w:sz w:val="18"/>
                <w:szCs w:val="18"/>
              </w:rPr>
              <w:t>s/p</w:t>
            </w:r>
          </w:p>
        </w:tc>
        <w:tc>
          <w:tcPr>
            <w:tcW w:w="1300" w:type="pct"/>
            <w:vAlign w:val="center"/>
          </w:tcPr>
          <w:p w14:paraId="2D36B8C9" w14:textId="77777777" w:rsidR="00E63630" w:rsidRPr="00E63630" w:rsidRDefault="00E63630" w:rsidP="00F54EEC">
            <w:pPr>
              <w:jc w:val="center"/>
              <w:rPr>
                <w:rFonts w:eastAsia="Tahoma" w:cs="Tahoma"/>
                <w:sz w:val="18"/>
                <w:szCs w:val="18"/>
              </w:rPr>
            </w:pPr>
            <w:r w:rsidRPr="00E63630">
              <w:rPr>
                <w:rFonts w:eastAsia="Tahoma" w:cs="Tahoma"/>
                <w:sz w:val="18"/>
                <w:szCs w:val="18"/>
              </w:rPr>
              <w:t>DQO, DBO5</w:t>
            </w:r>
          </w:p>
        </w:tc>
        <w:tc>
          <w:tcPr>
            <w:tcW w:w="356" w:type="pct"/>
            <w:vAlign w:val="center"/>
          </w:tcPr>
          <w:p w14:paraId="5171D1DB" w14:textId="5F22DAB9" w:rsidR="00E63630" w:rsidRPr="00E63630" w:rsidRDefault="00E63630" w:rsidP="00E63630">
            <w:pPr>
              <w:jc w:val="center"/>
              <w:rPr>
                <w:rFonts w:eastAsia="Tahoma" w:cs="Tahoma"/>
                <w:sz w:val="18"/>
                <w:szCs w:val="18"/>
              </w:rPr>
            </w:pPr>
            <w:r w:rsidRPr="00E63630">
              <w:rPr>
                <w:rFonts w:ascii="MS Gothic" w:eastAsia="MS Gothic" w:hAnsi="MS Gothic" w:cs="MS Gothic" w:hint="eastAsia"/>
                <w:b/>
              </w:rPr>
              <w:t>✓</w:t>
            </w:r>
          </w:p>
        </w:tc>
        <w:tc>
          <w:tcPr>
            <w:tcW w:w="356" w:type="pct"/>
            <w:vAlign w:val="center"/>
          </w:tcPr>
          <w:p w14:paraId="5F340FAE" w14:textId="77777777" w:rsidR="00E63630" w:rsidRPr="00E63630" w:rsidRDefault="00E63630" w:rsidP="00E63630">
            <w:pPr>
              <w:jc w:val="center"/>
              <w:rPr>
                <w:rFonts w:eastAsia="Tahoma" w:cs="Tahoma"/>
                <w:sz w:val="18"/>
                <w:szCs w:val="18"/>
              </w:rPr>
            </w:pPr>
          </w:p>
        </w:tc>
      </w:tr>
      <w:tr w:rsidR="00E63630" w:rsidRPr="00E63630" w14:paraId="01F4F4E5" w14:textId="6B4A70FB" w:rsidTr="00E63630">
        <w:tc>
          <w:tcPr>
            <w:tcW w:w="845" w:type="pct"/>
            <w:shd w:val="clear" w:color="auto" w:fill="auto"/>
            <w:vAlign w:val="center"/>
          </w:tcPr>
          <w:p w14:paraId="04468931" w14:textId="77777777" w:rsidR="00E63630" w:rsidRPr="00E63630" w:rsidRDefault="00E63630" w:rsidP="00F54EEC">
            <w:pPr>
              <w:rPr>
                <w:rFonts w:eastAsia="Tahoma" w:cs="Tahoma"/>
                <w:sz w:val="18"/>
                <w:szCs w:val="18"/>
              </w:rPr>
            </w:pPr>
            <w:r w:rsidRPr="00E63630">
              <w:rPr>
                <w:rFonts w:eastAsia="Tahoma" w:cs="Tahoma"/>
                <w:sz w:val="18"/>
                <w:szCs w:val="18"/>
              </w:rPr>
              <w:t>FQ</w:t>
            </w:r>
          </w:p>
        </w:tc>
        <w:tc>
          <w:tcPr>
            <w:tcW w:w="680" w:type="pct"/>
            <w:vAlign w:val="center"/>
          </w:tcPr>
          <w:p w14:paraId="2109BDD9" w14:textId="77777777" w:rsidR="00E63630" w:rsidRPr="00E63630" w:rsidRDefault="00E63630" w:rsidP="00F54EEC">
            <w:pPr>
              <w:jc w:val="center"/>
              <w:rPr>
                <w:rFonts w:eastAsia="Tahoma" w:cs="Tahoma"/>
                <w:sz w:val="18"/>
                <w:szCs w:val="18"/>
              </w:rPr>
            </w:pPr>
            <w:r w:rsidRPr="00E63630">
              <w:rPr>
                <w:rFonts w:eastAsia="Tahoma" w:cs="Tahoma"/>
                <w:sz w:val="18"/>
                <w:szCs w:val="18"/>
              </w:rPr>
              <w:t>Plástico</w:t>
            </w:r>
          </w:p>
        </w:tc>
        <w:tc>
          <w:tcPr>
            <w:tcW w:w="650" w:type="pct"/>
            <w:vAlign w:val="center"/>
          </w:tcPr>
          <w:p w14:paraId="0DC4E548" w14:textId="77777777" w:rsidR="00E63630" w:rsidRPr="00E63630" w:rsidRDefault="00E63630" w:rsidP="00F54EEC">
            <w:pPr>
              <w:jc w:val="center"/>
              <w:rPr>
                <w:rFonts w:eastAsia="Tahoma" w:cs="Tahoma"/>
                <w:sz w:val="18"/>
                <w:szCs w:val="18"/>
              </w:rPr>
            </w:pPr>
            <w:r w:rsidRPr="00E63630">
              <w:rPr>
                <w:rFonts w:eastAsia="Tahoma" w:cs="Tahoma"/>
                <w:sz w:val="18"/>
                <w:szCs w:val="18"/>
              </w:rPr>
              <w:t>2L</w:t>
            </w:r>
          </w:p>
        </w:tc>
        <w:tc>
          <w:tcPr>
            <w:tcW w:w="813" w:type="pct"/>
            <w:vAlign w:val="center"/>
          </w:tcPr>
          <w:p w14:paraId="559CBE84" w14:textId="77777777" w:rsidR="00E63630" w:rsidRPr="00E63630" w:rsidRDefault="00E63630" w:rsidP="00F54EEC">
            <w:pPr>
              <w:jc w:val="center"/>
              <w:rPr>
                <w:rFonts w:eastAsia="Tahoma" w:cs="Tahoma"/>
                <w:sz w:val="18"/>
                <w:szCs w:val="18"/>
              </w:rPr>
            </w:pPr>
            <w:r w:rsidRPr="00E63630">
              <w:rPr>
                <w:rFonts w:eastAsia="Tahoma" w:cs="Tahoma"/>
                <w:sz w:val="18"/>
                <w:szCs w:val="18"/>
              </w:rPr>
              <w:t>s/p</w:t>
            </w:r>
          </w:p>
        </w:tc>
        <w:tc>
          <w:tcPr>
            <w:tcW w:w="1300" w:type="pct"/>
            <w:vAlign w:val="center"/>
          </w:tcPr>
          <w:p w14:paraId="7945B31A" w14:textId="77777777" w:rsidR="00E63630" w:rsidRPr="00E63630" w:rsidRDefault="00E63630" w:rsidP="00F54EEC">
            <w:pPr>
              <w:jc w:val="center"/>
              <w:rPr>
                <w:rFonts w:eastAsia="Tahoma" w:cs="Tahoma"/>
                <w:sz w:val="18"/>
                <w:szCs w:val="18"/>
              </w:rPr>
            </w:pPr>
            <w:r w:rsidRPr="00E63630">
              <w:rPr>
                <w:rFonts w:eastAsia="Tahoma" w:cs="Tahoma"/>
                <w:sz w:val="18"/>
                <w:szCs w:val="18"/>
              </w:rPr>
              <w:t xml:space="preserve">Sólidos, Turbidez, </w:t>
            </w:r>
            <w:proofErr w:type="gramStart"/>
            <w:r w:rsidRPr="00E63630">
              <w:rPr>
                <w:rFonts w:eastAsia="Tahoma" w:cs="Tahoma"/>
                <w:sz w:val="18"/>
                <w:szCs w:val="18"/>
              </w:rPr>
              <w:t>Alcalinidad,,</w:t>
            </w:r>
            <w:proofErr w:type="gramEnd"/>
            <w:r w:rsidRPr="00E63630">
              <w:rPr>
                <w:rFonts w:eastAsia="Tahoma" w:cs="Tahoma"/>
                <w:sz w:val="18"/>
                <w:szCs w:val="18"/>
              </w:rPr>
              <w:t xml:space="preserve"> Nitrito, Nitrato, Color, Cloruro, Magnesio, Calcio, Sulfato</w:t>
            </w:r>
          </w:p>
        </w:tc>
        <w:tc>
          <w:tcPr>
            <w:tcW w:w="356" w:type="pct"/>
            <w:vAlign w:val="center"/>
          </w:tcPr>
          <w:p w14:paraId="2A327911" w14:textId="572DE1E4" w:rsidR="00E63630" w:rsidRPr="00E63630" w:rsidRDefault="00E63630" w:rsidP="00E63630">
            <w:pPr>
              <w:jc w:val="center"/>
              <w:rPr>
                <w:rFonts w:eastAsia="Tahoma" w:cs="Tahoma"/>
                <w:sz w:val="18"/>
                <w:szCs w:val="18"/>
              </w:rPr>
            </w:pPr>
            <w:r w:rsidRPr="00E63630">
              <w:rPr>
                <w:rFonts w:ascii="MS Gothic" w:eastAsia="MS Gothic" w:hAnsi="MS Gothic" w:cs="MS Gothic" w:hint="eastAsia"/>
                <w:b/>
              </w:rPr>
              <w:t>✓</w:t>
            </w:r>
          </w:p>
        </w:tc>
        <w:tc>
          <w:tcPr>
            <w:tcW w:w="356" w:type="pct"/>
            <w:vAlign w:val="center"/>
          </w:tcPr>
          <w:p w14:paraId="21DD472B" w14:textId="163FDD3E" w:rsidR="00E63630" w:rsidRPr="00E63630" w:rsidRDefault="00E63630" w:rsidP="00E63630">
            <w:pPr>
              <w:jc w:val="center"/>
              <w:rPr>
                <w:rFonts w:eastAsia="Tahoma" w:cs="Tahoma"/>
                <w:sz w:val="18"/>
                <w:szCs w:val="18"/>
              </w:rPr>
            </w:pPr>
            <w:r w:rsidRPr="00E63630">
              <w:rPr>
                <w:rFonts w:ascii="MS Gothic" w:eastAsia="MS Gothic" w:hAnsi="MS Gothic" w:cs="MS Gothic" w:hint="eastAsia"/>
                <w:b/>
              </w:rPr>
              <w:t>✓</w:t>
            </w:r>
          </w:p>
        </w:tc>
      </w:tr>
      <w:tr w:rsidR="00E63630" w:rsidRPr="00E63630" w14:paraId="3718069A" w14:textId="41000B5F" w:rsidTr="00E63630">
        <w:tc>
          <w:tcPr>
            <w:tcW w:w="845" w:type="pct"/>
            <w:shd w:val="clear" w:color="auto" w:fill="auto"/>
            <w:vAlign w:val="center"/>
          </w:tcPr>
          <w:p w14:paraId="2D639FD4" w14:textId="77777777" w:rsidR="00E63630" w:rsidRPr="00E63630" w:rsidRDefault="00E63630" w:rsidP="00F54EEC">
            <w:pPr>
              <w:rPr>
                <w:rFonts w:eastAsia="Tahoma" w:cs="Tahoma"/>
                <w:sz w:val="18"/>
                <w:szCs w:val="18"/>
              </w:rPr>
            </w:pPr>
            <w:r w:rsidRPr="00E63630">
              <w:rPr>
                <w:rFonts w:eastAsia="Tahoma" w:cs="Tahoma"/>
                <w:sz w:val="18"/>
                <w:szCs w:val="18"/>
              </w:rPr>
              <w:t>Fenoles</w:t>
            </w:r>
          </w:p>
        </w:tc>
        <w:tc>
          <w:tcPr>
            <w:tcW w:w="680" w:type="pct"/>
            <w:vAlign w:val="center"/>
          </w:tcPr>
          <w:p w14:paraId="61F7490E" w14:textId="77777777" w:rsidR="00E63630" w:rsidRPr="00E63630" w:rsidRDefault="00E63630" w:rsidP="00F54EEC">
            <w:pPr>
              <w:jc w:val="center"/>
              <w:rPr>
                <w:rFonts w:eastAsia="Tahoma" w:cs="Tahoma"/>
                <w:sz w:val="18"/>
                <w:szCs w:val="18"/>
              </w:rPr>
            </w:pPr>
            <w:r w:rsidRPr="00E63630">
              <w:rPr>
                <w:rFonts w:eastAsia="Tahoma" w:cs="Tahoma"/>
                <w:sz w:val="18"/>
                <w:szCs w:val="18"/>
              </w:rPr>
              <w:t>Plástico</w:t>
            </w:r>
          </w:p>
        </w:tc>
        <w:tc>
          <w:tcPr>
            <w:tcW w:w="650" w:type="pct"/>
            <w:vAlign w:val="center"/>
          </w:tcPr>
          <w:p w14:paraId="66BA820A" w14:textId="77777777" w:rsidR="00E63630" w:rsidRPr="00E63630" w:rsidRDefault="00E63630" w:rsidP="00F54EEC">
            <w:pPr>
              <w:jc w:val="center"/>
              <w:rPr>
                <w:rFonts w:eastAsia="Tahoma" w:cs="Tahoma"/>
                <w:sz w:val="18"/>
                <w:szCs w:val="18"/>
              </w:rPr>
            </w:pPr>
            <w:r w:rsidRPr="00E63630">
              <w:rPr>
                <w:rFonts w:eastAsia="Tahoma" w:cs="Tahoma"/>
                <w:sz w:val="18"/>
                <w:szCs w:val="18"/>
              </w:rPr>
              <w:t>1L</w:t>
            </w:r>
          </w:p>
        </w:tc>
        <w:tc>
          <w:tcPr>
            <w:tcW w:w="813" w:type="pct"/>
            <w:vAlign w:val="center"/>
          </w:tcPr>
          <w:p w14:paraId="1C1B9F50" w14:textId="77777777" w:rsidR="00E63630" w:rsidRPr="00E63630" w:rsidRDefault="00E63630" w:rsidP="00F54EEC">
            <w:pPr>
              <w:jc w:val="center"/>
              <w:rPr>
                <w:rFonts w:eastAsia="Tahoma" w:cs="Tahoma"/>
                <w:sz w:val="18"/>
                <w:szCs w:val="18"/>
              </w:rPr>
            </w:pPr>
            <w:r w:rsidRPr="00E63630">
              <w:rPr>
                <w:rFonts w:eastAsia="Tahoma" w:cs="Tahoma"/>
                <w:sz w:val="18"/>
                <w:szCs w:val="18"/>
              </w:rPr>
              <w:t>H</w:t>
            </w:r>
            <w:r w:rsidRPr="00E63630">
              <w:rPr>
                <w:rFonts w:eastAsia="Tahoma" w:cs="Tahoma"/>
                <w:sz w:val="18"/>
                <w:szCs w:val="18"/>
                <w:vertAlign w:val="subscript"/>
              </w:rPr>
              <w:t>2</w:t>
            </w:r>
            <w:r w:rsidRPr="00E63630">
              <w:rPr>
                <w:rFonts w:eastAsia="Tahoma" w:cs="Tahoma"/>
                <w:sz w:val="18"/>
                <w:szCs w:val="18"/>
              </w:rPr>
              <w:t>SO</w:t>
            </w:r>
            <w:r w:rsidRPr="00E63630">
              <w:rPr>
                <w:rFonts w:eastAsia="Tahoma" w:cs="Tahoma"/>
                <w:sz w:val="18"/>
                <w:szCs w:val="18"/>
                <w:vertAlign w:val="subscript"/>
              </w:rPr>
              <w:t>4</w:t>
            </w:r>
            <w:r w:rsidRPr="00E63630">
              <w:rPr>
                <w:rFonts w:eastAsia="Tahoma" w:cs="Tahoma"/>
                <w:sz w:val="18"/>
                <w:szCs w:val="18"/>
              </w:rPr>
              <w:t xml:space="preserve"> 1+1, hasta pH&lt;2</w:t>
            </w:r>
          </w:p>
        </w:tc>
        <w:tc>
          <w:tcPr>
            <w:tcW w:w="1300" w:type="pct"/>
            <w:vAlign w:val="center"/>
          </w:tcPr>
          <w:p w14:paraId="6ABB8631" w14:textId="77777777" w:rsidR="00E63630" w:rsidRPr="00E63630" w:rsidRDefault="00E63630" w:rsidP="00F54EEC">
            <w:pPr>
              <w:jc w:val="center"/>
              <w:rPr>
                <w:rFonts w:eastAsia="Tahoma" w:cs="Tahoma"/>
                <w:sz w:val="18"/>
                <w:szCs w:val="18"/>
                <w:highlight w:val="yellow"/>
              </w:rPr>
            </w:pPr>
            <w:r w:rsidRPr="00E63630">
              <w:rPr>
                <w:rFonts w:eastAsia="Tahoma" w:cs="Tahoma"/>
                <w:sz w:val="18"/>
                <w:szCs w:val="18"/>
              </w:rPr>
              <w:t>Fenoles, Cr</w:t>
            </w:r>
            <w:r w:rsidRPr="00E63630">
              <w:rPr>
                <w:rFonts w:eastAsia="Tahoma" w:cs="Tahoma"/>
                <w:sz w:val="18"/>
                <w:szCs w:val="18"/>
                <w:vertAlign w:val="superscript"/>
              </w:rPr>
              <w:t>+6</w:t>
            </w:r>
          </w:p>
        </w:tc>
        <w:tc>
          <w:tcPr>
            <w:tcW w:w="356" w:type="pct"/>
            <w:vAlign w:val="center"/>
          </w:tcPr>
          <w:p w14:paraId="60728BA8" w14:textId="386A3B83" w:rsidR="00E63630" w:rsidRPr="00E63630" w:rsidRDefault="00E63630" w:rsidP="00E63630">
            <w:pPr>
              <w:jc w:val="center"/>
              <w:rPr>
                <w:rFonts w:eastAsia="Tahoma" w:cs="Tahoma"/>
                <w:sz w:val="18"/>
                <w:szCs w:val="18"/>
                <w:lang w:val="es-ES"/>
              </w:rPr>
            </w:pPr>
            <w:r w:rsidRPr="00E63630">
              <w:rPr>
                <w:rFonts w:ascii="MS Gothic" w:eastAsia="MS Gothic" w:hAnsi="MS Gothic" w:cs="MS Gothic" w:hint="eastAsia"/>
                <w:b/>
              </w:rPr>
              <w:t>✓</w:t>
            </w:r>
            <w:r w:rsidR="00E9584E">
              <w:rPr>
                <w:rFonts w:eastAsia="MS Gothic" w:cs="MS Gothic"/>
                <w:sz w:val="16"/>
                <w:szCs w:val="16"/>
                <w:lang w:val="es-ES"/>
              </w:rPr>
              <w:t xml:space="preserve">FW </w:t>
            </w:r>
            <w:r w:rsidRPr="00E9584E">
              <w:rPr>
                <w:rFonts w:eastAsia="MS Gothic" w:cs="MS Gothic"/>
                <w:sz w:val="16"/>
                <w:szCs w:val="16"/>
                <w:lang w:val="es-ES"/>
              </w:rPr>
              <w:t>PY</w:t>
            </w:r>
          </w:p>
        </w:tc>
        <w:tc>
          <w:tcPr>
            <w:tcW w:w="356" w:type="pct"/>
            <w:vAlign w:val="center"/>
          </w:tcPr>
          <w:p w14:paraId="39C111AE" w14:textId="77777777" w:rsidR="00E63630" w:rsidRPr="00E63630" w:rsidRDefault="00E63630" w:rsidP="00E63630">
            <w:pPr>
              <w:jc w:val="center"/>
              <w:rPr>
                <w:rFonts w:eastAsia="Tahoma" w:cs="Tahoma"/>
                <w:sz w:val="18"/>
                <w:szCs w:val="18"/>
              </w:rPr>
            </w:pPr>
          </w:p>
        </w:tc>
      </w:tr>
      <w:tr w:rsidR="00E9584E" w:rsidRPr="00E63630" w14:paraId="55376F94" w14:textId="3ED015B4" w:rsidTr="00E9584E">
        <w:tc>
          <w:tcPr>
            <w:tcW w:w="845" w:type="pct"/>
            <w:shd w:val="clear" w:color="auto" w:fill="auto"/>
            <w:vAlign w:val="center"/>
          </w:tcPr>
          <w:p w14:paraId="2FC22500" w14:textId="77777777" w:rsidR="00E9584E" w:rsidRPr="00E63630" w:rsidRDefault="00E9584E" w:rsidP="00F54EEC">
            <w:pPr>
              <w:rPr>
                <w:rFonts w:eastAsia="Tahoma" w:cs="Tahoma"/>
                <w:sz w:val="18"/>
                <w:szCs w:val="18"/>
              </w:rPr>
            </w:pPr>
            <w:r w:rsidRPr="00E63630">
              <w:rPr>
                <w:rFonts w:eastAsia="Tahoma" w:cs="Tahoma"/>
                <w:sz w:val="18"/>
                <w:szCs w:val="18"/>
              </w:rPr>
              <w:t xml:space="preserve">Metales </w:t>
            </w:r>
          </w:p>
        </w:tc>
        <w:tc>
          <w:tcPr>
            <w:tcW w:w="680" w:type="pct"/>
            <w:vAlign w:val="center"/>
          </w:tcPr>
          <w:p w14:paraId="46124FC9" w14:textId="77777777" w:rsidR="00E9584E" w:rsidRPr="00E63630" w:rsidRDefault="00E9584E" w:rsidP="00F54EEC">
            <w:pPr>
              <w:jc w:val="center"/>
              <w:rPr>
                <w:rFonts w:eastAsia="Tahoma" w:cs="Tahoma"/>
                <w:sz w:val="18"/>
                <w:szCs w:val="18"/>
              </w:rPr>
            </w:pPr>
            <w:r w:rsidRPr="00E63630">
              <w:rPr>
                <w:rFonts w:eastAsia="Tahoma" w:cs="Tahoma"/>
                <w:sz w:val="18"/>
                <w:szCs w:val="18"/>
              </w:rPr>
              <w:t>Plástico</w:t>
            </w:r>
          </w:p>
        </w:tc>
        <w:tc>
          <w:tcPr>
            <w:tcW w:w="650" w:type="pct"/>
            <w:vAlign w:val="center"/>
          </w:tcPr>
          <w:p w14:paraId="478BA33E" w14:textId="77777777" w:rsidR="00E9584E" w:rsidRPr="00E63630" w:rsidRDefault="00E9584E" w:rsidP="00F54EEC">
            <w:pPr>
              <w:jc w:val="center"/>
              <w:rPr>
                <w:rFonts w:eastAsia="Tahoma" w:cs="Tahoma"/>
                <w:sz w:val="18"/>
                <w:szCs w:val="18"/>
              </w:rPr>
            </w:pPr>
            <w:r w:rsidRPr="00E63630">
              <w:rPr>
                <w:rFonts w:eastAsia="Tahoma" w:cs="Tahoma"/>
                <w:sz w:val="18"/>
                <w:szCs w:val="18"/>
              </w:rPr>
              <w:t>1L</w:t>
            </w:r>
          </w:p>
        </w:tc>
        <w:tc>
          <w:tcPr>
            <w:tcW w:w="813" w:type="pct"/>
            <w:vAlign w:val="center"/>
          </w:tcPr>
          <w:p w14:paraId="53025777" w14:textId="77777777" w:rsidR="00E9584E" w:rsidRPr="00E63630" w:rsidRDefault="00E9584E" w:rsidP="00F54EEC">
            <w:pPr>
              <w:jc w:val="center"/>
              <w:rPr>
                <w:rFonts w:eastAsia="Tahoma" w:cs="Tahoma"/>
                <w:sz w:val="18"/>
                <w:szCs w:val="18"/>
              </w:rPr>
            </w:pPr>
            <w:r w:rsidRPr="00E63630">
              <w:rPr>
                <w:rFonts w:eastAsia="Tahoma" w:cs="Tahoma"/>
                <w:sz w:val="18"/>
                <w:szCs w:val="18"/>
              </w:rPr>
              <w:t>HNO</w:t>
            </w:r>
            <w:r w:rsidRPr="00E63630">
              <w:rPr>
                <w:rFonts w:eastAsia="Tahoma" w:cs="Tahoma"/>
                <w:sz w:val="18"/>
                <w:szCs w:val="18"/>
                <w:vertAlign w:val="subscript"/>
              </w:rPr>
              <w:t>3</w:t>
            </w:r>
            <w:r w:rsidRPr="00E63630">
              <w:rPr>
                <w:rFonts w:eastAsia="Tahoma" w:cs="Tahoma"/>
                <w:sz w:val="18"/>
                <w:szCs w:val="18"/>
              </w:rPr>
              <w:t xml:space="preserve"> 1+1, hasta pH&lt;2</w:t>
            </w:r>
          </w:p>
        </w:tc>
        <w:tc>
          <w:tcPr>
            <w:tcW w:w="1300" w:type="pct"/>
            <w:vAlign w:val="center"/>
          </w:tcPr>
          <w:p w14:paraId="1BE2572F" w14:textId="77777777" w:rsidR="00E9584E" w:rsidRPr="00E63630" w:rsidRDefault="00E9584E" w:rsidP="00F54EEC">
            <w:pPr>
              <w:jc w:val="center"/>
              <w:rPr>
                <w:rFonts w:eastAsia="Tahoma" w:cs="Tahoma"/>
                <w:sz w:val="18"/>
                <w:szCs w:val="18"/>
              </w:rPr>
            </w:pPr>
            <w:proofErr w:type="spellStart"/>
            <w:r w:rsidRPr="00E63630">
              <w:rPr>
                <w:rFonts w:eastAsia="Tahoma" w:cs="Tahoma"/>
                <w:sz w:val="18"/>
                <w:szCs w:val="18"/>
              </w:rPr>
              <w:t>CrT</w:t>
            </w:r>
            <w:proofErr w:type="spellEnd"/>
            <w:r w:rsidRPr="00E63630">
              <w:rPr>
                <w:rFonts w:eastAsia="Tahoma" w:cs="Tahoma"/>
                <w:sz w:val="18"/>
                <w:szCs w:val="18"/>
              </w:rPr>
              <w:t>, Hg, Zn, Cd, Pb, Se, Sn, Al, Cu, Mn, Ni</w:t>
            </w:r>
          </w:p>
        </w:tc>
        <w:tc>
          <w:tcPr>
            <w:tcW w:w="356" w:type="pct"/>
            <w:vAlign w:val="center"/>
          </w:tcPr>
          <w:p w14:paraId="1D3404E4" w14:textId="1858E194" w:rsidR="00E9584E" w:rsidRPr="00E63630" w:rsidRDefault="00E9584E" w:rsidP="00E9584E">
            <w:pPr>
              <w:jc w:val="center"/>
              <w:rPr>
                <w:rFonts w:eastAsia="Tahoma" w:cs="Tahoma"/>
                <w:sz w:val="18"/>
                <w:szCs w:val="18"/>
              </w:rPr>
            </w:pPr>
            <w:r w:rsidRPr="002A7B93">
              <w:rPr>
                <w:rFonts w:ascii="MS Gothic" w:eastAsia="MS Gothic" w:hAnsi="MS Gothic" w:cs="MS Gothic" w:hint="eastAsia"/>
                <w:b/>
              </w:rPr>
              <w:t>✓</w:t>
            </w:r>
          </w:p>
        </w:tc>
        <w:tc>
          <w:tcPr>
            <w:tcW w:w="356" w:type="pct"/>
            <w:vAlign w:val="center"/>
          </w:tcPr>
          <w:p w14:paraId="4FDD7DE5" w14:textId="24D298B3" w:rsidR="00E9584E" w:rsidRPr="00E63630" w:rsidRDefault="00E9584E" w:rsidP="00E9584E">
            <w:pPr>
              <w:jc w:val="center"/>
              <w:rPr>
                <w:rFonts w:eastAsia="Tahoma" w:cs="Tahoma"/>
                <w:sz w:val="18"/>
                <w:szCs w:val="18"/>
              </w:rPr>
            </w:pPr>
            <w:r w:rsidRPr="002A7B93">
              <w:rPr>
                <w:rFonts w:ascii="MS Gothic" w:eastAsia="MS Gothic" w:hAnsi="MS Gothic" w:cs="MS Gothic" w:hint="eastAsia"/>
                <w:b/>
              </w:rPr>
              <w:t>✓</w:t>
            </w:r>
          </w:p>
        </w:tc>
      </w:tr>
      <w:tr w:rsidR="00E9584E" w:rsidRPr="00E63630" w14:paraId="3315E44C" w14:textId="7F339C6B" w:rsidTr="00E63630">
        <w:tc>
          <w:tcPr>
            <w:tcW w:w="845" w:type="pct"/>
            <w:shd w:val="clear" w:color="auto" w:fill="auto"/>
            <w:vAlign w:val="center"/>
          </w:tcPr>
          <w:p w14:paraId="4AC061DF" w14:textId="77777777" w:rsidR="00E9584E" w:rsidRPr="00E63630" w:rsidRDefault="00E9584E" w:rsidP="00F54EEC">
            <w:pPr>
              <w:rPr>
                <w:rFonts w:eastAsia="Tahoma" w:cs="Tahoma"/>
                <w:sz w:val="18"/>
                <w:szCs w:val="18"/>
              </w:rPr>
            </w:pPr>
            <w:r w:rsidRPr="00E63630">
              <w:rPr>
                <w:rFonts w:eastAsia="Tahoma" w:cs="Tahoma"/>
                <w:sz w:val="18"/>
                <w:szCs w:val="18"/>
              </w:rPr>
              <w:t xml:space="preserve">NTK </w:t>
            </w:r>
          </w:p>
        </w:tc>
        <w:tc>
          <w:tcPr>
            <w:tcW w:w="680" w:type="pct"/>
            <w:vAlign w:val="center"/>
          </w:tcPr>
          <w:p w14:paraId="5177916F" w14:textId="77777777" w:rsidR="00E9584E" w:rsidRPr="00E63630" w:rsidRDefault="00E9584E" w:rsidP="00F54EEC">
            <w:pPr>
              <w:jc w:val="center"/>
              <w:rPr>
                <w:rFonts w:eastAsia="Tahoma" w:cs="Tahoma"/>
                <w:sz w:val="18"/>
                <w:szCs w:val="18"/>
              </w:rPr>
            </w:pPr>
            <w:r w:rsidRPr="00E63630">
              <w:rPr>
                <w:rFonts w:eastAsia="Tahoma" w:cs="Tahoma"/>
                <w:sz w:val="18"/>
                <w:szCs w:val="18"/>
              </w:rPr>
              <w:t>Plástico</w:t>
            </w:r>
          </w:p>
        </w:tc>
        <w:tc>
          <w:tcPr>
            <w:tcW w:w="650" w:type="pct"/>
            <w:vAlign w:val="center"/>
          </w:tcPr>
          <w:p w14:paraId="73133EF7" w14:textId="77777777" w:rsidR="00E9584E" w:rsidRPr="00E63630" w:rsidRDefault="00E9584E" w:rsidP="00F54EEC">
            <w:pPr>
              <w:jc w:val="center"/>
              <w:rPr>
                <w:rFonts w:eastAsia="Tahoma" w:cs="Tahoma"/>
                <w:sz w:val="18"/>
                <w:szCs w:val="18"/>
              </w:rPr>
            </w:pPr>
            <w:r w:rsidRPr="00E63630">
              <w:rPr>
                <w:rFonts w:eastAsia="Tahoma" w:cs="Tahoma"/>
                <w:sz w:val="18"/>
                <w:szCs w:val="18"/>
              </w:rPr>
              <w:t>1L</w:t>
            </w:r>
          </w:p>
        </w:tc>
        <w:tc>
          <w:tcPr>
            <w:tcW w:w="813" w:type="pct"/>
            <w:vAlign w:val="center"/>
          </w:tcPr>
          <w:p w14:paraId="44637C4C" w14:textId="77777777" w:rsidR="00E9584E" w:rsidRPr="00E63630" w:rsidRDefault="00E9584E" w:rsidP="00F54EEC">
            <w:pPr>
              <w:jc w:val="center"/>
              <w:rPr>
                <w:rFonts w:eastAsia="Tahoma" w:cs="Tahoma"/>
                <w:sz w:val="18"/>
                <w:szCs w:val="18"/>
              </w:rPr>
            </w:pPr>
            <w:r w:rsidRPr="00E63630">
              <w:rPr>
                <w:rFonts w:eastAsia="Tahoma" w:cs="Tahoma"/>
                <w:sz w:val="18"/>
                <w:szCs w:val="18"/>
              </w:rPr>
              <w:t>H</w:t>
            </w:r>
            <w:r w:rsidRPr="00E63630">
              <w:rPr>
                <w:rFonts w:eastAsia="Tahoma" w:cs="Tahoma"/>
                <w:sz w:val="18"/>
                <w:szCs w:val="18"/>
                <w:vertAlign w:val="subscript"/>
              </w:rPr>
              <w:t>2</w:t>
            </w:r>
            <w:r w:rsidRPr="00E63630">
              <w:rPr>
                <w:rFonts w:eastAsia="Tahoma" w:cs="Tahoma"/>
                <w:sz w:val="18"/>
                <w:szCs w:val="18"/>
              </w:rPr>
              <w:t>SO</w:t>
            </w:r>
            <w:r w:rsidRPr="00E63630">
              <w:rPr>
                <w:rFonts w:eastAsia="Tahoma" w:cs="Tahoma"/>
                <w:sz w:val="18"/>
                <w:szCs w:val="18"/>
                <w:vertAlign w:val="subscript"/>
              </w:rPr>
              <w:t>4</w:t>
            </w:r>
            <w:r w:rsidRPr="00E63630">
              <w:rPr>
                <w:rFonts w:eastAsia="Tahoma" w:cs="Tahoma"/>
                <w:sz w:val="18"/>
                <w:szCs w:val="18"/>
              </w:rPr>
              <w:t xml:space="preserve"> 1+1, hasta pH&lt;2</w:t>
            </w:r>
          </w:p>
        </w:tc>
        <w:tc>
          <w:tcPr>
            <w:tcW w:w="1300" w:type="pct"/>
            <w:vAlign w:val="center"/>
          </w:tcPr>
          <w:p w14:paraId="37A43F1C" w14:textId="77777777" w:rsidR="00E9584E" w:rsidRPr="00E63630" w:rsidRDefault="00E9584E" w:rsidP="00F54EEC">
            <w:pPr>
              <w:jc w:val="center"/>
              <w:rPr>
                <w:rFonts w:eastAsia="Tahoma" w:cs="Tahoma"/>
                <w:sz w:val="18"/>
                <w:szCs w:val="18"/>
              </w:rPr>
            </w:pPr>
            <w:r w:rsidRPr="00E63630">
              <w:rPr>
                <w:rFonts w:eastAsia="Tahoma" w:cs="Tahoma"/>
                <w:sz w:val="18"/>
                <w:szCs w:val="18"/>
              </w:rPr>
              <w:t>PT, NTK, N-NH</w:t>
            </w:r>
            <w:r w:rsidRPr="00E63630">
              <w:rPr>
                <w:rFonts w:eastAsia="Tahoma" w:cs="Tahoma"/>
                <w:sz w:val="18"/>
                <w:szCs w:val="18"/>
                <w:vertAlign w:val="subscript"/>
              </w:rPr>
              <w:t>3</w:t>
            </w:r>
          </w:p>
        </w:tc>
        <w:tc>
          <w:tcPr>
            <w:tcW w:w="356" w:type="pct"/>
            <w:vAlign w:val="center"/>
          </w:tcPr>
          <w:p w14:paraId="44CC5EBE" w14:textId="714D3B1C" w:rsidR="00E9584E" w:rsidRPr="00E63630" w:rsidRDefault="00E9584E" w:rsidP="00E63630">
            <w:pPr>
              <w:jc w:val="center"/>
              <w:rPr>
                <w:rFonts w:eastAsia="Tahoma" w:cs="Tahoma"/>
                <w:sz w:val="18"/>
                <w:szCs w:val="18"/>
              </w:rPr>
            </w:pPr>
            <w:r w:rsidRPr="002A7B93">
              <w:rPr>
                <w:rFonts w:ascii="MS Gothic" w:eastAsia="MS Gothic" w:hAnsi="MS Gothic" w:cs="MS Gothic" w:hint="eastAsia"/>
                <w:b/>
              </w:rPr>
              <w:t>✓</w:t>
            </w:r>
          </w:p>
        </w:tc>
        <w:tc>
          <w:tcPr>
            <w:tcW w:w="356" w:type="pct"/>
            <w:vAlign w:val="center"/>
          </w:tcPr>
          <w:p w14:paraId="7A04BA17" w14:textId="3AE19F51" w:rsidR="00E9584E" w:rsidRPr="00E63630" w:rsidRDefault="00E9584E" w:rsidP="00E63630">
            <w:pPr>
              <w:jc w:val="center"/>
              <w:rPr>
                <w:rFonts w:eastAsia="Tahoma" w:cs="Tahoma"/>
                <w:sz w:val="18"/>
                <w:szCs w:val="18"/>
              </w:rPr>
            </w:pPr>
            <w:r w:rsidRPr="002A7B93">
              <w:rPr>
                <w:rFonts w:ascii="MS Gothic" w:eastAsia="MS Gothic" w:hAnsi="MS Gothic" w:cs="MS Gothic" w:hint="eastAsia"/>
                <w:b/>
              </w:rPr>
              <w:t>✓</w:t>
            </w:r>
          </w:p>
        </w:tc>
      </w:tr>
      <w:tr w:rsidR="00E9584E" w:rsidRPr="00E63630" w14:paraId="3967E358" w14:textId="22640310" w:rsidTr="00E9584E">
        <w:tc>
          <w:tcPr>
            <w:tcW w:w="845" w:type="pct"/>
            <w:shd w:val="clear" w:color="auto" w:fill="auto"/>
            <w:vAlign w:val="center"/>
          </w:tcPr>
          <w:p w14:paraId="69E40A41" w14:textId="77777777" w:rsidR="00E9584E" w:rsidRPr="00E63630" w:rsidRDefault="00E9584E" w:rsidP="00F54EEC">
            <w:pPr>
              <w:rPr>
                <w:rFonts w:eastAsia="Tahoma" w:cs="Tahoma"/>
                <w:sz w:val="18"/>
                <w:szCs w:val="18"/>
              </w:rPr>
            </w:pPr>
            <w:r w:rsidRPr="00E63630">
              <w:rPr>
                <w:rFonts w:eastAsia="Tahoma" w:cs="Tahoma"/>
                <w:sz w:val="18"/>
                <w:szCs w:val="18"/>
              </w:rPr>
              <w:t>Hierro</w:t>
            </w:r>
          </w:p>
        </w:tc>
        <w:tc>
          <w:tcPr>
            <w:tcW w:w="680" w:type="pct"/>
            <w:vAlign w:val="center"/>
          </w:tcPr>
          <w:p w14:paraId="6C6A46DD" w14:textId="77777777" w:rsidR="00E9584E" w:rsidRPr="00E63630" w:rsidRDefault="00E9584E" w:rsidP="00F54EEC">
            <w:pPr>
              <w:jc w:val="center"/>
              <w:rPr>
                <w:rFonts w:eastAsia="Tahoma" w:cs="Tahoma"/>
                <w:sz w:val="18"/>
                <w:szCs w:val="18"/>
              </w:rPr>
            </w:pPr>
            <w:r w:rsidRPr="00E63630">
              <w:rPr>
                <w:rFonts w:eastAsia="Tahoma" w:cs="Tahoma"/>
                <w:sz w:val="18"/>
                <w:szCs w:val="18"/>
              </w:rPr>
              <w:t>Plástico</w:t>
            </w:r>
          </w:p>
        </w:tc>
        <w:tc>
          <w:tcPr>
            <w:tcW w:w="650" w:type="pct"/>
            <w:vAlign w:val="center"/>
          </w:tcPr>
          <w:p w14:paraId="442D71AA" w14:textId="77777777" w:rsidR="00E9584E" w:rsidRPr="00E63630" w:rsidRDefault="00E9584E" w:rsidP="00F54EEC">
            <w:pPr>
              <w:jc w:val="center"/>
              <w:rPr>
                <w:rFonts w:eastAsia="Tahoma" w:cs="Tahoma"/>
                <w:sz w:val="18"/>
                <w:szCs w:val="18"/>
              </w:rPr>
            </w:pPr>
            <w:r w:rsidRPr="00E63630">
              <w:rPr>
                <w:rFonts w:eastAsia="Tahoma" w:cs="Tahoma"/>
                <w:sz w:val="18"/>
                <w:szCs w:val="18"/>
              </w:rPr>
              <w:t xml:space="preserve">250 </w:t>
            </w:r>
            <w:proofErr w:type="spellStart"/>
            <w:r w:rsidRPr="00E63630">
              <w:rPr>
                <w:rFonts w:eastAsia="Tahoma" w:cs="Tahoma"/>
                <w:sz w:val="18"/>
                <w:szCs w:val="18"/>
              </w:rPr>
              <w:t>mL</w:t>
            </w:r>
            <w:proofErr w:type="spellEnd"/>
          </w:p>
        </w:tc>
        <w:tc>
          <w:tcPr>
            <w:tcW w:w="813" w:type="pct"/>
            <w:vAlign w:val="center"/>
          </w:tcPr>
          <w:p w14:paraId="1E6E5775" w14:textId="77777777" w:rsidR="00E9584E" w:rsidRPr="00E63630" w:rsidRDefault="00E9584E" w:rsidP="00F54EEC">
            <w:pPr>
              <w:jc w:val="center"/>
              <w:rPr>
                <w:rFonts w:eastAsia="Tahoma" w:cs="Tahoma"/>
                <w:sz w:val="18"/>
                <w:szCs w:val="18"/>
              </w:rPr>
            </w:pPr>
            <w:r w:rsidRPr="00E63630">
              <w:rPr>
                <w:rFonts w:eastAsia="Tahoma" w:cs="Tahoma"/>
                <w:sz w:val="18"/>
                <w:szCs w:val="18"/>
              </w:rPr>
              <w:t>HCl 1+1, hasta pH&lt;2</w:t>
            </w:r>
          </w:p>
        </w:tc>
        <w:tc>
          <w:tcPr>
            <w:tcW w:w="1300" w:type="pct"/>
            <w:vAlign w:val="center"/>
          </w:tcPr>
          <w:p w14:paraId="0A1DEF09" w14:textId="77777777" w:rsidR="00E9584E" w:rsidRPr="00E63630" w:rsidRDefault="00E9584E" w:rsidP="00F54EEC">
            <w:pPr>
              <w:jc w:val="center"/>
              <w:rPr>
                <w:rFonts w:eastAsia="Tahoma" w:cs="Tahoma"/>
                <w:sz w:val="18"/>
                <w:szCs w:val="18"/>
              </w:rPr>
            </w:pPr>
            <w:r w:rsidRPr="00E63630">
              <w:rPr>
                <w:rFonts w:eastAsia="Tahoma" w:cs="Tahoma"/>
                <w:sz w:val="18"/>
                <w:szCs w:val="18"/>
              </w:rPr>
              <w:t>Hierro, sodio, potasio</w:t>
            </w:r>
          </w:p>
        </w:tc>
        <w:tc>
          <w:tcPr>
            <w:tcW w:w="356" w:type="pct"/>
            <w:vAlign w:val="center"/>
          </w:tcPr>
          <w:p w14:paraId="25776E18" w14:textId="14BD9A3B" w:rsidR="00E9584E" w:rsidRPr="00E63630" w:rsidRDefault="00E9584E" w:rsidP="00E9584E">
            <w:pPr>
              <w:jc w:val="center"/>
              <w:rPr>
                <w:rFonts w:eastAsia="Tahoma" w:cs="Tahoma"/>
                <w:sz w:val="18"/>
                <w:szCs w:val="18"/>
              </w:rPr>
            </w:pPr>
            <w:r w:rsidRPr="00A557D7">
              <w:rPr>
                <w:rFonts w:ascii="MS Gothic" w:eastAsia="MS Gothic" w:hAnsi="MS Gothic" w:cs="MS Gothic" w:hint="eastAsia"/>
                <w:b/>
              </w:rPr>
              <w:t>✓</w:t>
            </w:r>
          </w:p>
        </w:tc>
        <w:tc>
          <w:tcPr>
            <w:tcW w:w="356" w:type="pct"/>
            <w:vAlign w:val="center"/>
          </w:tcPr>
          <w:p w14:paraId="71D63648" w14:textId="77777777" w:rsidR="00E9584E" w:rsidRPr="00E63630" w:rsidRDefault="00E9584E" w:rsidP="00E63630">
            <w:pPr>
              <w:jc w:val="center"/>
              <w:rPr>
                <w:rFonts w:eastAsia="Tahoma" w:cs="Tahoma"/>
                <w:sz w:val="18"/>
                <w:szCs w:val="18"/>
              </w:rPr>
            </w:pPr>
          </w:p>
        </w:tc>
      </w:tr>
      <w:tr w:rsidR="00E9584E" w:rsidRPr="00E63630" w14:paraId="32E21950" w14:textId="41ED4E35" w:rsidTr="00E9584E">
        <w:tc>
          <w:tcPr>
            <w:tcW w:w="845" w:type="pct"/>
            <w:shd w:val="clear" w:color="auto" w:fill="auto"/>
            <w:vAlign w:val="center"/>
          </w:tcPr>
          <w:p w14:paraId="61896DD9" w14:textId="77777777" w:rsidR="00E9584E" w:rsidRPr="00E63630" w:rsidRDefault="00E9584E" w:rsidP="00F54EEC">
            <w:pPr>
              <w:rPr>
                <w:rFonts w:eastAsia="Tahoma" w:cs="Tahoma"/>
                <w:sz w:val="18"/>
                <w:szCs w:val="18"/>
              </w:rPr>
            </w:pPr>
            <w:r w:rsidRPr="00E63630">
              <w:rPr>
                <w:rFonts w:eastAsia="Tahoma" w:cs="Tahoma"/>
                <w:sz w:val="18"/>
                <w:szCs w:val="18"/>
              </w:rPr>
              <w:t>Sulfuros</w:t>
            </w:r>
          </w:p>
        </w:tc>
        <w:tc>
          <w:tcPr>
            <w:tcW w:w="680" w:type="pct"/>
            <w:vAlign w:val="center"/>
          </w:tcPr>
          <w:p w14:paraId="70481796" w14:textId="77777777" w:rsidR="00E9584E" w:rsidRPr="00E63630" w:rsidRDefault="00E9584E" w:rsidP="00F54EEC">
            <w:pPr>
              <w:jc w:val="center"/>
              <w:rPr>
                <w:rFonts w:eastAsia="Tahoma" w:cs="Tahoma"/>
                <w:sz w:val="18"/>
                <w:szCs w:val="18"/>
              </w:rPr>
            </w:pPr>
            <w:r w:rsidRPr="00E63630">
              <w:rPr>
                <w:rFonts w:eastAsia="Tahoma" w:cs="Tahoma"/>
                <w:sz w:val="18"/>
                <w:szCs w:val="18"/>
              </w:rPr>
              <w:t>Plástico</w:t>
            </w:r>
          </w:p>
        </w:tc>
        <w:tc>
          <w:tcPr>
            <w:tcW w:w="650" w:type="pct"/>
            <w:vAlign w:val="center"/>
          </w:tcPr>
          <w:p w14:paraId="18BDDC11" w14:textId="77777777" w:rsidR="00E9584E" w:rsidRPr="00E63630" w:rsidRDefault="00E9584E" w:rsidP="00F54EEC">
            <w:pPr>
              <w:jc w:val="center"/>
              <w:rPr>
                <w:rFonts w:eastAsia="Tahoma" w:cs="Tahoma"/>
                <w:sz w:val="18"/>
                <w:szCs w:val="18"/>
              </w:rPr>
            </w:pPr>
            <w:r w:rsidRPr="00E63630">
              <w:rPr>
                <w:rFonts w:eastAsia="Tahoma" w:cs="Tahoma"/>
                <w:sz w:val="18"/>
                <w:szCs w:val="18"/>
              </w:rPr>
              <w:t xml:space="preserve">500 </w:t>
            </w:r>
            <w:proofErr w:type="spellStart"/>
            <w:r w:rsidRPr="00E63630">
              <w:rPr>
                <w:rFonts w:eastAsia="Tahoma" w:cs="Tahoma"/>
                <w:sz w:val="18"/>
                <w:szCs w:val="18"/>
              </w:rPr>
              <w:t>mL</w:t>
            </w:r>
            <w:proofErr w:type="spellEnd"/>
          </w:p>
        </w:tc>
        <w:tc>
          <w:tcPr>
            <w:tcW w:w="813" w:type="pct"/>
            <w:vAlign w:val="center"/>
          </w:tcPr>
          <w:p w14:paraId="46B03458" w14:textId="24BA8EF3" w:rsidR="00E9584E" w:rsidRPr="00E63630" w:rsidRDefault="00E9584E" w:rsidP="00F54EEC">
            <w:pPr>
              <w:jc w:val="center"/>
              <w:rPr>
                <w:rFonts w:eastAsia="Tahoma" w:cs="Tahoma"/>
                <w:sz w:val="18"/>
                <w:szCs w:val="18"/>
              </w:rPr>
            </w:pPr>
            <w:r w:rsidRPr="00E63630">
              <w:rPr>
                <w:rFonts w:eastAsia="Tahoma" w:cs="Tahoma"/>
                <w:sz w:val="18"/>
                <w:szCs w:val="18"/>
              </w:rPr>
              <w:t xml:space="preserve">Acetato de Zn + NaOH </w:t>
            </w:r>
            <w:r w:rsidR="00894A75" w:rsidRPr="00E63630">
              <w:rPr>
                <w:rFonts w:eastAsia="Tahoma" w:cs="Tahoma"/>
                <w:sz w:val="18"/>
                <w:szCs w:val="18"/>
              </w:rPr>
              <w:t>hasta</w:t>
            </w:r>
            <w:r w:rsidRPr="00E63630">
              <w:rPr>
                <w:rFonts w:eastAsia="Tahoma" w:cs="Tahoma"/>
                <w:sz w:val="18"/>
                <w:szCs w:val="18"/>
              </w:rPr>
              <w:t xml:space="preserve"> pH&gt;9</w:t>
            </w:r>
          </w:p>
        </w:tc>
        <w:tc>
          <w:tcPr>
            <w:tcW w:w="1300" w:type="pct"/>
            <w:vAlign w:val="center"/>
          </w:tcPr>
          <w:p w14:paraId="70D4E856" w14:textId="77777777" w:rsidR="00E9584E" w:rsidRPr="00E63630" w:rsidRDefault="00E9584E" w:rsidP="00F54EEC">
            <w:pPr>
              <w:jc w:val="center"/>
              <w:rPr>
                <w:rFonts w:eastAsia="Tahoma" w:cs="Tahoma"/>
                <w:sz w:val="18"/>
                <w:szCs w:val="18"/>
              </w:rPr>
            </w:pPr>
            <w:r w:rsidRPr="00E63630">
              <w:rPr>
                <w:rFonts w:eastAsia="Tahoma" w:cs="Tahoma"/>
                <w:sz w:val="18"/>
                <w:szCs w:val="18"/>
              </w:rPr>
              <w:t>Sulfuro</w:t>
            </w:r>
          </w:p>
        </w:tc>
        <w:tc>
          <w:tcPr>
            <w:tcW w:w="356" w:type="pct"/>
            <w:vAlign w:val="center"/>
          </w:tcPr>
          <w:p w14:paraId="072EA837" w14:textId="48D2982F" w:rsidR="00E9584E" w:rsidRPr="00E63630" w:rsidRDefault="00E9584E" w:rsidP="00E9584E">
            <w:pPr>
              <w:jc w:val="center"/>
              <w:rPr>
                <w:rFonts w:eastAsia="Tahoma" w:cs="Tahoma"/>
                <w:sz w:val="18"/>
                <w:szCs w:val="18"/>
              </w:rPr>
            </w:pPr>
            <w:r w:rsidRPr="00A557D7">
              <w:rPr>
                <w:rFonts w:ascii="MS Gothic" w:eastAsia="MS Gothic" w:hAnsi="MS Gothic" w:cs="MS Gothic" w:hint="eastAsia"/>
                <w:b/>
              </w:rPr>
              <w:t>✓</w:t>
            </w:r>
          </w:p>
        </w:tc>
        <w:tc>
          <w:tcPr>
            <w:tcW w:w="356" w:type="pct"/>
            <w:vAlign w:val="center"/>
          </w:tcPr>
          <w:p w14:paraId="47DE3061" w14:textId="77777777" w:rsidR="00E9584E" w:rsidRPr="00E63630" w:rsidRDefault="00E9584E" w:rsidP="00E63630">
            <w:pPr>
              <w:jc w:val="center"/>
              <w:rPr>
                <w:rFonts w:eastAsia="Tahoma" w:cs="Tahoma"/>
                <w:sz w:val="18"/>
                <w:szCs w:val="18"/>
              </w:rPr>
            </w:pPr>
          </w:p>
        </w:tc>
      </w:tr>
      <w:tr w:rsidR="00E9584E" w:rsidRPr="00E63630" w14:paraId="403E43A6" w14:textId="31F2CD02" w:rsidTr="00E9584E">
        <w:tc>
          <w:tcPr>
            <w:tcW w:w="845" w:type="pct"/>
            <w:shd w:val="clear" w:color="auto" w:fill="auto"/>
            <w:vAlign w:val="center"/>
          </w:tcPr>
          <w:p w14:paraId="26F1E576" w14:textId="77777777" w:rsidR="00E9584E" w:rsidRPr="00E63630" w:rsidRDefault="00E9584E" w:rsidP="00F54EEC">
            <w:pPr>
              <w:rPr>
                <w:rFonts w:eastAsia="Tahoma" w:cs="Tahoma"/>
                <w:sz w:val="18"/>
                <w:szCs w:val="18"/>
              </w:rPr>
            </w:pPr>
            <w:proofErr w:type="spellStart"/>
            <w:r w:rsidRPr="00E63630">
              <w:rPr>
                <w:rFonts w:eastAsia="Tahoma" w:cs="Tahoma"/>
                <w:sz w:val="18"/>
                <w:szCs w:val="18"/>
              </w:rPr>
              <w:t>Multirresiduos</w:t>
            </w:r>
            <w:proofErr w:type="spellEnd"/>
          </w:p>
        </w:tc>
        <w:tc>
          <w:tcPr>
            <w:tcW w:w="680" w:type="pct"/>
            <w:vAlign w:val="center"/>
          </w:tcPr>
          <w:p w14:paraId="28FC99B7" w14:textId="77777777" w:rsidR="00E9584E" w:rsidRPr="00E63630" w:rsidRDefault="00E9584E" w:rsidP="00F54EEC">
            <w:pPr>
              <w:jc w:val="center"/>
              <w:rPr>
                <w:rFonts w:eastAsia="Tahoma" w:cs="Tahoma"/>
                <w:sz w:val="18"/>
                <w:szCs w:val="18"/>
              </w:rPr>
            </w:pPr>
            <w:r w:rsidRPr="00E63630">
              <w:rPr>
                <w:rFonts w:eastAsia="Tahoma" w:cs="Tahoma"/>
                <w:sz w:val="18"/>
                <w:szCs w:val="18"/>
              </w:rPr>
              <w:t>Vidrio ámbar</w:t>
            </w:r>
          </w:p>
        </w:tc>
        <w:tc>
          <w:tcPr>
            <w:tcW w:w="650" w:type="pct"/>
            <w:vAlign w:val="center"/>
          </w:tcPr>
          <w:p w14:paraId="7DA1BDA5" w14:textId="77777777" w:rsidR="00E9584E" w:rsidRPr="00E63630" w:rsidRDefault="00E9584E" w:rsidP="00F54EEC">
            <w:pPr>
              <w:jc w:val="center"/>
              <w:rPr>
                <w:rFonts w:eastAsia="Tahoma" w:cs="Tahoma"/>
                <w:sz w:val="18"/>
                <w:szCs w:val="18"/>
              </w:rPr>
            </w:pPr>
            <w:r w:rsidRPr="00E63630">
              <w:rPr>
                <w:rFonts w:eastAsia="Tahoma" w:cs="Tahoma"/>
                <w:sz w:val="18"/>
                <w:szCs w:val="18"/>
              </w:rPr>
              <w:t>1L</w:t>
            </w:r>
          </w:p>
        </w:tc>
        <w:tc>
          <w:tcPr>
            <w:tcW w:w="813" w:type="pct"/>
            <w:vAlign w:val="center"/>
          </w:tcPr>
          <w:p w14:paraId="40F55DAD" w14:textId="77777777" w:rsidR="00E9584E" w:rsidRPr="00E63630" w:rsidRDefault="00E9584E" w:rsidP="00F54EEC">
            <w:pPr>
              <w:jc w:val="center"/>
              <w:rPr>
                <w:rFonts w:eastAsia="Tahoma" w:cs="Tahoma"/>
                <w:sz w:val="18"/>
                <w:szCs w:val="18"/>
              </w:rPr>
            </w:pPr>
            <w:r w:rsidRPr="00E63630">
              <w:rPr>
                <w:rFonts w:eastAsia="Tahoma" w:cs="Tahoma"/>
                <w:sz w:val="18"/>
                <w:szCs w:val="18"/>
              </w:rPr>
              <w:t>s/p</w:t>
            </w:r>
          </w:p>
        </w:tc>
        <w:tc>
          <w:tcPr>
            <w:tcW w:w="1300" w:type="pct"/>
            <w:shd w:val="clear" w:color="auto" w:fill="auto"/>
            <w:vAlign w:val="center"/>
          </w:tcPr>
          <w:p w14:paraId="20177DB5" w14:textId="77777777" w:rsidR="00E9584E" w:rsidRPr="00E63630" w:rsidRDefault="00E9584E" w:rsidP="00F54EEC">
            <w:pPr>
              <w:jc w:val="center"/>
              <w:rPr>
                <w:rFonts w:eastAsia="Tahoma" w:cs="Tahoma"/>
                <w:sz w:val="18"/>
                <w:szCs w:val="18"/>
              </w:rPr>
            </w:pPr>
            <w:proofErr w:type="spellStart"/>
            <w:r w:rsidRPr="00E63630">
              <w:rPr>
                <w:rFonts w:eastAsia="Tahoma" w:cs="Tahoma"/>
                <w:sz w:val="18"/>
                <w:szCs w:val="18"/>
              </w:rPr>
              <w:t>Multirresiduos</w:t>
            </w:r>
            <w:proofErr w:type="spellEnd"/>
          </w:p>
        </w:tc>
        <w:tc>
          <w:tcPr>
            <w:tcW w:w="356" w:type="pct"/>
            <w:vAlign w:val="center"/>
          </w:tcPr>
          <w:p w14:paraId="7B85CB09" w14:textId="5225193E" w:rsidR="00E9584E" w:rsidRPr="00E63630" w:rsidRDefault="00E9584E" w:rsidP="00E9584E">
            <w:pPr>
              <w:jc w:val="center"/>
              <w:rPr>
                <w:rFonts w:eastAsia="Tahoma" w:cs="Tahoma"/>
                <w:sz w:val="18"/>
                <w:szCs w:val="18"/>
              </w:rPr>
            </w:pPr>
            <w:r w:rsidRPr="00A557D7">
              <w:rPr>
                <w:rFonts w:ascii="MS Gothic" w:eastAsia="MS Gothic" w:hAnsi="MS Gothic" w:cs="MS Gothic" w:hint="eastAsia"/>
                <w:b/>
              </w:rPr>
              <w:t>✓</w:t>
            </w:r>
          </w:p>
        </w:tc>
        <w:tc>
          <w:tcPr>
            <w:tcW w:w="356" w:type="pct"/>
            <w:vAlign w:val="center"/>
          </w:tcPr>
          <w:p w14:paraId="4AAFA26A" w14:textId="77777777" w:rsidR="00E9584E" w:rsidRPr="00E63630" w:rsidRDefault="00E9584E" w:rsidP="00E63630">
            <w:pPr>
              <w:jc w:val="center"/>
              <w:rPr>
                <w:rFonts w:eastAsia="Tahoma" w:cs="Tahoma"/>
                <w:sz w:val="18"/>
                <w:szCs w:val="18"/>
              </w:rPr>
            </w:pPr>
          </w:p>
        </w:tc>
      </w:tr>
      <w:tr w:rsidR="00E9584E" w:rsidRPr="00E63630" w14:paraId="58CA9330" w14:textId="4EF68A6F" w:rsidTr="00E9584E">
        <w:tc>
          <w:tcPr>
            <w:tcW w:w="845" w:type="pct"/>
            <w:shd w:val="clear" w:color="auto" w:fill="auto"/>
            <w:vAlign w:val="center"/>
          </w:tcPr>
          <w:p w14:paraId="2FB6084E" w14:textId="77777777" w:rsidR="00E9584E" w:rsidRPr="00E63630" w:rsidRDefault="00E9584E" w:rsidP="00F54EEC">
            <w:pPr>
              <w:rPr>
                <w:rFonts w:eastAsia="Tahoma" w:cs="Tahoma"/>
                <w:sz w:val="18"/>
                <w:szCs w:val="18"/>
              </w:rPr>
            </w:pPr>
            <w:proofErr w:type="spellStart"/>
            <w:r w:rsidRPr="00E63630">
              <w:rPr>
                <w:rFonts w:eastAsia="Tahoma" w:cs="Tahoma"/>
                <w:sz w:val="18"/>
                <w:szCs w:val="18"/>
              </w:rPr>
              <w:t>Sulfuramida</w:t>
            </w:r>
            <w:proofErr w:type="spellEnd"/>
            <w:r w:rsidRPr="00E63630">
              <w:rPr>
                <w:rFonts w:eastAsia="Tahoma" w:cs="Tahoma"/>
                <w:sz w:val="18"/>
                <w:szCs w:val="18"/>
              </w:rPr>
              <w:t xml:space="preserve"> y </w:t>
            </w:r>
            <w:proofErr w:type="spellStart"/>
            <w:r w:rsidRPr="00E63630">
              <w:rPr>
                <w:rFonts w:eastAsia="Tahoma" w:cs="Tahoma"/>
                <w:sz w:val="18"/>
                <w:szCs w:val="18"/>
              </w:rPr>
              <w:t>Lambdacialotrin</w:t>
            </w:r>
            <w:r w:rsidRPr="00E63630">
              <w:rPr>
                <w:rFonts w:eastAsia="Tahoma" w:cs="Tahoma"/>
                <w:sz w:val="18"/>
                <w:szCs w:val="18"/>
              </w:rPr>
              <w:lastRenderedPageBreak/>
              <w:t>a</w:t>
            </w:r>
            <w:proofErr w:type="spellEnd"/>
          </w:p>
        </w:tc>
        <w:tc>
          <w:tcPr>
            <w:tcW w:w="680" w:type="pct"/>
            <w:vAlign w:val="center"/>
          </w:tcPr>
          <w:p w14:paraId="7569595F" w14:textId="77777777" w:rsidR="00E9584E" w:rsidRPr="00E63630" w:rsidRDefault="00E9584E" w:rsidP="00F54EEC">
            <w:pPr>
              <w:jc w:val="center"/>
              <w:rPr>
                <w:rFonts w:eastAsia="Tahoma" w:cs="Tahoma"/>
                <w:sz w:val="18"/>
                <w:szCs w:val="18"/>
              </w:rPr>
            </w:pPr>
            <w:r w:rsidRPr="00E63630">
              <w:rPr>
                <w:rFonts w:eastAsia="Tahoma" w:cs="Tahoma"/>
                <w:sz w:val="18"/>
                <w:szCs w:val="18"/>
              </w:rPr>
              <w:lastRenderedPageBreak/>
              <w:t>Vidrio ámbar</w:t>
            </w:r>
          </w:p>
        </w:tc>
        <w:tc>
          <w:tcPr>
            <w:tcW w:w="650" w:type="pct"/>
            <w:vAlign w:val="center"/>
          </w:tcPr>
          <w:p w14:paraId="659684D3" w14:textId="77777777" w:rsidR="00E9584E" w:rsidRPr="00E63630" w:rsidRDefault="00E9584E" w:rsidP="00F54EEC">
            <w:pPr>
              <w:jc w:val="center"/>
              <w:rPr>
                <w:rFonts w:eastAsia="Tahoma" w:cs="Tahoma"/>
                <w:sz w:val="18"/>
                <w:szCs w:val="18"/>
              </w:rPr>
            </w:pPr>
            <w:r w:rsidRPr="00E63630">
              <w:rPr>
                <w:rFonts w:eastAsia="Tahoma" w:cs="Tahoma"/>
                <w:sz w:val="18"/>
                <w:szCs w:val="18"/>
              </w:rPr>
              <w:t>1L</w:t>
            </w:r>
          </w:p>
        </w:tc>
        <w:tc>
          <w:tcPr>
            <w:tcW w:w="813" w:type="pct"/>
            <w:vAlign w:val="center"/>
          </w:tcPr>
          <w:p w14:paraId="5A728178" w14:textId="77777777" w:rsidR="00E9584E" w:rsidRPr="00E63630" w:rsidRDefault="00E9584E" w:rsidP="00F54EEC">
            <w:pPr>
              <w:jc w:val="center"/>
              <w:rPr>
                <w:rFonts w:eastAsia="Tahoma" w:cs="Tahoma"/>
                <w:sz w:val="18"/>
                <w:szCs w:val="18"/>
              </w:rPr>
            </w:pPr>
            <w:r w:rsidRPr="00E63630">
              <w:rPr>
                <w:rFonts w:eastAsia="Tahoma" w:cs="Tahoma"/>
                <w:sz w:val="18"/>
                <w:szCs w:val="18"/>
              </w:rPr>
              <w:t>s/p</w:t>
            </w:r>
          </w:p>
        </w:tc>
        <w:tc>
          <w:tcPr>
            <w:tcW w:w="1300" w:type="pct"/>
            <w:shd w:val="clear" w:color="auto" w:fill="auto"/>
            <w:vAlign w:val="center"/>
          </w:tcPr>
          <w:p w14:paraId="75DDCB3B" w14:textId="77777777" w:rsidR="00E9584E" w:rsidRPr="00E63630" w:rsidRDefault="00E9584E" w:rsidP="00F54EEC">
            <w:pPr>
              <w:jc w:val="center"/>
              <w:rPr>
                <w:rFonts w:eastAsia="Tahoma" w:cs="Tahoma"/>
                <w:sz w:val="18"/>
                <w:szCs w:val="18"/>
              </w:rPr>
            </w:pPr>
            <w:proofErr w:type="spellStart"/>
            <w:r w:rsidRPr="00E63630">
              <w:rPr>
                <w:rFonts w:eastAsia="Tahoma" w:cs="Tahoma"/>
                <w:sz w:val="18"/>
                <w:szCs w:val="18"/>
              </w:rPr>
              <w:t>Sulfuramida</w:t>
            </w:r>
            <w:proofErr w:type="spellEnd"/>
            <w:r w:rsidRPr="00E63630">
              <w:rPr>
                <w:rFonts w:eastAsia="Tahoma" w:cs="Tahoma"/>
                <w:sz w:val="18"/>
                <w:szCs w:val="18"/>
              </w:rPr>
              <w:t xml:space="preserve"> y </w:t>
            </w:r>
            <w:proofErr w:type="spellStart"/>
            <w:r w:rsidRPr="00E63630">
              <w:rPr>
                <w:rFonts w:eastAsia="Tahoma" w:cs="Tahoma"/>
                <w:sz w:val="18"/>
                <w:szCs w:val="18"/>
              </w:rPr>
              <w:t>Lambdacialotrina</w:t>
            </w:r>
            <w:proofErr w:type="spellEnd"/>
          </w:p>
        </w:tc>
        <w:tc>
          <w:tcPr>
            <w:tcW w:w="356" w:type="pct"/>
            <w:vAlign w:val="center"/>
          </w:tcPr>
          <w:p w14:paraId="45E18973" w14:textId="74463504" w:rsidR="00E9584E" w:rsidRPr="00E63630" w:rsidRDefault="00E9584E" w:rsidP="00E9584E">
            <w:pPr>
              <w:jc w:val="center"/>
              <w:rPr>
                <w:rFonts w:eastAsia="Tahoma" w:cs="Tahoma"/>
                <w:sz w:val="18"/>
                <w:szCs w:val="18"/>
              </w:rPr>
            </w:pPr>
            <w:r w:rsidRPr="00A557D7">
              <w:rPr>
                <w:rFonts w:ascii="MS Gothic" w:eastAsia="MS Gothic" w:hAnsi="MS Gothic" w:cs="MS Gothic" w:hint="eastAsia"/>
                <w:b/>
              </w:rPr>
              <w:t>✓</w:t>
            </w:r>
          </w:p>
        </w:tc>
        <w:tc>
          <w:tcPr>
            <w:tcW w:w="356" w:type="pct"/>
            <w:vAlign w:val="center"/>
          </w:tcPr>
          <w:p w14:paraId="63299A91" w14:textId="77777777" w:rsidR="00E9584E" w:rsidRPr="00E63630" w:rsidRDefault="00E9584E" w:rsidP="00E63630">
            <w:pPr>
              <w:jc w:val="center"/>
              <w:rPr>
                <w:rFonts w:eastAsia="Tahoma" w:cs="Tahoma"/>
                <w:sz w:val="18"/>
                <w:szCs w:val="18"/>
              </w:rPr>
            </w:pPr>
          </w:p>
        </w:tc>
      </w:tr>
      <w:tr w:rsidR="00E9584E" w:rsidRPr="00E63630" w14:paraId="4360A9B5" w14:textId="4E1B8923" w:rsidTr="00E9584E">
        <w:tc>
          <w:tcPr>
            <w:tcW w:w="845" w:type="pct"/>
            <w:shd w:val="clear" w:color="auto" w:fill="auto"/>
            <w:vAlign w:val="center"/>
          </w:tcPr>
          <w:p w14:paraId="6E7D82E8" w14:textId="77777777" w:rsidR="00E9584E" w:rsidRPr="00E63630" w:rsidRDefault="00E9584E" w:rsidP="00F54EEC">
            <w:pPr>
              <w:rPr>
                <w:rFonts w:eastAsia="Tahoma" w:cs="Tahoma"/>
                <w:sz w:val="18"/>
                <w:szCs w:val="18"/>
              </w:rPr>
            </w:pPr>
            <w:proofErr w:type="spellStart"/>
            <w:r w:rsidRPr="00E63630">
              <w:rPr>
                <w:rFonts w:eastAsia="Tahoma" w:cs="Tahoma"/>
                <w:sz w:val="18"/>
                <w:szCs w:val="18"/>
              </w:rPr>
              <w:t>Bifentrin</w:t>
            </w:r>
            <w:proofErr w:type="spellEnd"/>
            <w:r w:rsidRPr="00E63630">
              <w:rPr>
                <w:rFonts w:eastAsia="Tahoma" w:cs="Tahoma"/>
                <w:sz w:val="18"/>
                <w:szCs w:val="18"/>
              </w:rPr>
              <w:t xml:space="preserve"> y </w:t>
            </w:r>
            <w:proofErr w:type="spellStart"/>
            <w:r w:rsidRPr="00E63630">
              <w:rPr>
                <w:rFonts w:eastAsia="Tahoma" w:cs="Tahoma"/>
                <w:sz w:val="18"/>
                <w:szCs w:val="18"/>
              </w:rPr>
              <w:t>Tiametoxam</w:t>
            </w:r>
            <w:proofErr w:type="spellEnd"/>
          </w:p>
        </w:tc>
        <w:tc>
          <w:tcPr>
            <w:tcW w:w="680" w:type="pct"/>
            <w:vAlign w:val="center"/>
          </w:tcPr>
          <w:p w14:paraId="601402C1" w14:textId="77777777" w:rsidR="00E9584E" w:rsidRPr="00E63630" w:rsidRDefault="00E9584E" w:rsidP="00F54EEC">
            <w:pPr>
              <w:jc w:val="center"/>
              <w:rPr>
                <w:rFonts w:eastAsia="Tahoma" w:cs="Tahoma"/>
                <w:sz w:val="18"/>
                <w:szCs w:val="18"/>
              </w:rPr>
            </w:pPr>
            <w:r w:rsidRPr="00E63630">
              <w:rPr>
                <w:rFonts w:eastAsia="Tahoma" w:cs="Tahoma"/>
                <w:sz w:val="18"/>
                <w:szCs w:val="18"/>
              </w:rPr>
              <w:t>Plástico</w:t>
            </w:r>
          </w:p>
        </w:tc>
        <w:tc>
          <w:tcPr>
            <w:tcW w:w="650" w:type="pct"/>
            <w:vAlign w:val="center"/>
          </w:tcPr>
          <w:p w14:paraId="7ABA8558" w14:textId="77777777" w:rsidR="00E9584E" w:rsidRPr="00E63630" w:rsidRDefault="00E9584E" w:rsidP="00F54EEC">
            <w:pPr>
              <w:jc w:val="center"/>
              <w:rPr>
                <w:rFonts w:eastAsia="Tahoma" w:cs="Tahoma"/>
                <w:sz w:val="18"/>
                <w:szCs w:val="18"/>
              </w:rPr>
            </w:pPr>
            <w:r w:rsidRPr="00E63630">
              <w:rPr>
                <w:rFonts w:eastAsia="Tahoma" w:cs="Tahoma"/>
                <w:sz w:val="18"/>
                <w:szCs w:val="18"/>
              </w:rPr>
              <w:t>1L</w:t>
            </w:r>
          </w:p>
        </w:tc>
        <w:tc>
          <w:tcPr>
            <w:tcW w:w="813" w:type="pct"/>
            <w:vAlign w:val="center"/>
          </w:tcPr>
          <w:p w14:paraId="609A7C00" w14:textId="77777777" w:rsidR="00E9584E" w:rsidRPr="00E63630" w:rsidRDefault="00E9584E" w:rsidP="00F54EEC">
            <w:pPr>
              <w:jc w:val="center"/>
              <w:rPr>
                <w:rFonts w:eastAsia="Tahoma" w:cs="Tahoma"/>
                <w:sz w:val="18"/>
                <w:szCs w:val="18"/>
              </w:rPr>
            </w:pPr>
            <w:r w:rsidRPr="00E63630">
              <w:rPr>
                <w:rFonts w:eastAsia="Tahoma" w:cs="Tahoma"/>
                <w:sz w:val="18"/>
                <w:szCs w:val="18"/>
              </w:rPr>
              <w:t>s/p</w:t>
            </w:r>
          </w:p>
        </w:tc>
        <w:tc>
          <w:tcPr>
            <w:tcW w:w="1300" w:type="pct"/>
            <w:shd w:val="clear" w:color="auto" w:fill="auto"/>
            <w:vAlign w:val="center"/>
          </w:tcPr>
          <w:p w14:paraId="2193EFBB" w14:textId="77777777" w:rsidR="00E9584E" w:rsidRPr="00E63630" w:rsidRDefault="00E9584E" w:rsidP="00F54EEC">
            <w:pPr>
              <w:jc w:val="center"/>
              <w:rPr>
                <w:rFonts w:eastAsia="Tahoma" w:cs="Tahoma"/>
                <w:sz w:val="18"/>
                <w:szCs w:val="18"/>
              </w:rPr>
            </w:pPr>
            <w:proofErr w:type="spellStart"/>
            <w:r w:rsidRPr="00E63630">
              <w:rPr>
                <w:rFonts w:eastAsia="Tahoma" w:cs="Tahoma"/>
                <w:sz w:val="18"/>
                <w:szCs w:val="18"/>
              </w:rPr>
              <w:t>Bifentrin</w:t>
            </w:r>
            <w:proofErr w:type="spellEnd"/>
            <w:r w:rsidRPr="00E63630">
              <w:rPr>
                <w:rFonts w:eastAsia="Tahoma" w:cs="Tahoma"/>
                <w:sz w:val="18"/>
                <w:szCs w:val="18"/>
              </w:rPr>
              <w:t xml:space="preserve"> y </w:t>
            </w:r>
            <w:proofErr w:type="spellStart"/>
            <w:r w:rsidRPr="00E63630">
              <w:rPr>
                <w:rFonts w:eastAsia="Tahoma" w:cs="Tahoma"/>
                <w:sz w:val="18"/>
                <w:szCs w:val="18"/>
              </w:rPr>
              <w:t>Tiametoxam</w:t>
            </w:r>
            <w:proofErr w:type="spellEnd"/>
          </w:p>
        </w:tc>
        <w:tc>
          <w:tcPr>
            <w:tcW w:w="356" w:type="pct"/>
            <w:vAlign w:val="center"/>
          </w:tcPr>
          <w:p w14:paraId="02B49939" w14:textId="446CBDF5" w:rsidR="00E9584E" w:rsidRPr="00E63630" w:rsidRDefault="00E9584E" w:rsidP="00E9584E">
            <w:pPr>
              <w:jc w:val="center"/>
              <w:rPr>
                <w:rFonts w:eastAsia="Tahoma" w:cs="Tahoma"/>
                <w:sz w:val="18"/>
                <w:szCs w:val="18"/>
              </w:rPr>
            </w:pPr>
            <w:r w:rsidRPr="00A557D7">
              <w:rPr>
                <w:rFonts w:ascii="MS Gothic" w:eastAsia="MS Gothic" w:hAnsi="MS Gothic" w:cs="MS Gothic" w:hint="eastAsia"/>
                <w:b/>
              </w:rPr>
              <w:t>✓</w:t>
            </w:r>
          </w:p>
        </w:tc>
        <w:tc>
          <w:tcPr>
            <w:tcW w:w="356" w:type="pct"/>
            <w:vAlign w:val="center"/>
          </w:tcPr>
          <w:p w14:paraId="1168E31A" w14:textId="77777777" w:rsidR="00E9584E" w:rsidRPr="00E63630" w:rsidRDefault="00E9584E" w:rsidP="00E63630">
            <w:pPr>
              <w:jc w:val="center"/>
              <w:rPr>
                <w:rFonts w:eastAsia="Tahoma" w:cs="Tahoma"/>
                <w:sz w:val="18"/>
                <w:szCs w:val="18"/>
              </w:rPr>
            </w:pPr>
          </w:p>
        </w:tc>
      </w:tr>
      <w:tr w:rsidR="00E9584E" w:rsidRPr="00E63630" w14:paraId="4D948AE4" w14:textId="7FDD18AF" w:rsidTr="00E9584E">
        <w:tc>
          <w:tcPr>
            <w:tcW w:w="845" w:type="pct"/>
            <w:shd w:val="clear" w:color="auto" w:fill="auto"/>
            <w:vAlign w:val="center"/>
          </w:tcPr>
          <w:p w14:paraId="6E5B573F" w14:textId="77777777" w:rsidR="00E9584E" w:rsidRPr="00E63630" w:rsidRDefault="00E9584E" w:rsidP="00F54EEC">
            <w:pPr>
              <w:rPr>
                <w:rFonts w:eastAsia="Tahoma" w:cs="Tahoma"/>
                <w:sz w:val="18"/>
                <w:szCs w:val="18"/>
              </w:rPr>
            </w:pPr>
            <w:r w:rsidRPr="00E63630">
              <w:rPr>
                <w:rFonts w:eastAsia="Tahoma" w:cs="Tahoma"/>
                <w:sz w:val="18"/>
                <w:szCs w:val="18"/>
              </w:rPr>
              <w:t>Glifosato y AMPA</w:t>
            </w:r>
          </w:p>
        </w:tc>
        <w:tc>
          <w:tcPr>
            <w:tcW w:w="680" w:type="pct"/>
            <w:vAlign w:val="center"/>
          </w:tcPr>
          <w:p w14:paraId="412F0B91" w14:textId="77777777" w:rsidR="00E9584E" w:rsidRPr="00E63630" w:rsidRDefault="00E9584E" w:rsidP="00F54EEC">
            <w:pPr>
              <w:jc w:val="center"/>
              <w:rPr>
                <w:rFonts w:eastAsia="Tahoma" w:cs="Tahoma"/>
                <w:sz w:val="18"/>
                <w:szCs w:val="18"/>
              </w:rPr>
            </w:pPr>
            <w:r w:rsidRPr="00E63630">
              <w:rPr>
                <w:rFonts w:eastAsia="Tahoma" w:cs="Tahoma"/>
                <w:sz w:val="18"/>
                <w:szCs w:val="18"/>
              </w:rPr>
              <w:t>Plástico</w:t>
            </w:r>
          </w:p>
        </w:tc>
        <w:tc>
          <w:tcPr>
            <w:tcW w:w="650" w:type="pct"/>
            <w:vAlign w:val="center"/>
          </w:tcPr>
          <w:p w14:paraId="44DB80EF" w14:textId="77777777" w:rsidR="00E9584E" w:rsidRPr="00E63630" w:rsidRDefault="00E9584E" w:rsidP="00F54EEC">
            <w:pPr>
              <w:jc w:val="center"/>
              <w:rPr>
                <w:rFonts w:eastAsia="Tahoma" w:cs="Tahoma"/>
                <w:sz w:val="18"/>
                <w:szCs w:val="18"/>
              </w:rPr>
            </w:pPr>
            <w:r w:rsidRPr="00E63630">
              <w:rPr>
                <w:rFonts w:eastAsia="Tahoma" w:cs="Tahoma"/>
                <w:sz w:val="18"/>
                <w:szCs w:val="18"/>
              </w:rPr>
              <w:t>1L</w:t>
            </w:r>
          </w:p>
        </w:tc>
        <w:tc>
          <w:tcPr>
            <w:tcW w:w="813" w:type="pct"/>
            <w:vAlign w:val="center"/>
          </w:tcPr>
          <w:p w14:paraId="33EE20B3" w14:textId="77777777" w:rsidR="00E9584E" w:rsidRPr="00E63630" w:rsidRDefault="00E9584E" w:rsidP="00F54EEC">
            <w:pPr>
              <w:jc w:val="center"/>
              <w:rPr>
                <w:rFonts w:eastAsia="Tahoma" w:cs="Tahoma"/>
                <w:sz w:val="18"/>
                <w:szCs w:val="18"/>
              </w:rPr>
            </w:pPr>
            <w:r w:rsidRPr="00E63630">
              <w:rPr>
                <w:rFonts w:eastAsia="Tahoma" w:cs="Tahoma"/>
                <w:sz w:val="18"/>
                <w:szCs w:val="18"/>
              </w:rPr>
              <w:t>s/p</w:t>
            </w:r>
          </w:p>
        </w:tc>
        <w:tc>
          <w:tcPr>
            <w:tcW w:w="1300" w:type="pct"/>
            <w:shd w:val="clear" w:color="auto" w:fill="auto"/>
            <w:vAlign w:val="center"/>
          </w:tcPr>
          <w:p w14:paraId="51693EA1" w14:textId="77777777" w:rsidR="00E9584E" w:rsidRPr="00E63630" w:rsidRDefault="00E9584E" w:rsidP="00F54EEC">
            <w:pPr>
              <w:jc w:val="center"/>
              <w:rPr>
                <w:rFonts w:eastAsia="Tahoma" w:cs="Tahoma"/>
                <w:sz w:val="18"/>
                <w:szCs w:val="18"/>
              </w:rPr>
            </w:pPr>
            <w:r w:rsidRPr="00E63630">
              <w:rPr>
                <w:rFonts w:eastAsia="Tahoma" w:cs="Tahoma"/>
                <w:sz w:val="18"/>
                <w:szCs w:val="18"/>
              </w:rPr>
              <w:t>Glifosato y AMPA</w:t>
            </w:r>
          </w:p>
        </w:tc>
        <w:tc>
          <w:tcPr>
            <w:tcW w:w="356" w:type="pct"/>
            <w:vAlign w:val="center"/>
          </w:tcPr>
          <w:p w14:paraId="335C13C9" w14:textId="1AC0423D" w:rsidR="00E9584E" w:rsidRPr="00E63630" w:rsidRDefault="00E9584E" w:rsidP="00E9584E">
            <w:pPr>
              <w:jc w:val="center"/>
              <w:rPr>
                <w:rFonts w:eastAsia="Tahoma" w:cs="Tahoma"/>
                <w:sz w:val="18"/>
                <w:szCs w:val="18"/>
              </w:rPr>
            </w:pPr>
            <w:r w:rsidRPr="00A557D7">
              <w:rPr>
                <w:rFonts w:ascii="MS Gothic" w:eastAsia="MS Gothic" w:hAnsi="MS Gothic" w:cs="MS Gothic" w:hint="eastAsia"/>
                <w:b/>
              </w:rPr>
              <w:t>✓</w:t>
            </w:r>
          </w:p>
        </w:tc>
        <w:tc>
          <w:tcPr>
            <w:tcW w:w="356" w:type="pct"/>
            <w:vAlign w:val="center"/>
          </w:tcPr>
          <w:p w14:paraId="6008F346" w14:textId="77777777" w:rsidR="00E9584E" w:rsidRPr="00E63630" w:rsidRDefault="00E9584E" w:rsidP="00E63630">
            <w:pPr>
              <w:jc w:val="center"/>
              <w:rPr>
                <w:rFonts w:eastAsia="Tahoma" w:cs="Tahoma"/>
                <w:sz w:val="18"/>
                <w:szCs w:val="18"/>
              </w:rPr>
            </w:pPr>
          </w:p>
        </w:tc>
      </w:tr>
      <w:tr w:rsidR="00E9584E" w:rsidRPr="00E63630" w14:paraId="4F617271" w14:textId="5269AE74" w:rsidTr="00E9584E">
        <w:tc>
          <w:tcPr>
            <w:tcW w:w="845" w:type="pct"/>
            <w:shd w:val="clear" w:color="auto" w:fill="auto"/>
            <w:vAlign w:val="center"/>
          </w:tcPr>
          <w:p w14:paraId="56A135F4" w14:textId="77777777" w:rsidR="00E9584E" w:rsidRPr="00E63630" w:rsidRDefault="00E9584E" w:rsidP="00F54EEC">
            <w:pPr>
              <w:rPr>
                <w:rFonts w:eastAsia="Tahoma" w:cs="Tahoma"/>
                <w:sz w:val="18"/>
                <w:szCs w:val="18"/>
              </w:rPr>
            </w:pPr>
            <w:proofErr w:type="spellStart"/>
            <w:r w:rsidRPr="00E63630">
              <w:rPr>
                <w:rFonts w:eastAsia="Tahoma" w:cs="Tahoma"/>
                <w:sz w:val="18"/>
                <w:szCs w:val="18"/>
              </w:rPr>
              <w:t>Fipronil</w:t>
            </w:r>
            <w:proofErr w:type="spellEnd"/>
          </w:p>
        </w:tc>
        <w:tc>
          <w:tcPr>
            <w:tcW w:w="680" w:type="pct"/>
            <w:vAlign w:val="center"/>
          </w:tcPr>
          <w:p w14:paraId="019FA56A" w14:textId="77777777" w:rsidR="00E9584E" w:rsidRPr="00E63630" w:rsidRDefault="00E9584E" w:rsidP="00F54EEC">
            <w:pPr>
              <w:jc w:val="center"/>
              <w:rPr>
                <w:rFonts w:eastAsia="Tahoma" w:cs="Tahoma"/>
                <w:sz w:val="18"/>
                <w:szCs w:val="18"/>
              </w:rPr>
            </w:pPr>
            <w:r w:rsidRPr="00E63630">
              <w:rPr>
                <w:rFonts w:eastAsia="Tahoma" w:cs="Tahoma"/>
                <w:sz w:val="18"/>
                <w:szCs w:val="18"/>
              </w:rPr>
              <w:t>Vidrio ámbar</w:t>
            </w:r>
          </w:p>
        </w:tc>
        <w:tc>
          <w:tcPr>
            <w:tcW w:w="650" w:type="pct"/>
            <w:vAlign w:val="center"/>
          </w:tcPr>
          <w:p w14:paraId="649989D4" w14:textId="77777777" w:rsidR="00E9584E" w:rsidRPr="00E63630" w:rsidRDefault="00E9584E" w:rsidP="00F54EEC">
            <w:pPr>
              <w:jc w:val="center"/>
              <w:rPr>
                <w:rFonts w:eastAsia="Tahoma" w:cs="Tahoma"/>
                <w:sz w:val="18"/>
                <w:szCs w:val="18"/>
              </w:rPr>
            </w:pPr>
            <w:r w:rsidRPr="00E63630">
              <w:rPr>
                <w:rFonts w:eastAsia="Tahoma" w:cs="Tahoma"/>
                <w:sz w:val="18"/>
                <w:szCs w:val="18"/>
              </w:rPr>
              <w:t>1L</w:t>
            </w:r>
          </w:p>
        </w:tc>
        <w:tc>
          <w:tcPr>
            <w:tcW w:w="813" w:type="pct"/>
            <w:vAlign w:val="center"/>
          </w:tcPr>
          <w:p w14:paraId="71497E4E" w14:textId="77777777" w:rsidR="00E9584E" w:rsidRPr="00E63630" w:rsidRDefault="00E9584E" w:rsidP="00F54EEC">
            <w:pPr>
              <w:jc w:val="center"/>
              <w:rPr>
                <w:rFonts w:eastAsia="Tahoma" w:cs="Tahoma"/>
                <w:sz w:val="18"/>
                <w:szCs w:val="18"/>
              </w:rPr>
            </w:pPr>
            <w:r w:rsidRPr="00E63630">
              <w:rPr>
                <w:rFonts w:eastAsia="Tahoma" w:cs="Tahoma"/>
                <w:sz w:val="18"/>
                <w:szCs w:val="18"/>
              </w:rPr>
              <w:t>s/p</w:t>
            </w:r>
          </w:p>
        </w:tc>
        <w:tc>
          <w:tcPr>
            <w:tcW w:w="1300" w:type="pct"/>
            <w:shd w:val="clear" w:color="auto" w:fill="auto"/>
            <w:vAlign w:val="center"/>
          </w:tcPr>
          <w:p w14:paraId="2B7F580B" w14:textId="77777777" w:rsidR="00E9584E" w:rsidRPr="00E63630" w:rsidRDefault="00E9584E" w:rsidP="00F54EEC">
            <w:pPr>
              <w:jc w:val="center"/>
              <w:rPr>
                <w:rFonts w:eastAsia="Tahoma" w:cs="Tahoma"/>
                <w:sz w:val="18"/>
                <w:szCs w:val="18"/>
              </w:rPr>
            </w:pPr>
            <w:proofErr w:type="spellStart"/>
            <w:r w:rsidRPr="00E63630">
              <w:rPr>
                <w:rFonts w:eastAsia="Tahoma" w:cs="Tahoma"/>
                <w:sz w:val="18"/>
                <w:szCs w:val="18"/>
              </w:rPr>
              <w:t>Fipronil</w:t>
            </w:r>
            <w:proofErr w:type="spellEnd"/>
          </w:p>
        </w:tc>
        <w:tc>
          <w:tcPr>
            <w:tcW w:w="356" w:type="pct"/>
            <w:vAlign w:val="center"/>
          </w:tcPr>
          <w:p w14:paraId="5464B2AC" w14:textId="5CB9D6A8" w:rsidR="00E9584E" w:rsidRPr="00E63630" w:rsidRDefault="00E9584E" w:rsidP="00E9584E">
            <w:pPr>
              <w:jc w:val="center"/>
              <w:rPr>
                <w:rFonts w:eastAsia="Tahoma" w:cs="Tahoma"/>
                <w:sz w:val="18"/>
                <w:szCs w:val="18"/>
              </w:rPr>
            </w:pPr>
            <w:r w:rsidRPr="00A557D7">
              <w:rPr>
                <w:rFonts w:ascii="MS Gothic" w:eastAsia="MS Gothic" w:hAnsi="MS Gothic" w:cs="MS Gothic" w:hint="eastAsia"/>
                <w:b/>
              </w:rPr>
              <w:t>✓</w:t>
            </w:r>
          </w:p>
        </w:tc>
        <w:tc>
          <w:tcPr>
            <w:tcW w:w="356" w:type="pct"/>
            <w:vAlign w:val="center"/>
          </w:tcPr>
          <w:p w14:paraId="3B5672CE" w14:textId="77777777" w:rsidR="00E9584E" w:rsidRPr="00E63630" w:rsidRDefault="00E9584E" w:rsidP="00E63630">
            <w:pPr>
              <w:jc w:val="center"/>
              <w:rPr>
                <w:rFonts w:eastAsia="Tahoma" w:cs="Tahoma"/>
                <w:sz w:val="18"/>
                <w:szCs w:val="18"/>
              </w:rPr>
            </w:pPr>
          </w:p>
        </w:tc>
      </w:tr>
      <w:tr w:rsidR="00E9584E" w:rsidRPr="00E63630" w14:paraId="4A0D9106" w14:textId="7E7F1A6E" w:rsidTr="00E9584E">
        <w:tc>
          <w:tcPr>
            <w:tcW w:w="845" w:type="pct"/>
            <w:shd w:val="clear" w:color="auto" w:fill="auto"/>
            <w:vAlign w:val="center"/>
          </w:tcPr>
          <w:p w14:paraId="687027B9" w14:textId="77777777" w:rsidR="00E9584E" w:rsidRPr="00E63630" w:rsidRDefault="00E9584E" w:rsidP="00F54EEC">
            <w:pPr>
              <w:rPr>
                <w:rFonts w:eastAsia="Tahoma" w:cs="Tahoma"/>
                <w:sz w:val="18"/>
                <w:szCs w:val="18"/>
              </w:rPr>
            </w:pPr>
            <w:proofErr w:type="spellStart"/>
            <w:r w:rsidRPr="00E63630">
              <w:rPr>
                <w:rFonts w:eastAsia="Tahoma" w:cs="Tahoma"/>
                <w:sz w:val="18"/>
                <w:szCs w:val="18"/>
              </w:rPr>
              <w:t>PCBs</w:t>
            </w:r>
            <w:proofErr w:type="spellEnd"/>
          </w:p>
        </w:tc>
        <w:tc>
          <w:tcPr>
            <w:tcW w:w="680" w:type="pct"/>
            <w:vAlign w:val="center"/>
          </w:tcPr>
          <w:p w14:paraId="31B0D9C5" w14:textId="77777777" w:rsidR="00E9584E" w:rsidRPr="00E63630" w:rsidRDefault="00E9584E" w:rsidP="00F54EEC">
            <w:pPr>
              <w:jc w:val="center"/>
              <w:rPr>
                <w:rFonts w:eastAsia="Tahoma" w:cs="Tahoma"/>
                <w:sz w:val="18"/>
                <w:szCs w:val="18"/>
              </w:rPr>
            </w:pPr>
            <w:r w:rsidRPr="00E63630">
              <w:rPr>
                <w:rFonts w:eastAsia="Tahoma" w:cs="Tahoma"/>
                <w:sz w:val="18"/>
                <w:szCs w:val="18"/>
              </w:rPr>
              <w:t>Vidrio ámbar</w:t>
            </w:r>
          </w:p>
        </w:tc>
        <w:tc>
          <w:tcPr>
            <w:tcW w:w="650" w:type="pct"/>
            <w:vAlign w:val="center"/>
          </w:tcPr>
          <w:p w14:paraId="689F342E" w14:textId="77777777" w:rsidR="00E9584E" w:rsidRPr="00E63630" w:rsidRDefault="00E9584E" w:rsidP="00F54EEC">
            <w:pPr>
              <w:jc w:val="center"/>
              <w:rPr>
                <w:rFonts w:eastAsia="Tahoma" w:cs="Tahoma"/>
                <w:sz w:val="18"/>
                <w:szCs w:val="18"/>
              </w:rPr>
            </w:pPr>
            <w:r w:rsidRPr="00E63630">
              <w:rPr>
                <w:rFonts w:eastAsia="Tahoma" w:cs="Tahoma"/>
                <w:sz w:val="18"/>
                <w:szCs w:val="18"/>
              </w:rPr>
              <w:t>1L</w:t>
            </w:r>
          </w:p>
        </w:tc>
        <w:tc>
          <w:tcPr>
            <w:tcW w:w="813" w:type="pct"/>
            <w:vAlign w:val="center"/>
          </w:tcPr>
          <w:p w14:paraId="3EA1ABD7" w14:textId="77777777" w:rsidR="00E9584E" w:rsidRPr="00E63630" w:rsidRDefault="00E9584E" w:rsidP="00F54EEC">
            <w:pPr>
              <w:jc w:val="center"/>
              <w:rPr>
                <w:rFonts w:eastAsia="Tahoma" w:cs="Tahoma"/>
                <w:sz w:val="18"/>
                <w:szCs w:val="18"/>
              </w:rPr>
            </w:pPr>
            <w:r w:rsidRPr="00E63630">
              <w:rPr>
                <w:rFonts w:eastAsia="Tahoma" w:cs="Tahoma"/>
                <w:sz w:val="18"/>
                <w:szCs w:val="18"/>
              </w:rPr>
              <w:t>s/p</w:t>
            </w:r>
          </w:p>
        </w:tc>
        <w:tc>
          <w:tcPr>
            <w:tcW w:w="1300" w:type="pct"/>
            <w:shd w:val="clear" w:color="auto" w:fill="auto"/>
            <w:vAlign w:val="center"/>
          </w:tcPr>
          <w:p w14:paraId="5B4A3CDB" w14:textId="77777777" w:rsidR="00E9584E" w:rsidRPr="00E63630" w:rsidRDefault="00E9584E" w:rsidP="00F54EEC">
            <w:pPr>
              <w:jc w:val="center"/>
              <w:rPr>
                <w:rFonts w:eastAsia="Tahoma" w:cs="Tahoma"/>
                <w:sz w:val="18"/>
                <w:szCs w:val="18"/>
              </w:rPr>
            </w:pPr>
            <w:proofErr w:type="spellStart"/>
            <w:r w:rsidRPr="00E63630">
              <w:rPr>
                <w:rFonts w:eastAsia="Tahoma" w:cs="Tahoma"/>
                <w:sz w:val="18"/>
                <w:szCs w:val="18"/>
              </w:rPr>
              <w:t>PCBs</w:t>
            </w:r>
            <w:proofErr w:type="spellEnd"/>
          </w:p>
        </w:tc>
        <w:tc>
          <w:tcPr>
            <w:tcW w:w="356" w:type="pct"/>
            <w:vAlign w:val="center"/>
          </w:tcPr>
          <w:p w14:paraId="5E79EEA0" w14:textId="77777777" w:rsidR="00E9584E" w:rsidRDefault="00E9584E" w:rsidP="00E9584E">
            <w:pPr>
              <w:jc w:val="center"/>
              <w:rPr>
                <w:rFonts w:ascii="MS Gothic" w:eastAsia="MS Gothic" w:hAnsi="MS Gothic" w:cs="MS Gothic"/>
                <w:b/>
              </w:rPr>
            </w:pPr>
            <w:r w:rsidRPr="00A557D7">
              <w:rPr>
                <w:rFonts w:ascii="MS Gothic" w:eastAsia="MS Gothic" w:hAnsi="MS Gothic" w:cs="MS Gothic" w:hint="eastAsia"/>
                <w:b/>
              </w:rPr>
              <w:t>✓</w:t>
            </w:r>
          </w:p>
          <w:p w14:paraId="1C94A13D" w14:textId="06C44865" w:rsidR="00E9584E" w:rsidRPr="00E9584E" w:rsidRDefault="00E9584E" w:rsidP="00E9584E">
            <w:pPr>
              <w:jc w:val="center"/>
              <w:rPr>
                <w:rFonts w:eastAsia="Tahoma" w:cs="Tahoma"/>
                <w:sz w:val="16"/>
                <w:szCs w:val="16"/>
              </w:rPr>
            </w:pPr>
            <w:r w:rsidRPr="00E9584E">
              <w:rPr>
                <w:rFonts w:eastAsia="MS Gothic" w:cs="MS Gothic"/>
                <w:sz w:val="16"/>
                <w:szCs w:val="16"/>
              </w:rPr>
              <w:t>FW PY</w:t>
            </w:r>
          </w:p>
        </w:tc>
        <w:tc>
          <w:tcPr>
            <w:tcW w:w="356" w:type="pct"/>
            <w:vAlign w:val="center"/>
          </w:tcPr>
          <w:p w14:paraId="6D25E6BE" w14:textId="77777777" w:rsidR="00E9584E" w:rsidRPr="00E63630" w:rsidRDefault="00E9584E" w:rsidP="00E63630">
            <w:pPr>
              <w:jc w:val="center"/>
              <w:rPr>
                <w:rFonts w:eastAsia="Tahoma" w:cs="Tahoma"/>
                <w:sz w:val="18"/>
                <w:szCs w:val="18"/>
              </w:rPr>
            </w:pPr>
          </w:p>
        </w:tc>
      </w:tr>
      <w:tr w:rsidR="00E9584E" w:rsidRPr="00E63630" w14:paraId="15DD4609" w14:textId="6211FFBB" w:rsidTr="00E9584E">
        <w:tc>
          <w:tcPr>
            <w:tcW w:w="845" w:type="pct"/>
            <w:shd w:val="clear" w:color="auto" w:fill="auto"/>
            <w:vAlign w:val="center"/>
          </w:tcPr>
          <w:p w14:paraId="05816980" w14:textId="77777777" w:rsidR="00E9584E" w:rsidRPr="00E63630" w:rsidRDefault="00E9584E" w:rsidP="00F54EEC">
            <w:pPr>
              <w:rPr>
                <w:rFonts w:eastAsia="Tahoma" w:cs="Tahoma"/>
                <w:sz w:val="18"/>
                <w:szCs w:val="18"/>
              </w:rPr>
            </w:pPr>
            <w:r w:rsidRPr="00E63630">
              <w:rPr>
                <w:rFonts w:eastAsia="Tahoma" w:cs="Tahoma"/>
                <w:sz w:val="18"/>
                <w:szCs w:val="18"/>
              </w:rPr>
              <w:t>FITO</w:t>
            </w:r>
          </w:p>
        </w:tc>
        <w:tc>
          <w:tcPr>
            <w:tcW w:w="680" w:type="pct"/>
            <w:vAlign w:val="center"/>
          </w:tcPr>
          <w:p w14:paraId="50B91091" w14:textId="77777777" w:rsidR="00E9584E" w:rsidRPr="00E63630" w:rsidRDefault="00E9584E" w:rsidP="00F54EEC">
            <w:pPr>
              <w:jc w:val="center"/>
              <w:rPr>
                <w:rFonts w:eastAsia="Tahoma" w:cs="Tahoma"/>
                <w:sz w:val="18"/>
                <w:szCs w:val="18"/>
              </w:rPr>
            </w:pPr>
            <w:r w:rsidRPr="00E63630">
              <w:rPr>
                <w:rFonts w:eastAsia="Tahoma" w:cs="Tahoma"/>
                <w:sz w:val="18"/>
                <w:szCs w:val="18"/>
              </w:rPr>
              <w:t>Plástico</w:t>
            </w:r>
          </w:p>
        </w:tc>
        <w:tc>
          <w:tcPr>
            <w:tcW w:w="650" w:type="pct"/>
            <w:vAlign w:val="center"/>
          </w:tcPr>
          <w:p w14:paraId="66BD65F0" w14:textId="77777777" w:rsidR="00E9584E" w:rsidRPr="00E63630" w:rsidRDefault="00E9584E" w:rsidP="00F54EEC">
            <w:pPr>
              <w:jc w:val="center"/>
              <w:rPr>
                <w:rFonts w:eastAsia="Tahoma" w:cs="Tahoma"/>
                <w:sz w:val="18"/>
                <w:szCs w:val="18"/>
              </w:rPr>
            </w:pPr>
            <w:r w:rsidRPr="00E63630">
              <w:rPr>
                <w:rFonts w:eastAsia="Tahoma" w:cs="Tahoma"/>
                <w:sz w:val="18"/>
                <w:szCs w:val="18"/>
              </w:rPr>
              <w:t xml:space="preserve">250 </w:t>
            </w:r>
            <w:proofErr w:type="spellStart"/>
            <w:r w:rsidRPr="00E63630">
              <w:rPr>
                <w:rFonts w:eastAsia="Tahoma" w:cs="Tahoma"/>
                <w:sz w:val="18"/>
                <w:szCs w:val="18"/>
              </w:rPr>
              <w:t>mL</w:t>
            </w:r>
            <w:proofErr w:type="spellEnd"/>
          </w:p>
        </w:tc>
        <w:tc>
          <w:tcPr>
            <w:tcW w:w="813" w:type="pct"/>
            <w:vAlign w:val="center"/>
          </w:tcPr>
          <w:p w14:paraId="0AFC8B2C" w14:textId="77777777" w:rsidR="00E9584E" w:rsidRPr="00E63630" w:rsidRDefault="00E9584E" w:rsidP="00F54EEC">
            <w:pPr>
              <w:jc w:val="center"/>
              <w:rPr>
                <w:rFonts w:eastAsia="Tahoma" w:cs="Tahoma"/>
                <w:sz w:val="18"/>
                <w:szCs w:val="18"/>
              </w:rPr>
            </w:pPr>
            <w:r w:rsidRPr="00E63630">
              <w:rPr>
                <w:rFonts w:eastAsia="Tahoma" w:cs="Tahoma"/>
                <w:sz w:val="18"/>
                <w:szCs w:val="18"/>
              </w:rPr>
              <w:t>Lugol</w:t>
            </w:r>
          </w:p>
        </w:tc>
        <w:tc>
          <w:tcPr>
            <w:tcW w:w="1300" w:type="pct"/>
            <w:shd w:val="clear" w:color="auto" w:fill="auto"/>
            <w:vAlign w:val="center"/>
          </w:tcPr>
          <w:p w14:paraId="1573C871" w14:textId="77777777" w:rsidR="00E9584E" w:rsidRPr="00E63630" w:rsidRDefault="00E9584E" w:rsidP="00F54EEC">
            <w:pPr>
              <w:jc w:val="center"/>
              <w:rPr>
                <w:rFonts w:eastAsia="Tahoma" w:cs="Tahoma"/>
                <w:sz w:val="18"/>
                <w:szCs w:val="18"/>
              </w:rPr>
            </w:pPr>
            <w:r w:rsidRPr="00E63630">
              <w:rPr>
                <w:rFonts w:eastAsia="Tahoma" w:cs="Tahoma"/>
                <w:sz w:val="18"/>
                <w:szCs w:val="18"/>
              </w:rPr>
              <w:t>Fitoplancton</w:t>
            </w:r>
          </w:p>
        </w:tc>
        <w:tc>
          <w:tcPr>
            <w:tcW w:w="356" w:type="pct"/>
            <w:vAlign w:val="center"/>
          </w:tcPr>
          <w:p w14:paraId="7F61CB46" w14:textId="2159677F" w:rsidR="00E9584E" w:rsidRPr="00E63630" w:rsidRDefault="00E9584E" w:rsidP="00E9584E">
            <w:pPr>
              <w:jc w:val="center"/>
              <w:rPr>
                <w:rFonts w:eastAsia="Tahoma" w:cs="Tahoma"/>
                <w:sz w:val="18"/>
                <w:szCs w:val="18"/>
              </w:rPr>
            </w:pPr>
            <w:r w:rsidRPr="00A557D7">
              <w:rPr>
                <w:rFonts w:ascii="MS Gothic" w:eastAsia="MS Gothic" w:hAnsi="MS Gothic" w:cs="MS Gothic" w:hint="eastAsia"/>
                <w:b/>
              </w:rPr>
              <w:t>✓</w:t>
            </w:r>
            <w:r>
              <w:rPr>
                <w:rFonts w:ascii="MS Gothic" w:eastAsia="MS Gothic" w:hAnsi="MS Gothic" w:cs="MS Gothic"/>
                <w:b/>
              </w:rPr>
              <w:t>*</w:t>
            </w:r>
          </w:p>
        </w:tc>
        <w:tc>
          <w:tcPr>
            <w:tcW w:w="356" w:type="pct"/>
            <w:vAlign w:val="center"/>
          </w:tcPr>
          <w:p w14:paraId="678C9ABF" w14:textId="77777777" w:rsidR="00E9584E" w:rsidRPr="00E63630" w:rsidRDefault="00E9584E" w:rsidP="00E63630">
            <w:pPr>
              <w:jc w:val="center"/>
              <w:rPr>
                <w:rFonts w:eastAsia="Tahoma" w:cs="Tahoma"/>
                <w:sz w:val="18"/>
                <w:szCs w:val="18"/>
              </w:rPr>
            </w:pPr>
          </w:p>
        </w:tc>
      </w:tr>
      <w:tr w:rsidR="00E9584E" w:rsidRPr="00E63630" w14:paraId="0E42F62A" w14:textId="18198E38" w:rsidTr="00E9584E">
        <w:tc>
          <w:tcPr>
            <w:tcW w:w="845" w:type="pct"/>
            <w:shd w:val="clear" w:color="auto" w:fill="auto"/>
            <w:vAlign w:val="center"/>
          </w:tcPr>
          <w:p w14:paraId="64D47679" w14:textId="77777777" w:rsidR="00E9584E" w:rsidRPr="00E63630" w:rsidRDefault="00E9584E" w:rsidP="00F54EEC">
            <w:pPr>
              <w:rPr>
                <w:rFonts w:eastAsia="Tahoma" w:cs="Tahoma"/>
                <w:sz w:val="18"/>
                <w:szCs w:val="18"/>
              </w:rPr>
            </w:pPr>
            <w:r w:rsidRPr="00E63630">
              <w:rPr>
                <w:rFonts w:eastAsia="Tahoma" w:cs="Tahoma"/>
                <w:sz w:val="18"/>
                <w:szCs w:val="18"/>
              </w:rPr>
              <w:t>ZOO</w:t>
            </w:r>
          </w:p>
        </w:tc>
        <w:tc>
          <w:tcPr>
            <w:tcW w:w="680" w:type="pct"/>
            <w:vAlign w:val="center"/>
          </w:tcPr>
          <w:p w14:paraId="45D1EA6E" w14:textId="77777777" w:rsidR="00E9584E" w:rsidRPr="00E63630" w:rsidRDefault="00E9584E" w:rsidP="00F54EEC">
            <w:pPr>
              <w:jc w:val="center"/>
              <w:rPr>
                <w:rFonts w:eastAsia="Tahoma" w:cs="Tahoma"/>
                <w:sz w:val="18"/>
                <w:szCs w:val="18"/>
              </w:rPr>
            </w:pPr>
            <w:r w:rsidRPr="00E63630">
              <w:rPr>
                <w:rFonts w:eastAsia="Tahoma" w:cs="Tahoma"/>
                <w:sz w:val="18"/>
                <w:szCs w:val="18"/>
              </w:rPr>
              <w:t>Plástico</w:t>
            </w:r>
          </w:p>
        </w:tc>
        <w:tc>
          <w:tcPr>
            <w:tcW w:w="650" w:type="pct"/>
            <w:vAlign w:val="center"/>
          </w:tcPr>
          <w:p w14:paraId="211B5C13" w14:textId="77777777" w:rsidR="00E9584E" w:rsidRPr="00E63630" w:rsidRDefault="00E9584E" w:rsidP="00F54EEC">
            <w:pPr>
              <w:jc w:val="center"/>
              <w:rPr>
                <w:rFonts w:eastAsia="Tahoma" w:cs="Tahoma"/>
                <w:sz w:val="18"/>
                <w:szCs w:val="18"/>
              </w:rPr>
            </w:pPr>
            <w:r w:rsidRPr="00E63630">
              <w:rPr>
                <w:rFonts w:eastAsia="Tahoma" w:cs="Tahoma"/>
                <w:sz w:val="18"/>
                <w:szCs w:val="18"/>
              </w:rPr>
              <w:t>100 L</w:t>
            </w:r>
          </w:p>
        </w:tc>
        <w:tc>
          <w:tcPr>
            <w:tcW w:w="813" w:type="pct"/>
            <w:vAlign w:val="center"/>
          </w:tcPr>
          <w:p w14:paraId="31A7FDC6" w14:textId="77777777" w:rsidR="00E9584E" w:rsidRPr="00E63630" w:rsidRDefault="00E9584E" w:rsidP="00F54EEC">
            <w:pPr>
              <w:jc w:val="center"/>
              <w:rPr>
                <w:rFonts w:eastAsia="Tahoma" w:cs="Tahoma"/>
                <w:sz w:val="18"/>
                <w:szCs w:val="18"/>
              </w:rPr>
            </w:pPr>
            <w:r w:rsidRPr="00E63630">
              <w:rPr>
                <w:rFonts w:eastAsia="Tahoma" w:cs="Tahoma"/>
                <w:sz w:val="18"/>
                <w:szCs w:val="18"/>
              </w:rPr>
              <w:t>Formol 10%</w:t>
            </w:r>
          </w:p>
        </w:tc>
        <w:tc>
          <w:tcPr>
            <w:tcW w:w="1300" w:type="pct"/>
            <w:shd w:val="clear" w:color="auto" w:fill="auto"/>
            <w:vAlign w:val="center"/>
          </w:tcPr>
          <w:p w14:paraId="14BF699A" w14:textId="77777777" w:rsidR="00E9584E" w:rsidRPr="00E63630" w:rsidRDefault="00E9584E" w:rsidP="00F54EEC">
            <w:pPr>
              <w:jc w:val="center"/>
              <w:rPr>
                <w:rFonts w:eastAsia="Tahoma" w:cs="Tahoma"/>
                <w:sz w:val="18"/>
                <w:szCs w:val="18"/>
              </w:rPr>
            </w:pPr>
            <w:r w:rsidRPr="00E63630">
              <w:rPr>
                <w:rFonts w:eastAsia="Tahoma" w:cs="Tahoma"/>
                <w:sz w:val="18"/>
                <w:szCs w:val="18"/>
              </w:rPr>
              <w:t>Zooplancton</w:t>
            </w:r>
          </w:p>
        </w:tc>
        <w:tc>
          <w:tcPr>
            <w:tcW w:w="356" w:type="pct"/>
            <w:vAlign w:val="center"/>
          </w:tcPr>
          <w:p w14:paraId="19B7F20D" w14:textId="7DE43FA3" w:rsidR="00E9584E" w:rsidRPr="00E63630" w:rsidRDefault="00E9584E" w:rsidP="00E9584E">
            <w:pPr>
              <w:jc w:val="center"/>
              <w:rPr>
                <w:rFonts w:eastAsia="Tahoma" w:cs="Tahoma"/>
                <w:sz w:val="18"/>
                <w:szCs w:val="18"/>
              </w:rPr>
            </w:pPr>
            <w:r w:rsidRPr="00A557D7">
              <w:rPr>
                <w:rFonts w:ascii="MS Gothic" w:eastAsia="MS Gothic" w:hAnsi="MS Gothic" w:cs="MS Gothic" w:hint="eastAsia"/>
                <w:b/>
              </w:rPr>
              <w:t>✓</w:t>
            </w:r>
            <w:r>
              <w:rPr>
                <w:rFonts w:ascii="MS Gothic" w:eastAsia="MS Gothic" w:hAnsi="MS Gothic" w:cs="MS Gothic"/>
                <w:b/>
              </w:rPr>
              <w:t>*</w:t>
            </w:r>
          </w:p>
        </w:tc>
        <w:tc>
          <w:tcPr>
            <w:tcW w:w="356" w:type="pct"/>
            <w:vAlign w:val="center"/>
          </w:tcPr>
          <w:p w14:paraId="2771C559" w14:textId="77777777" w:rsidR="00E9584E" w:rsidRPr="00E63630" w:rsidRDefault="00E9584E" w:rsidP="00E63630">
            <w:pPr>
              <w:jc w:val="center"/>
              <w:rPr>
                <w:rFonts w:eastAsia="Tahoma" w:cs="Tahoma"/>
                <w:sz w:val="18"/>
                <w:szCs w:val="18"/>
              </w:rPr>
            </w:pPr>
          </w:p>
        </w:tc>
      </w:tr>
    </w:tbl>
    <w:p w14:paraId="367880C5" w14:textId="77777777" w:rsidR="005961D5" w:rsidRDefault="005961D5" w:rsidP="00E9584E">
      <w:pPr>
        <w:jc w:val="both"/>
      </w:pPr>
    </w:p>
    <w:p w14:paraId="3831EDD4" w14:textId="7DD39EB6" w:rsidR="004828A5" w:rsidRPr="000D4D71" w:rsidRDefault="00E9584E" w:rsidP="004828A5">
      <w:pPr>
        <w:jc w:val="both"/>
      </w:pPr>
      <w:r w:rsidRPr="00E9584E">
        <w:t xml:space="preserve">Condiciones de colecta y preservación de muestras. Ref.: s/p (Sin preservante), DBO5 (Demanda Bioquímica de Oxígeno); DQO (Demanda Química de Oxígeno); FQ (Algunos parámetros Fisicoquímicos); NTK (Nitrógeno Total Kjeldahl); </w:t>
      </w:r>
      <w:proofErr w:type="spellStart"/>
      <w:r w:rsidRPr="00E9584E">
        <w:t>CrT</w:t>
      </w:r>
      <w:proofErr w:type="spellEnd"/>
      <w:r w:rsidRPr="00E9584E">
        <w:t xml:space="preserve"> (Cromo Total) y AMPA (ácido </w:t>
      </w:r>
      <w:r w:rsidRPr="00E9584E">
        <w:rPr>
          <w:rFonts w:ascii="Courier New" w:hAnsi="Courier New" w:cs="Courier New"/>
        </w:rPr>
        <w:t>α</w:t>
      </w:r>
      <w:r w:rsidRPr="00E9584E">
        <w:t>-amino-3-hidroxi-5-metilo-4-isoxazolpropiónico), FITO (Fi</w:t>
      </w:r>
      <w:r w:rsidR="004828A5">
        <w:t>toplancton) y ZOO (Zooplancton)</w:t>
      </w:r>
      <w:proofErr w:type="gramStart"/>
      <w:r w:rsidR="004828A5">
        <w:t xml:space="preserve">, </w:t>
      </w:r>
      <w:r w:rsidR="004828A5" w:rsidRPr="00E9584E">
        <w:t>)</w:t>
      </w:r>
      <w:proofErr w:type="gramEnd"/>
      <w:r w:rsidR="004828A5" w:rsidRPr="00E9584E">
        <w:t>.</w:t>
      </w:r>
      <w:r w:rsidR="004828A5">
        <w:t xml:space="preserve"> </w:t>
      </w:r>
      <w:r w:rsidR="004828A5" w:rsidRPr="000D4D71">
        <w:t>(</w:t>
      </w:r>
      <w:r w:rsidR="004828A5">
        <w:rPr>
          <w:rFonts w:ascii="MS Gothic" w:eastAsia="MS Gothic" w:hAnsi="MS Gothic" w:cs="MS Gothic"/>
          <w:b/>
        </w:rPr>
        <w:t>*</w:t>
      </w:r>
      <w:r w:rsidR="004828A5" w:rsidRPr="000E594E">
        <w:t>Solo para arroyos</w:t>
      </w:r>
      <w:r w:rsidR="004828A5">
        <w:t>, parámetro no determinado para el R</w:t>
      </w:r>
      <w:proofErr w:type="spellStart"/>
      <w:r w:rsidR="004828A5">
        <w:rPr>
          <w:lang w:val="es-ES"/>
        </w:rPr>
        <w:t>ío</w:t>
      </w:r>
      <w:proofErr w:type="spellEnd"/>
      <w:r w:rsidR="004828A5">
        <w:rPr>
          <w:lang w:val="es-ES"/>
        </w:rPr>
        <w:t xml:space="preserve"> Paraguay</w:t>
      </w:r>
      <w:r w:rsidR="004828A5" w:rsidRPr="000D4D71">
        <w:t>)</w:t>
      </w:r>
    </w:p>
    <w:p w14:paraId="39E1C551" w14:textId="77777777" w:rsidR="00EB7C6A" w:rsidRDefault="00EB7C6A" w:rsidP="00E9584E">
      <w:pPr>
        <w:jc w:val="both"/>
      </w:pPr>
    </w:p>
    <w:p w14:paraId="4397CDB1" w14:textId="4CBAC4D9" w:rsidR="001F526A" w:rsidRDefault="001F526A" w:rsidP="009C4D1F">
      <w:pPr>
        <w:pStyle w:val="Ttulo2"/>
      </w:pPr>
      <w:bookmarkStart w:id="43" w:name="_Toc70326557"/>
      <w:bookmarkStart w:id="44" w:name="_Toc70327365"/>
      <w:bookmarkStart w:id="45" w:name="_Toc108566540"/>
      <w:r>
        <w:t>2.5 Métodos analíticos aplicados</w:t>
      </w:r>
      <w:bookmarkEnd w:id="43"/>
      <w:bookmarkEnd w:id="44"/>
      <w:bookmarkEnd w:id="45"/>
    </w:p>
    <w:p w14:paraId="09FCCECA" w14:textId="77777777" w:rsidR="00D60568" w:rsidRDefault="00D60568" w:rsidP="00E9584E">
      <w:pPr>
        <w:jc w:val="both"/>
      </w:pPr>
    </w:p>
    <w:p w14:paraId="4295D108" w14:textId="658F58D0" w:rsidR="00D60568" w:rsidRDefault="00D60568" w:rsidP="00E9584E">
      <w:pPr>
        <w:jc w:val="both"/>
      </w:pPr>
      <w:r>
        <w:t xml:space="preserve">Mediante una serie de cuadros, a </w:t>
      </w:r>
      <w:proofErr w:type="gramStart"/>
      <w:r>
        <w:t>continuación</w:t>
      </w:r>
      <w:proofErr w:type="gramEnd"/>
      <w:r>
        <w:t xml:space="preserve"> se detallan los métodos analíticos aplicados para la determinación de cada parámetro.</w:t>
      </w:r>
    </w:p>
    <w:p w14:paraId="474F1C92" w14:textId="77777777" w:rsidR="00D60568" w:rsidRDefault="00D60568" w:rsidP="00E9584E">
      <w:pPr>
        <w:jc w:val="both"/>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858"/>
        <w:gridCol w:w="3260"/>
        <w:gridCol w:w="21"/>
        <w:gridCol w:w="1781"/>
        <w:gridCol w:w="47"/>
        <w:gridCol w:w="1753"/>
      </w:tblGrid>
      <w:tr w:rsidR="00D60568" w:rsidRPr="00BE011D" w14:paraId="7C97FAF6" w14:textId="77777777" w:rsidTr="00D60568">
        <w:trPr>
          <w:trHeight w:val="230"/>
          <w:jc w:val="center"/>
        </w:trPr>
        <w:tc>
          <w:tcPr>
            <w:tcW w:w="5000" w:type="pct"/>
            <w:gridSpan w:val="6"/>
            <w:shd w:val="clear" w:color="auto" w:fill="auto"/>
          </w:tcPr>
          <w:p w14:paraId="6933A042" w14:textId="16E384E3" w:rsidR="00D60568" w:rsidRPr="00A51514" w:rsidRDefault="00F203C3" w:rsidP="00F203C3">
            <w:pPr>
              <w:pStyle w:val="Descripcin"/>
              <w:keepNext/>
              <w:spacing w:after="0"/>
              <w:jc w:val="center"/>
            </w:pPr>
            <w:bookmarkStart w:id="46" w:name="_Toc108567685"/>
            <w:r>
              <w:t xml:space="preserve">TABLA </w:t>
            </w:r>
            <w:fldSimple w:instr=" SEQ TABLA \* ARABIC ">
              <w:r>
                <w:rPr>
                  <w:noProof/>
                </w:rPr>
                <w:t>8</w:t>
              </w:r>
            </w:fldSimple>
            <w:r>
              <w:t xml:space="preserve">. </w:t>
            </w:r>
            <w:r w:rsidR="00D60568" w:rsidRPr="00A51514">
              <w:t>MÉTODOS</w:t>
            </w:r>
            <w:r w:rsidR="00D60568" w:rsidRPr="002A0C01">
              <w:t xml:space="preserve"> PARA PARÁMETROS HIDROBIOLÓGICOS-BACTERIOLÓGICOS</w:t>
            </w:r>
            <w:bookmarkEnd w:id="46"/>
          </w:p>
        </w:tc>
      </w:tr>
      <w:tr w:rsidR="00D60568" w:rsidRPr="00BE011D" w14:paraId="6CC2EA83" w14:textId="77777777" w:rsidTr="00D60568">
        <w:trPr>
          <w:trHeight w:val="230"/>
          <w:jc w:val="center"/>
        </w:trPr>
        <w:tc>
          <w:tcPr>
            <w:tcW w:w="5000" w:type="pct"/>
            <w:gridSpan w:val="6"/>
            <w:shd w:val="clear" w:color="auto" w:fill="2B5D62"/>
          </w:tcPr>
          <w:p w14:paraId="6D839A4A" w14:textId="77777777" w:rsidR="00D60568" w:rsidRPr="00BE011D" w:rsidRDefault="00D60568" w:rsidP="00D60568">
            <w:pPr>
              <w:jc w:val="center"/>
              <w:rPr>
                <w:b/>
              </w:rPr>
            </w:pPr>
            <w:r w:rsidRPr="000B41C4">
              <w:rPr>
                <w:b/>
                <w:color w:val="FFFFFF" w:themeColor="background1"/>
              </w:rPr>
              <w:t>HIDROBIOLÓGICOS</w:t>
            </w:r>
          </w:p>
        </w:tc>
      </w:tr>
      <w:tr w:rsidR="00D60568" w:rsidRPr="00BE011D" w14:paraId="293D37A6" w14:textId="77777777" w:rsidTr="00D60568">
        <w:trPr>
          <w:trHeight w:val="230"/>
          <w:jc w:val="center"/>
        </w:trPr>
        <w:tc>
          <w:tcPr>
            <w:tcW w:w="1066" w:type="pct"/>
            <w:shd w:val="clear" w:color="auto" w:fill="auto"/>
            <w:vAlign w:val="center"/>
          </w:tcPr>
          <w:p w14:paraId="0CAB9782" w14:textId="51D42AEF" w:rsidR="00D60568" w:rsidRPr="000B41C4" w:rsidRDefault="005961D5" w:rsidP="00D60568">
            <w:pPr>
              <w:jc w:val="center"/>
              <w:rPr>
                <w:b/>
                <w:color w:val="000000" w:themeColor="text1"/>
                <w:sz w:val="16"/>
                <w:szCs w:val="16"/>
              </w:rPr>
            </w:pPr>
            <w:r>
              <w:rPr>
                <w:b/>
                <w:color w:val="000000" w:themeColor="text1"/>
                <w:sz w:val="16"/>
                <w:szCs w:val="16"/>
              </w:rPr>
              <w:t>PARÁ</w:t>
            </w:r>
            <w:r w:rsidR="00D60568" w:rsidRPr="000B41C4">
              <w:rPr>
                <w:b/>
                <w:color w:val="000000" w:themeColor="text1"/>
                <w:sz w:val="16"/>
                <w:szCs w:val="16"/>
              </w:rPr>
              <w:t>METROS</w:t>
            </w:r>
          </w:p>
        </w:tc>
        <w:tc>
          <w:tcPr>
            <w:tcW w:w="1869" w:type="pct"/>
            <w:shd w:val="clear" w:color="auto" w:fill="auto"/>
            <w:vAlign w:val="center"/>
          </w:tcPr>
          <w:p w14:paraId="2DE009B4" w14:textId="38071839" w:rsidR="00D60568" w:rsidRPr="000B41C4" w:rsidRDefault="005961D5" w:rsidP="00D60568">
            <w:pPr>
              <w:jc w:val="center"/>
              <w:rPr>
                <w:b/>
                <w:color w:val="000000" w:themeColor="text1"/>
                <w:sz w:val="16"/>
                <w:szCs w:val="16"/>
              </w:rPr>
            </w:pPr>
            <w:r>
              <w:rPr>
                <w:b/>
                <w:color w:val="000000" w:themeColor="text1"/>
                <w:sz w:val="16"/>
                <w:szCs w:val="16"/>
              </w:rPr>
              <w:t>MÉ</w:t>
            </w:r>
            <w:r w:rsidR="00D60568" w:rsidRPr="000B41C4">
              <w:rPr>
                <w:b/>
                <w:color w:val="000000" w:themeColor="text1"/>
                <w:sz w:val="16"/>
                <w:szCs w:val="16"/>
              </w:rPr>
              <w:t>TODOS</w:t>
            </w:r>
          </w:p>
        </w:tc>
        <w:tc>
          <w:tcPr>
            <w:tcW w:w="1033" w:type="pct"/>
            <w:gridSpan w:val="2"/>
            <w:shd w:val="clear" w:color="auto" w:fill="auto"/>
          </w:tcPr>
          <w:p w14:paraId="06E11011" w14:textId="77777777" w:rsidR="00D60568" w:rsidRPr="000B41C4" w:rsidRDefault="00D60568" w:rsidP="00D60568">
            <w:pPr>
              <w:jc w:val="center"/>
              <w:rPr>
                <w:b/>
                <w:color w:val="000000" w:themeColor="text1"/>
                <w:sz w:val="16"/>
                <w:szCs w:val="16"/>
              </w:rPr>
            </w:pPr>
            <w:r w:rsidRPr="000B41C4">
              <w:rPr>
                <w:b/>
                <w:color w:val="000000" w:themeColor="text1"/>
                <w:sz w:val="16"/>
                <w:szCs w:val="16"/>
              </w:rPr>
              <w:t>LÍMITES DE CUANTIFICACIÓN</w:t>
            </w:r>
          </w:p>
          <w:p w14:paraId="03320F35" w14:textId="77777777" w:rsidR="00D60568" w:rsidRPr="000B41C4" w:rsidRDefault="00D60568" w:rsidP="00D60568">
            <w:pPr>
              <w:jc w:val="center"/>
              <w:rPr>
                <w:b/>
                <w:color w:val="000000" w:themeColor="text1"/>
                <w:sz w:val="16"/>
                <w:szCs w:val="16"/>
              </w:rPr>
            </w:pPr>
            <w:r w:rsidRPr="000B41C4">
              <w:rPr>
                <w:b/>
                <w:color w:val="000000" w:themeColor="text1"/>
                <w:sz w:val="16"/>
                <w:szCs w:val="16"/>
              </w:rPr>
              <w:t>EN AGUA</w:t>
            </w:r>
          </w:p>
        </w:tc>
        <w:tc>
          <w:tcPr>
            <w:tcW w:w="1032" w:type="pct"/>
            <w:gridSpan w:val="2"/>
            <w:shd w:val="clear" w:color="auto" w:fill="auto"/>
            <w:vAlign w:val="center"/>
          </w:tcPr>
          <w:p w14:paraId="327E0C1E" w14:textId="77777777" w:rsidR="00D60568" w:rsidRPr="000B41C4" w:rsidRDefault="00D60568" w:rsidP="00D60568">
            <w:pPr>
              <w:jc w:val="center"/>
              <w:rPr>
                <w:b/>
                <w:color w:val="000000" w:themeColor="text1"/>
                <w:sz w:val="16"/>
                <w:szCs w:val="16"/>
              </w:rPr>
            </w:pPr>
            <w:r w:rsidRPr="000B41C4">
              <w:rPr>
                <w:b/>
                <w:color w:val="000000" w:themeColor="text1"/>
                <w:sz w:val="16"/>
                <w:szCs w:val="16"/>
              </w:rPr>
              <w:t>LÍMITES DE LA RES. 222/02 SEAM</w:t>
            </w:r>
          </w:p>
          <w:p w14:paraId="28A3A6A8" w14:textId="77777777" w:rsidR="00D60568" w:rsidRPr="000B41C4" w:rsidRDefault="00D60568" w:rsidP="00D60568">
            <w:pPr>
              <w:jc w:val="center"/>
              <w:rPr>
                <w:b/>
                <w:color w:val="000000" w:themeColor="text1"/>
                <w:sz w:val="16"/>
                <w:szCs w:val="16"/>
              </w:rPr>
            </w:pPr>
            <w:r w:rsidRPr="000B41C4">
              <w:rPr>
                <w:b/>
                <w:color w:val="000000" w:themeColor="text1"/>
                <w:sz w:val="16"/>
                <w:szCs w:val="16"/>
              </w:rPr>
              <w:t>CLASE 2</w:t>
            </w:r>
          </w:p>
        </w:tc>
      </w:tr>
      <w:tr w:rsidR="00D60568" w:rsidRPr="00BE011D" w14:paraId="183F5E05" w14:textId="77777777" w:rsidTr="00D60568">
        <w:trPr>
          <w:trHeight w:val="460"/>
          <w:jc w:val="center"/>
        </w:trPr>
        <w:tc>
          <w:tcPr>
            <w:tcW w:w="1066" w:type="pct"/>
            <w:vAlign w:val="center"/>
          </w:tcPr>
          <w:p w14:paraId="2C8CB31F" w14:textId="77777777" w:rsidR="00D60568" w:rsidRPr="00BE011D" w:rsidRDefault="00D60568" w:rsidP="00D60568">
            <w:r w:rsidRPr="00BE011D">
              <w:t>Fitoplancton</w:t>
            </w:r>
          </w:p>
        </w:tc>
        <w:tc>
          <w:tcPr>
            <w:tcW w:w="1869" w:type="pct"/>
          </w:tcPr>
          <w:p w14:paraId="2CC0819B" w14:textId="77777777" w:rsidR="00D60568" w:rsidRPr="000B41C4" w:rsidRDefault="00D60568" w:rsidP="00D60568">
            <w:pPr>
              <w:jc w:val="both"/>
              <w:rPr>
                <w:sz w:val="18"/>
                <w:szCs w:val="18"/>
              </w:rPr>
            </w:pPr>
            <w:r w:rsidRPr="000B41C4">
              <w:rPr>
                <w:sz w:val="18"/>
                <w:szCs w:val="18"/>
              </w:rPr>
              <w:t>Técnicas de recuento para fitoplancton - SM 10200 F</w:t>
            </w:r>
          </w:p>
        </w:tc>
        <w:tc>
          <w:tcPr>
            <w:tcW w:w="1033" w:type="pct"/>
            <w:gridSpan w:val="2"/>
            <w:vAlign w:val="center"/>
          </w:tcPr>
          <w:p w14:paraId="7038ECE0" w14:textId="77777777" w:rsidR="00D60568" w:rsidRPr="00BE011D" w:rsidRDefault="00D60568" w:rsidP="00D60568">
            <w:pPr>
              <w:jc w:val="center"/>
            </w:pPr>
            <w:r w:rsidRPr="00BE011D">
              <w:t>&lt;100 Células</w:t>
            </w:r>
          </w:p>
        </w:tc>
        <w:tc>
          <w:tcPr>
            <w:tcW w:w="1032" w:type="pct"/>
            <w:gridSpan w:val="2"/>
            <w:vAlign w:val="center"/>
          </w:tcPr>
          <w:p w14:paraId="52E437D9" w14:textId="77777777" w:rsidR="00D60568" w:rsidRPr="00BE011D" w:rsidRDefault="00D60568" w:rsidP="00D60568">
            <w:pPr>
              <w:jc w:val="center"/>
            </w:pPr>
            <w:r>
              <w:t>SLE</w:t>
            </w:r>
          </w:p>
        </w:tc>
      </w:tr>
      <w:tr w:rsidR="00D60568" w:rsidRPr="00BE011D" w14:paraId="5BEF71D0" w14:textId="77777777" w:rsidTr="00D60568">
        <w:trPr>
          <w:trHeight w:val="458"/>
          <w:jc w:val="center"/>
        </w:trPr>
        <w:tc>
          <w:tcPr>
            <w:tcW w:w="1066" w:type="pct"/>
            <w:vAlign w:val="center"/>
          </w:tcPr>
          <w:p w14:paraId="5206A5A8" w14:textId="77777777" w:rsidR="00D60568" w:rsidRPr="00BE011D" w:rsidRDefault="00D60568" w:rsidP="00D60568">
            <w:r w:rsidRPr="00BE011D">
              <w:t>Zooplancton</w:t>
            </w:r>
          </w:p>
        </w:tc>
        <w:tc>
          <w:tcPr>
            <w:tcW w:w="1869" w:type="pct"/>
          </w:tcPr>
          <w:p w14:paraId="640DEE94" w14:textId="77777777" w:rsidR="00D60568" w:rsidRPr="000B41C4" w:rsidRDefault="00D60568" w:rsidP="00D60568">
            <w:pPr>
              <w:jc w:val="both"/>
              <w:rPr>
                <w:sz w:val="18"/>
                <w:szCs w:val="18"/>
              </w:rPr>
            </w:pPr>
            <w:r w:rsidRPr="000B41C4">
              <w:rPr>
                <w:sz w:val="18"/>
                <w:szCs w:val="18"/>
              </w:rPr>
              <w:t>Técnicas de recuento para zooplancton - SM 10200 G</w:t>
            </w:r>
          </w:p>
        </w:tc>
        <w:tc>
          <w:tcPr>
            <w:tcW w:w="1033" w:type="pct"/>
            <w:gridSpan w:val="2"/>
            <w:vAlign w:val="center"/>
          </w:tcPr>
          <w:p w14:paraId="058687B9" w14:textId="77777777" w:rsidR="00D60568" w:rsidRPr="00BE011D" w:rsidRDefault="00D60568" w:rsidP="00D60568">
            <w:pPr>
              <w:jc w:val="center"/>
            </w:pPr>
            <w:r w:rsidRPr="00BE011D">
              <w:t>No aplica</w:t>
            </w:r>
          </w:p>
        </w:tc>
        <w:tc>
          <w:tcPr>
            <w:tcW w:w="1032" w:type="pct"/>
            <w:gridSpan w:val="2"/>
            <w:vAlign w:val="center"/>
          </w:tcPr>
          <w:p w14:paraId="15118386" w14:textId="77777777" w:rsidR="00D60568" w:rsidRPr="00BE011D" w:rsidRDefault="00D60568" w:rsidP="00D60568">
            <w:pPr>
              <w:jc w:val="center"/>
            </w:pPr>
            <w:r>
              <w:t>SLE</w:t>
            </w:r>
          </w:p>
        </w:tc>
      </w:tr>
      <w:tr w:rsidR="00D60568" w14:paraId="475BCA0E" w14:textId="77777777" w:rsidTr="00D60568">
        <w:trPr>
          <w:trHeight w:val="230"/>
          <w:jc w:val="center"/>
        </w:trPr>
        <w:tc>
          <w:tcPr>
            <w:tcW w:w="5000" w:type="pct"/>
            <w:gridSpan w:val="6"/>
            <w:shd w:val="clear" w:color="auto" w:fill="2B5D62"/>
          </w:tcPr>
          <w:p w14:paraId="0BEE1301" w14:textId="77777777" w:rsidR="00D60568" w:rsidRPr="00C7572E" w:rsidRDefault="00D60568" w:rsidP="00D60568">
            <w:pPr>
              <w:pBdr>
                <w:top w:val="nil"/>
                <w:left w:val="nil"/>
                <w:bottom w:val="nil"/>
                <w:right w:val="nil"/>
                <w:between w:val="nil"/>
              </w:pBdr>
              <w:shd w:val="clear" w:color="auto" w:fill="2B5D62"/>
              <w:ind w:left="141" w:right="144"/>
              <w:jc w:val="center"/>
              <w:rPr>
                <w:b/>
                <w:sz w:val="18"/>
                <w:szCs w:val="18"/>
              </w:rPr>
            </w:pPr>
            <w:r w:rsidRPr="00C7572E">
              <w:rPr>
                <w:b/>
                <w:color w:val="FFFFFF" w:themeColor="background1"/>
                <w:sz w:val="18"/>
                <w:szCs w:val="18"/>
              </w:rPr>
              <w:t>PARÁMETROS MICROBIOLÓGICOS - AGUA SUBTERRÁNEA</w:t>
            </w:r>
          </w:p>
        </w:tc>
      </w:tr>
      <w:tr w:rsidR="00D60568" w14:paraId="70016D95" w14:textId="77777777" w:rsidTr="00D60568">
        <w:trPr>
          <w:trHeight w:val="681"/>
          <w:jc w:val="center"/>
        </w:trPr>
        <w:tc>
          <w:tcPr>
            <w:tcW w:w="1066" w:type="pct"/>
            <w:vAlign w:val="center"/>
          </w:tcPr>
          <w:p w14:paraId="276359DF" w14:textId="77777777" w:rsidR="00D60568" w:rsidRPr="00C7572E" w:rsidRDefault="00D60568" w:rsidP="00D60568">
            <w:pPr>
              <w:pBdr>
                <w:top w:val="nil"/>
                <w:left w:val="nil"/>
                <w:bottom w:val="nil"/>
                <w:right w:val="nil"/>
                <w:between w:val="nil"/>
              </w:pBdr>
              <w:jc w:val="center"/>
              <w:rPr>
                <w:b/>
                <w:sz w:val="16"/>
                <w:szCs w:val="16"/>
              </w:rPr>
            </w:pPr>
            <w:r w:rsidRPr="00C7572E">
              <w:rPr>
                <w:b/>
                <w:sz w:val="16"/>
                <w:szCs w:val="16"/>
              </w:rPr>
              <w:t>PARÁMETROS</w:t>
            </w:r>
          </w:p>
        </w:tc>
        <w:tc>
          <w:tcPr>
            <w:tcW w:w="1881" w:type="pct"/>
            <w:gridSpan w:val="2"/>
            <w:vAlign w:val="center"/>
          </w:tcPr>
          <w:p w14:paraId="297B913C" w14:textId="77777777" w:rsidR="00D60568" w:rsidRPr="00C7572E" w:rsidRDefault="00D60568" w:rsidP="00D60568">
            <w:pPr>
              <w:pBdr>
                <w:top w:val="nil"/>
                <w:left w:val="nil"/>
                <w:bottom w:val="nil"/>
                <w:right w:val="nil"/>
                <w:between w:val="nil"/>
              </w:pBdr>
              <w:jc w:val="center"/>
              <w:rPr>
                <w:b/>
                <w:sz w:val="16"/>
                <w:szCs w:val="16"/>
              </w:rPr>
            </w:pPr>
            <w:r w:rsidRPr="00C7572E">
              <w:rPr>
                <w:b/>
                <w:sz w:val="16"/>
                <w:szCs w:val="16"/>
              </w:rPr>
              <w:t>MÉTODOS</w:t>
            </w:r>
          </w:p>
        </w:tc>
        <w:tc>
          <w:tcPr>
            <w:tcW w:w="1048" w:type="pct"/>
            <w:gridSpan w:val="2"/>
            <w:vAlign w:val="center"/>
          </w:tcPr>
          <w:p w14:paraId="047F80BE" w14:textId="77777777" w:rsidR="00D60568" w:rsidRPr="00C7572E" w:rsidRDefault="00D60568" w:rsidP="00D60568">
            <w:pPr>
              <w:pBdr>
                <w:top w:val="nil"/>
                <w:left w:val="nil"/>
                <w:bottom w:val="nil"/>
                <w:right w:val="nil"/>
                <w:between w:val="nil"/>
              </w:pBdr>
              <w:ind w:left="6"/>
              <w:jc w:val="center"/>
              <w:rPr>
                <w:b/>
                <w:sz w:val="16"/>
                <w:szCs w:val="16"/>
              </w:rPr>
            </w:pPr>
            <w:r w:rsidRPr="00C7572E">
              <w:rPr>
                <w:b/>
                <w:sz w:val="16"/>
                <w:szCs w:val="16"/>
              </w:rPr>
              <w:t>LÍMITES DE CUANTIFICACIÓN</w:t>
            </w:r>
          </w:p>
          <w:p w14:paraId="2A7AB99D" w14:textId="77777777" w:rsidR="00D60568" w:rsidRPr="00C7572E" w:rsidRDefault="00D60568" w:rsidP="00D60568">
            <w:pPr>
              <w:pBdr>
                <w:top w:val="nil"/>
                <w:left w:val="nil"/>
                <w:bottom w:val="nil"/>
                <w:right w:val="nil"/>
                <w:between w:val="nil"/>
              </w:pBdr>
              <w:ind w:left="6"/>
              <w:jc w:val="center"/>
              <w:rPr>
                <w:b/>
                <w:sz w:val="16"/>
                <w:szCs w:val="16"/>
              </w:rPr>
            </w:pPr>
            <w:r w:rsidRPr="00C7572E">
              <w:rPr>
                <w:b/>
                <w:sz w:val="16"/>
                <w:szCs w:val="16"/>
              </w:rPr>
              <w:t>EN AGUA*</w:t>
            </w:r>
          </w:p>
        </w:tc>
        <w:tc>
          <w:tcPr>
            <w:tcW w:w="1005" w:type="pct"/>
            <w:vAlign w:val="center"/>
          </w:tcPr>
          <w:p w14:paraId="412F858A" w14:textId="77777777" w:rsidR="00D60568" w:rsidRPr="00C7572E" w:rsidRDefault="00D60568" w:rsidP="00D60568">
            <w:pPr>
              <w:pBdr>
                <w:top w:val="nil"/>
                <w:left w:val="nil"/>
                <w:bottom w:val="nil"/>
                <w:right w:val="nil"/>
                <w:between w:val="nil"/>
              </w:pBdr>
              <w:ind w:left="149"/>
              <w:jc w:val="center"/>
              <w:rPr>
                <w:b/>
                <w:sz w:val="16"/>
                <w:szCs w:val="16"/>
              </w:rPr>
            </w:pPr>
            <w:r w:rsidRPr="00C7572E">
              <w:rPr>
                <w:b/>
                <w:sz w:val="16"/>
                <w:szCs w:val="16"/>
              </w:rPr>
              <w:t>LÍMITES DE LA</w:t>
            </w:r>
          </w:p>
          <w:p w14:paraId="5722E03D" w14:textId="77777777" w:rsidR="00D60568" w:rsidRPr="00C7572E" w:rsidRDefault="00D60568" w:rsidP="00D60568">
            <w:pPr>
              <w:pBdr>
                <w:top w:val="nil"/>
                <w:left w:val="nil"/>
                <w:bottom w:val="nil"/>
                <w:right w:val="nil"/>
                <w:between w:val="nil"/>
              </w:pBdr>
              <w:ind w:left="149"/>
              <w:jc w:val="center"/>
              <w:rPr>
                <w:b/>
                <w:sz w:val="16"/>
                <w:szCs w:val="16"/>
              </w:rPr>
            </w:pPr>
            <w:r w:rsidRPr="00C7572E">
              <w:rPr>
                <w:b/>
                <w:sz w:val="16"/>
                <w:szCs w:val="16"/>
              </w:rPr>
              <w:t>NP 2400180</w:t>
            </w:r>
          </w:p>
        </w:tc>
      </w:tr>
      <w:tr w:rsidR="00D60568" w14:paraId="4A30A1D6" w14:textId="77777777" w:rsidTr="00D60568">
        <w:trPr>
          <w:trHeight w:val="460"/>
          <w:jc w:val="center"/>
        </w:trPr>
        <w:tc>
          <w:tcPr>
            <w:tcW w:w="1066" w:type="pct"/>
            <w:vAlign w:val="center"/>
          </w:tcPr>
          <w:p w14:paraId="01D5DCC7" w14:textId="77777777" w:rsidR="00D60568" w:rsidRDefault="00D60568" w:rsidP="00D60568">
            <w:r>
              <w:t>Coliformes Totales</w:t>
            </w:r>
          </w:p>
        </w:tc>
        <w:tc>
          <w:tcPr>
            <w:tcW w:w="1881" w:type="pct"/>
            <w:gridSpan w:val="2"/>
            <w:vAlign w:val="center"/>
          </w:tcPr>
          <w:p w14:paraId="04836423" w14:textId="77777777" w:rsidR="00D60568" w:rsidRPr="000B41C4" w:rsidRDefault="00D60568" w:rsidP="00D60568">
            <w:pPr>
              <w:jc w:val="both"/>
              <w:rPr>
                <w:sz w:val="18"/>
                <w:szCs w:val="18"/>
                <w:highlight w:val="yellow"/>
              </w:rPr>
            </w:pPr>
            <w:r w:rsidRPr="000B41C4">
              <w:rPr>
                <w:sz w:val="18"/>
                <w:szCs w:val="18"/>
                <w:highlight w:val="white"/>
              </w:rPr>
              <w:t xml:space="preserve">Técnica Estándar de Fermentación para Coliformes Totales SM 9221 B Estimación de Densidad Bacteriana SM 9221 C </w:t>
            </w:r>
          </w:p>
        </w:tc>
        <w:tc>
          <w:tcPr>
            <w:tcW w:w="1048" w:type="pct"/>
            <w:gridSpan w:val="2"/>
            <w:vAlign w:val="center"/>
          </w:tcPr>
          <w:p w14:paraId="3FA53BC7" w14:textId="77777777" w:rsidR="00D60568" w:rsidRDefault="00D60568" w:rsidP="00D60568">
            <w:pPr>
              <w:jc w:val="center"/>
            </w:pPr>
            <w:r>
              <w:t>&gt;23 NMP/100mL</w:t>
            </w:r>
          </w:p>
        </w:tc>
        <w:tc>
          <w:tcPr>
            <w:tcW w:w="1005" w:type="pct"/>
            <w:vAlign w:val="center"/>
          </w:tcPr>
          <w:p w14:paraId="40F32073" w14:textId="77777777" w:rsidR="00D60568" w:rsidRDefault="00D60568" w:rsidP="00D60568">
            <w:pPr>
              <w:ind w:left="123"/>
              <w:jc w:val="center"/>
            </w:pPr>
            <w:r>
              <w:t>&lt;1,1 NMP/100mL</w:t>
            </w:r>
          </w:p>
        </w:tc>
      </w:tr>
      <w:tr w:rsidR="00D60568" w14:paraId="37C320FB" w14:textId="77777777" w:rsidTr="00D60568">
        <w:trPr>
          <w:trHeight w:val="454"/>
          <w:jc w:val="center"/>
        </w:trPr>
        <w:tc>
          <w:tcPr>
            <w:tcW w:w="1066" w:type="pct"/>
            <w:vAlign w:val="center"/>
          </w:tcPr>
          <w:p w14:paraId="46BD6236" w14:textId="77777777" w:rsidR="00D60568" w:rsidRDefault="00D60568" w:rsidP="00D60568">
            <w:r>
              <w:t>Coliformes Fecales</w:t>
            </w:r>
          </w:p>
        </w:tc>
        <w:tc>
          <w:tcPr>
            <w:tcW w:w="1881" w:type="pct"/>
            <w:gridSpan w:val="2"/>
            <w:vAlign w:val="center"/>
          </w:tcPr>
          <w:p w14:paraId="6A6D98CB" w14:textId="77777777" w:rsidR="00D60568" w:rsidRPr="000B41C4" w:rsidRDefault="00D60568" w:rsidP="00D60568">
            <w:pPr>
              <w:jc w:val="both"/>
              <w:rPr>
                <w:sz w:val="18"/>
                <w:szCs w:val="18"/>
                <w:highlight w:val="yellow"/>
              </w:rPr>
            </w:pPr>
            <w:r w:rsidRPr="000B41C4">
              <w:rPr>
                <w:sz w:val="18"/>
                <w:szCs w:val="18"/>
                <w:highlight w:val="white"/>
              </w:rPr>
              <w:t xml:space="preserve">Técnica Estándar de Fermentación para Coliformes Totales SM 9221 B Estimación de Densidad Bacteriana SM 9221 C </w:t>
            </w:r>
          </w:p>
        </w:tc>
        <w:tc>
          <w:tcPr>
            <w:tcW w:w="1048" w:type="pct"/>
            <w:gridSpan w:val="2"/>
            <w:vAlign w:val="center"/>
          </w:tcPr>
          <w:p w14:paraId="098B8229" w14:textId="77777777" w:rsidR="00D60568" w:rsidRDefault="00D60568" w:rsidP="00D60568">
            <w:pPr>
              <w:jc w:val="center"/>
            </w:pPr>
            <w:r>
              <w:t>&gt;23 NMP/100mL</w:t>
            </w:r>
          </w:p>
        </w:tc>
        <w:tc>
          <w:tcPr>
            <w:tcW w:w="1005" w:type="pct"/>
            <w:vAlign w:val="center"/>
          </w:tcPr>
          <w:p w14:paraId="480D0D46" w14:textId="77777777" w:rsidR="00D60568" w:rsidRDefault="00D60568" w:rsidP="00D60568">
            <w:pPr>
              <w:ind w:left="123"/>
              <w:jc w:val="center"/>
              <w:rPr>
                <w:highlight w:val="white"/>
              </w:rPr>
            </w:pPr>
            <w:r>
              <w:t>&lt;1,1 NMP/100mL</w:t>
            </w:r>
          </w:p>
        </w:tc>
      </w:tr>
      <w:tr w:rsidR="00D60568" w14:paraId="61DEF905" w14:textId="77777777" w:rsidTr="00D60568">
        <w:trPr>
          <w:trHeight w:val="454"/>
          <w:jc w:val="center"/>
        </w:trPr>
        <w:tc>
          <w:tcPr>
            <w:tcW w:w="1066" w:type="pct"/>
            <w:vAlign w:val="center"/>
          </w:tcPr>
          <w:p w14:paraId="53D4FBE6" w14:textId="77777777" w:rsidR="00D60568" w:rsidRDefault="00D60568" w:rsidP="00D60568">
            <w:pPr>
              <w:rPr>
                <w:i/>
              </w:rPr>
            </w:pPr>
            <w:r>
              <w:rPr>
                <w:i/>
              </w:rPr>
              <w:t xml:space="preserve">E. </w:t>
            </w:r>
            <w:proofErr w:type="spellStart"/>
            <w:r>
              <w:rPr>
                <w:i/>
              </w:rPr>
              <w:t>coli</w:t>
            </w:r>
            <w:proofErr w:type="spellEnd"/>
            <w:r>
              <w:rPr>
                <w:i/>
              </w:rPr>
              <w:t xml:space="preserve"> </w:t>
            </w:r>
          </w:p>
        </w:tc>
        <w:tc>
          <w:tcPr>
            <w:tcW w:w="1881" w:type="pct"/>
            <w:gridSpan w:val="2"/>
            <w:vAlign w:val="center"/>
          </w:tcPr>
          <w:p w14:paraId="2CD081AB" w14:textId="77777777" w:rsidR="00D60568" w:rsidRPr="000B41C4" w:rsidRDefault="00D60568" w:rsidP="00D60568">
            <w:pPr>
              <w:jc w:val="both"/>
              <w:rPr>
                <w:sz w:val="18"/>
                <w:szCs w:val="18"/>
              </w:rPr>
            </w:pPr>
            <w:proofErr w:type="spellStart"/>
            <w:r w:rsidRPr="005961D5">
              <w:rPr>
                <w:i/>
                <w:sz w:val="18"/>
                <w:szCs w:val="18"/>
              </w:rPr>
              <w:t>Escherichia</w:t>
            </w:r>
            <w:proofErr w:type="spellEnd"/>
            <w:r w:rsidRPr="005961D5">
              <w:rPr>
                <w:i/>
                <w:sz w:val="18"/>
                <w:szCs w:val="18"/>
              </w:rPr>
              <w:t xml:space="preserve"> </w:t>
            </w:r>
            <w:proofErr w:type="spellStart"/>
            <w:r w:rsidRPr="005961D5">
              <w:rPr>
                <w:i/>
                <w:sz w:val="18"/>
                <w:szCs w:val="18"/>
              </w:rPr>
              <w:t>coli</w:t>
            </w:r>
            <w:proofErr w:type="spellEnd"/>
            <w:r w:rsidRPr="000B41C4">
              <w:rPr>
                <w:sz w:val="18"/>
                <w:szCs w:val="18"/>
              </w:rPr>
              <w:t xml:space="preserve"> SM 9260 F</w:t>
            </w:r>
          </w:p>
        </w:tc>
        <w:tc>
          <w:tcPr>
            <w:tcW w:w="1048" w:type="pct"/>
            <w:gridSpan w:val="2"/>
            <w:vAlign w:val="center"/>
          </w:tcPr>
          <w:p w14:paraId="560B522A" w14:textId="77777777" w:rsidR="00D60568" w:rsidRDefault="00D60568" w:rsidP="00D60568">
            <w:pPr>
              <w:jc w:val="center"/>
            </w:pPr>
            <w:r>
              <w:t>Presencia/100mL</w:t>
            </w:r>
          </w:p>
        </w:tc>
        <w:tc>
          <w:tcPr>
            <w:tcW w:w="1005" w:type="pct"/>
            <w:vAlign w:val="center"/>
          </w:tcPr>
          <w:p w14:paraId="0B5BF552" w14:textId="77777777" w:rsidR="00D60568" w:rsidRDefault="00D60568" w:rsidP="00D60568">
            <w:pPr>
              <w:jc w:val="center"/>
              <w:rPr>
                <w:highlight w:val="white"/>
              </w:rPr>
            </w:pPr>
            <w:r>
              <w:t>Ausencia/100mL</w:t>
            </w:r>
          </w:p>
        </w:tc>
      </w:tr>
      <w:tr w:rsidR="00D60568" w14:paraId="311D6FEB" w14:textId="77777777" w:rsidTr="00D60568">
        <w:trPr>
          <w:trHeight w:val="240"/>
          <w:jc w:val="center"/>
        </w:trPr>
        <w:tc>
          <w:tcPr>
            <w:tcW w:w="5000" w:type="pct"/>
            <w:gridSpan w:val="6"/>
            <w:shd w:val="clear" w:color="auto" w:fill="2B5D62"/>
            <w:vAlign w:val="center"/>
          </w:tcPr>
          <w:p w14:paraId="4204116E" w14:textId="77777777" w:rsidR="00D60568" w:rsidRPr="00C7572E" w:rsidRDefault="00D60568" w:rsidP="00D60568">
            <w:pPr>
              <w:ind w:left="141" w:right="144"/>
              <w:jc w:val="center"/>
              <w:rPr>
                <w:sz w:val="18"/>
                <w:szCs w:val="18"/>
                <w:shd w:val="clear" w:color="auto" w:fill="999999"/>
              </w:rPr>
            </w:pPr>
            <w:r w:rsidRPr="00C7572E">
              <w:rPr>
                <w:b/>
                <w:color w:val="FFFFFF" w:themeColor="background1"/>
                <w:sz w:val="18"/>
                <w:szCs w:val="18"/>
              </w:rPr>
              <w:t xml:space="preserve">PARÁMETROS MICROBIOLÓGICOS </w:t>
            </w:r>
            <w:proofErr w:type="gramStart"/>
            <w:r w:rsidRPr="00C7572E">
              <w:rPr>
                <w:b/>
                <w:color w:val="FFFFFF" w:themeColor="background1"/>
                <w:sz w:val="18"/>
                <w:szCs w:val="18"/>
              </w:rPr>
              <w:t>-  AGUA</w:t>
            </w:r>
            <w:proofErr w:type="gramEnd"/>
            <w:r w:rsidRPr="00C7572E">
              <w:rPr>
                <w:b/>
                <w:color w:val="FFFFFF" w:themeColor="background1"/>
                <w:sz w:val="18"/>
                <w:szCs w:val="18"/>
              </w:rPr>
              <w:t xml:space="preserve"> SUPERFICIAL</w:t>
            </w:r>
          </w:p>
        </w:tc>
      </w:tr>
      <w:tr w:rsidR="00D60568" w14:paraId="08C9CA4D" w14:textId="77777777" w:rsidTr="00D60568">
        <w:trPr>
          <w:trHeight w:val="454"/>
          <w:jc w:val="center"/>
        </w:trPr>
        <w:tc>
          <w:tcPr>
            <w:tcW w:w="1066" w:type="pct"/>
          </w:tcPr>
          <w:p w14:paraId="515B64BC" w14:textId="77777777" w:rsidR="00D60568" w:rsidRPr="00C7572E" w:rsidRDefault="00D60568" w:rsidP="00D60568">
            <w:pPr>
              <w:spacing w:before="4"/>
              <w:rPr>
                <w:b/>
                <w:sz w:val="16"/>
                <w:szCs w:val="16"/>
              </w:rPr>
            </w:pPr>
          </w:p>
          <w:p w14:paraId="3A345C62" w14:textId="77777777" w:rsidR="00D60568" w:rsidRPr="00C7572E" w:rsidRDefault="00D60568" w:rsidP="00D60568">
            <w:pPr>
              <w:ind w:left="578"/>
              <w:rPr>
                <w:b/>
                <w:sz w:val="16"/>
                <w:szCs w:val="16"/>
              </w:rPr>
            </w:pPr>
            <w:r w:rsidRPr="00C7572E">
              <w:rPr>
                <w:b/>
                <w:sz w:val="16"/>
                <w:szCs w:val="16"/>
              </w:rPr>
              <w:t>PARÁMETROS</w:t>
            </w:r>
          </w:p>
        </w:tc>
        <w:tc>
          <w:tcPr>
            <w:tcW w:w="1881" w:type="pct"/>
            <w:gridSpan w:val="2"/>
          </w:tcPr>
          <w:p w14:paraId="05C8FE83" w14:textId="77777777" w:rsidR="00D60568" w:rsidRPr="00C7572E" w:rsidRDefault="00D60568" w:rsidP="00D60568">
            <w:pPr>
              <w:ind w:left="167"/>
              <w:jc w:val="center"/>
              <w:rPr>
                <w:b/>
                <w:sz w:val="16"/>
                <w:szCs w:val="16"/>
              </w:rPr>
            </w:pPr>
          </w:p>
          <w:p w14:paraId="0AD89214" w14:textId="77777777" w:rsidR="00D60568" w:rsidRPr="00C7572E" w:rsidRDefault="00D60568" w:rsidP="00D60568">
            <w:pPr>
              <w:ind w:left="167"/>
              <w:jc w:val="center"/>
              <w:rPr>
                <w:b/>
                <w:sz w:val="16"/>
                <w:szCs w:val="16"/>
              </w:rPr>
            </w:pPr>
            <w:r w:rsidRPr="00C7572E">
              <w:rPr>
                <w:b/>
                <w:sz w:val="16"/>
                <w:szCs w:val="16"/>
              </w:rPr>
              <w:t>MÉTODOS</w:t>
            </w:r>
          </w:p>
        </w:tc>
        <w:tc>
          <w:tcPr>
            <w:tcW w:w="1048" w:type="pct"/>
            <w:gridSpan w:val="2"/>
          </w:tcPr>
          <w:p w14:paraId="3168BC5E" w14:textId="77777777" w:rsidR="00D60568" w:rsidRPr="00C7572E" w:rsidRDefault="00D60568" w:rsidP="00D60568">
            <w:pPr>
              <w:ind w:left="6"/>
              <w:jc w:val="center"/>
              <w:rPr>
                <w:b/>
                <w:sz w:val="16"/>
                <w:szCs w:val="16"/>
              </w:rPr>
            </w:pPr>
            <w:r w:rsidRPr="00C7572E">
              <w:rPr>
                <w:b/>
                <w:sz w:val="16"/>
                <w:szCs w:val="16"/>
              </w:rPr>
              <w:t xml:space="preserve">LÍMITES DE CUANTIFICACIÓN </w:t>
            </w:r>
          </w:p>
          <w:p w14:paraId="1A0F3758" w14:textId="77777777" w:rsidR="00D60568" w:rsidRPr="00C7572E" w:rsidRDefault="00D60568" w:rsidP="00D60568">
            <w:pPr>
              <w:ind w:left="6"/>
              <w:jc w:val="center"/>
              <w:rPr>
                <w:b/>
                <w:sz w:val="16"/>
                <w:szCs w:val="16"/>
              </w:rPr>
            </w:pPr>
            <w:r w:rsidRPr="00C7572E">
              <w:rPr>
                <w:b/>
                <w:sz w:val="16"/>
                <w:szCs w:val="16"/>
              </w:rPr>
              <w:t>EN AGUA**</w:t>
            </w:r>
          </w:p>
        </w:tc>
        <w:tc>
          <w:tcPr>
            <w:tcW w:w="1005" w:type="pct"/>
          </w:tcPr>
          <w:p w14:paraId="54CAF299" w14:textId="77777777" w:rsidR="00D60568" w:rsidRPr="00C7572E" w:rsidRDefault="00D60568" w:rsidP="00D60568">
            <w:pPr>
              <w:ind w:left="149"/>
              <w:jc w:val="center"/>
              <w:rPr>
                <w:b/>
                <w:sz w:val="16"/>
                <w:szCs w:val="16"/>
              </w:rPr>
            </w:pPr>
            <w:r w:rsidRPr="00C7572E">
              <w:rPr>
                <w:b/>
                <w:sz w:val="16"/>
                <w:szCs w:val="16"/>
              </w:rPr>
              <w:t>LÍMITES DE LA    RES. 222/02 SEAM CLASE 2</w:t>
            </w:r>
          </w:p>
        </w:tc>
      </w:tr>
      <w:tr w:rsidR="00D60568" w14:paraId="06674AEE" w14:textId="77777777" w:rsidTr="00D60568">
        <w:trPr>
          <w:trHeight w:val="454"/>
          <w:jc w:val="center"/>
        </w:trPr>
        <w:tc>
          <w:tcPr>
            <w:tcW w:w="1066" w:type="pct"/>
            <w:vAlign w:val="center"/>
          </w:tcPr>
          <w:p w14:paraId="4062A2F8" w14:textId="77777777" w:rsidR="00D60568" w:rsidRPr="00C7572E" w:rsidRDefault="00D60568" w:rsidP="00D60568">
            <w:pPr>
              <w:spacing w:before="4"/>
              <w:rPr>
                <w:b/>
                <w:sz w:val="16"/>
                <w:szCs w:val="16"/>
              </w:rPr>
            </w:pPr>
            <w:r>
              <w:t>Coliformes Fecales</w:t>
            </w:r>
          </w:p>
        </w:tc>
        <w:tc>
          <w:tcPr>
            <w:tcW w:w="1881" w:type="pct"/>
            <w:gridSpan w:val="2"/>
            <w:vAlign w:val="center"/>
          </w:tcPr>
          <w:p w14:paraId="2312EA5F" w14:textId="77777777" w:rsidR="00D60568" w:rsidRPr="000B41C4" w:rsidRDefault="00D60568" w:rsidP="00D60568">
            <w:pPr>
              <w:jc w:val="both"/>
              <w:rPr>
                <w:sz w:val="18"/>
                <w:szCs w:val="18"/>
              </w:rPr>
            </w:pPr>
            <w:r w:rsidRPr="000B41C4">
              <w:rPr>
                <w:sz w:val="18"/>
                <w:szCs w:val="18"/>
                <w:highlight w:val="white"/>
              </w:rPr>
              <w:t>Técnica Estándar de Fermentación para Coliformes Totales SM 9221 B Estimación de Densidad Bacteriana SM 9221 C</w:t>
            </w:r>
          </w:p>
        </w:tc>
        <w:tc>
          <w:tcPr>
            <w:tcW w:w="1048" w:type="pct"/>
            <w:gridSpan w:val="2"/>
            <w:vAlign w:val="center"/>
          </w:tcPr>
          <w:p w14:paraId="27B61608" w14:textId="77777777" w:rsidR="00D60568" w:rsidRPr="00C7572E" w:rsidRDefault="00D60568" w:rsidP="00D60568">
            <w:pPr>
              <w:ind w:left="6"/>
              <w:jc w:val="center"/>
              <w:rPr>
                <w:b/>
                <w:sz w:val="16"/>
                <w:szCs w:val="16"/>
              </w:rPr>
            </w:pPr>
            <w:r>
              <w:t>&gt;160.000 NMP/100mL</w:t>
            </w:r>
          </w:p>
        </w:tc>
        <w:tc>
          <w:tcPr>
            <w:tcW w:w="1005" w:type="pct"/>
            <w:vAlign w:val="center"/>
          </w:tcPr>
          <w:p w14:paraId="0F77EA61" w14:textId="77777777" w:rsidR="00D60568" w:rsidRPr="00C7572E" w:rsidRDefault="00000000" w:rsidP="00D60568">
            <w:pPr>
              <w:ind w:left="149"/>
              <w:jc w:val="center"/>
              <w:rPr>
                <w:b/>
                <w:sz w:val="16"/>
                <w:szCs w:val="16"/>
              </w:rPr>
            </w:pPr>
            <w:sdt>
              <w:sdtPr>
                <w:tag w:val="goog_rdk_0"/>
                <w:id w:val="2090276878"/>
              </w:sdtPr>
              <w:sdtContent>
                <w:r w:rsidR="00D60568">
                  <w:rPr>
                    <w:rFonts w:ascii="Arial Unicode MS" w:eastAsia="Arial Unicode MS" w:hAnsi="Arial Unicode MS" w:cs="Arial Unicode MS"/>
                  </w:rPr>
                  <w:t>≤ 1.00</w:t>
                </w:r>
              </w:sdtContent>
            </w:sdt>
            <w:r w:rsidR="00D60568">
              <w:rPr>
                <w:highlight w:val="white"/>
              </w:rPr>
              <w:t>0 NMP/100mL</w:t>
            </w:r>
          </w:p>
        </w:tc>
      </w:tr>
      <w:tr w:rsidR="00D60568" w14:paraId="4D7E022C" w14:textId="77777777" w:rsidTr="00D60568">
        <w:trPr>
          <w:trHeight w:val="454"/>
          <w:jc w:val="center"/>
        </w:trPr>
        <w:tc>
          <w:tcPr>
            <w:tcW w:w="1066" w:type="pct"/>
            <w:vAlign w:val="center"/>
          </w:tcPr>
          <w:p w14:paraId="43B24F13" w14:textId="77777777" w:rsidR="00D60568" w:rsidRDefault="00D60568" w:rsidP="00D60568">
            <w:r>
              <w:lastRenderedPageBreak/>
              <w:t>Coliformes Totales</w:t>
            </w:r>
          </w:p>
        </w:tc>
        <w:tc>
          <w:tcPr>
            <w:tcW w:w="1881" w:type="pct"/>
            <w:gridSpan w:val="2"/>
            <w:vAlign w:val="center"/>
          </w:tcPr>
          <w:p w14:paraId="2A9051BD" w14:textId="77777777" w:rsidR="00D60568" w:rsidRPr="000B41C4" w:rsidRDefault="00D60568" w:rsidP="00D60568">
            <w:pPr>
              <w:jc w:val="both"/>
              <w:rPr>
                <w:sz w:val="18"/>
                <w:szCs w:val="18"/>
                <w:highlight w:val="yellow"/>
              </w:rPr>
            </w:pPr>
            <w:r w:rsidRPr="000B41C4">
              <w:rPr>
                <w:sz w:val="18"/>
                <w:szCs w:val="18"/>
                <w:highlight w:val="white"/>
              </w:rPr>
              <w:t>Técnica Estándar de Fermentación para Coliformes Totales SM 9221 B Estimación de Densidad Bacteriana SM 9221 C</w:t>
            </w:r>
          </w:p>
        </w:tc>
        <w:tc>
          <w:tcPr>
            <w:tcW w:w="1048" w:type="pct"/>
            <w:gridSpan w:val="2"/>
            <w:vAlign w:val="center"/>
          </w:tcPr>
          <w:p w14:paraId="7D9C7E39" w14:textId="77777777" w:rsidR="00D60568" w:rsidRDefault="00D60568" w:rsidP="00D60568">
            <w:pPr>
              <w:jc w:val="center"/>
            </w:pPr>
            <w:r>
              <w:t>&gt;160.000 NMP/100mL</w:t>
            </w:r>
          </w:p>
        </w:tc>
        <w:tc>
          <w:tcPr>
            <w:tcW w:w="1005" w:type="pct"/>
            <w:vAlign w:val="center"/>
          </w:tcPr>
          <w:p w14:paraId="77A3443E" w14:textId="77777777" w:rsidR="00D60568" w:rsidRDefault="00D60568" w:rsidP="00D60568">
            <w:pPr>
              <w:ind w:left="123"/>
              <w:jc w:val="center"/>
            </w:pPr>
            <w:r>
              <w:t>No aplica</w:t>
            </w:r>
          </w:p>
        </w:tc>
      </w:tr>
    </w:tbl>
    <w:p w14:paraId="4EA3E35A" w14:textId="77777777" w:rsidR="002B7E64" w:rsidRDefault="002B7E64" w:rsidP="009B2A15">
      <w:pPr>
        <w:jc w:val="both"/>
        <w:sectPr w:rsidR="002B7E64" w:rsidSect="00766EFF">
          <w:headerReference w:type="even" r:id="rId13"/>
          <w:headerReference w:type="default" r:id="rId14"/>
          <w:footerReference w:type="default" r:id="rId15"/>
          <w:headerReference w:type="first" r:id="rId16"/>
          <w:pgSz w:w="11906" w:h="16838" w:code="9"/>
          <w:pgMar w:top="1417" w:right="1701" w:bottom="1417" w:left="1701" w:header="709" w:footer="709" w:gutter="0"/>
          <w:cols w:space="708"/>
          <w:docGrid w:linePitch="360"/>
        </w:sect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093"/>
        <w:gridCol w:w="4110"/>
        <w:gridCol w:w="4112"/>
        <w:gridCol w:w="1951"/>
        <w:gridCol w:w="1954"/>
      </w:tblGrid>
      <w:tr w:rsidR="00EB7C6A" w:rsidRPr="002A0C01" w14:paraId="0460E532" w14:textId="77777777" w:rsidTr="002A0C01">
        <w:trPr>
          <w:trHeight w:val="20"/>
          <w:tblHeader/>
        </w:trPr>
        <w:tc>
          <w:tcPr>
            <w:tcW w:w="5000" w:type="pct"/>
            <w:gridSpan w:val="5"/>
            <w:shd w:val="clear" w:color="auto" w:fill="auto"/>
            <w:vAlign w:val="center"/>
          </w:tcPr>
          <w:p w14:paraId="56227EA2" w14:textId="108F6E39" w:rsidR="00EB7C6A" w:rsidRPr="002A0C01" w:rsidRDefault="00F203C3" w:rsidP="00F203C3">
            <w:pPr>
              <w:pStyle w:val="Descripcin"/>
              <w:keepNext/>
              <w:spacing w:after="0"/>
              <w:jc w:val="center"/>
            </w:pPr>
            <w:bookmarkStart w:id="47" w:name="_Toc108567686"/>
            <w:r>
              <w:lastRenderedPageBreak/>
              <w:t xml:space="preserve">TABLA </w:t>
            </w:r>
            <w:fldSimple w:instr=" SEQ TABLA \* ARABIC ">
              <w:r>
                <w:rPr>
                  <w:noProof/>
                </w:rPr>
                <w:t>9</w:t>
              </w:r>
            </w:fldSimple>
            <w:r>
              <w:t xml:space="preserve">. </w:t>
            </w:r>
            <w:r w:rsidR="002A0C01" w:rsidRPr="002A0C01">
              <w:t xml:space="preserve">MÉTODOS APLICADOS </w:t>
            </w:r>
            <w:proofErr w:type="gramStart"/>
            <w:r w:rsidR="002A0C01" w:rsidRPr="002A0C01">
              <w:t>A  PARAMÉTROS</w:t>
            </w:r>
            <w:proofErr w:type="gramEnd"/>
            <w:r w:rsidR="002A0C01" w:rsidRPr="002A0C01">
              <w:t xml:space="preserve"> FISICOQUÍMICOS</w:t>
            </w:r>
            <w:bookmarkEnd w:id="47"/>
          </w:p>
        </w:tc>
      </w:tr>
      <w:tr w:rsidR="00EB7C6A" w:rsidRPr="00EB7C6A" w14:paraId="6B2FB812" w14:textId="77777777" w:rsidTr="00EB2FD4">
        <w:trPr>
          <w:trHeight w:val="20"/>
          <w:tblHeader/>
        </w:trPr>
        <w:tc>
          <w:tcPr>
            <w:tcW w:w="736" w:type="pct"/>
            <w:shd w:val="clear" w:color="auto" w:fill="2B5D62"/>
            <w:vAlign w:val="center"/>
          </w:tcPr>
          <w:p w14:paraId="14456890" w14:textId="47C77C97" w:rsidR="00EB7C6A" w:rsidRPr="00EB7C6A" w:rsidRDefault="00EB7C6A" w:rsidP="00EB7C6A">
            <w:pPr>
              <w:jc w:val="center"/>
              <w:rPr>
                <w:b/>
                <w:color w:val="FFFFFF" w:themeColor="background1"/>
                <w:sz w:val="16"/>
                <w:szCs w:val="16"/>
              </w:rPr>
            </w:pPr>
            <w:r w:rsidRPr="00EB7C6A">
              <w:rPr>
                <w:b/>
                <w:color w:val="FFFFFF" w:themeColor="background1"/>
                <w:sz w:val="16"/>
                <w:szCs w:val="16"/>
              </w:rPr>
              <w:t>PARÁMETROS</w:t>
            </w:r>
          </w:p>
        </w:tc>
        <w:tc>
          <w:tcPr>
            <w:tcW w:w="1445" w:type="pct"/>
            <w:shd w:val="clear" w:color="auto" w:fill="2B5D62"/>
            <w:vAlign w:val="center"/>
          </w:tcPr>
          <w:p w14:paraId="45C91508" w14:textId="60D791E5" w:rsidR="00EB7C6A" w:rsidRPr="00EB7C6A" w:rsidRDefault="00EB7C6A" w:rsidP="00EB7C6A">
            <w:pPr>
              <w:jc w:val="center"/>
              <w:rPr>
                <w:b/>
                <w:color w:val="FFFFFF" w:themeColor="background1"/>
                <w:sz w:val="16"/>
                <w:szCs w:val="16"/>
              </w:rPr>
            </w:pPr>
            <w:r w:rsidRPr="00EB7C6A">
              <w:rPr>
                <w:b/>
                <w:color w:val="FFFFFF" w:themeColor="background1"/>
                <w:sz w:val="16"/>
                <w:szCs w:val="16"/>
              </w:rPr>
              <w:t>MÉTODOS</w:t>
            </w:r>
          </w:p>
        </w:tc>
        <w:tc>
          <w:tcPr>
            <w:tcW w:w="1446" w:type="pct"/>
            <w:shd w:val="clear" w:color="auto" w:fill="2B5D62"/>
            <w:vAlign w:val="center"/>
          </w:tcPr>
          <w:p w14:paraId="4E38C100" w14:textId="5D5E745B" w:rsidR="00EB7C6A" w:rsidRPr="00EB7C6A" w:rsidRDefault="00EB7C6A" w:rsidP="00EB7C6A">
            <w:pPr>
              <w:jc w:val="center"/>
              <w:rPr>
                <w:b/>
                <w:color w:val="FFFFFF" w:themeColor="background1"/>
                <w:sz w:val="16"/>
                <w:szCs w:val="16"/>
              </w:rPr>
            </w:pPr>
            <w:r w:rsidRPr="00EB7C6A">
              <w:rPr>
                <w:b/>
                <w:color w:val="FFFFFF" w:themeColor="background1"/>
                <w:sz w:val="16"/>
                <w:szCs w:val="16"/>
              </w:rPr>
              <w:t>EQUIPOS PARA CUANTIFICACIÓN</w:t>
            </w:r>
          </w:p>
        </w:tc>
        <w:tc>
          <w:tcPr>
            <w:tcW w:w="686" w:type="pct"/>
            <w:shd w:val="clear" w:color="auto" w:fill="2B5D62"/>
            <w:vAlign w:val="center"/>
          </w:tcPr>
          <w:p w14:paraId="725108D2" w14:textId="6D60159D" w:rsidR="00EB7C6A" w:rsidRPr="00EB7C6A" w:rsidRDefault="00413538" w:rsidP="00413538">
            <w:pPr>
              <w:jc w:val="center"/>
              <w:rPr>
                <w:b/>
                <w:color w:val="FFFFFF" w:themeColor="background1"/>
                <w:sz w:val="16"/>
                <w:szCs w:val="16"/>
              </w:rPr>
            </w:pPr>
            <w:r>
              <w:rPr>
                <w:b/>
                <w:color w:val="FFFFFF" w:themeColor="background1"/>
                <w:sz w:val="16"/>
                <w:szCs w:val="16"/>
              </w:rPr>
              <w:t xml:space="preserve">LÍMITES DE </w:t>
            </w:r>
            <w:r w:rsidR="00EB7C6A" w:rsidRPr="00EB7C6A">
              <w:rPr>
                <w:b/>
                <w:color w:val="FFFFFF" w:themeColor="background1"/>
                <w:sz w:val="16"/>
                <w:szCs w:val="16"/>
              </w:rPr>
              <w:t>CUANTIFICACIÓN</w:t>
            </w:r>
          </w:p>
          <w:p w14:paraId="29CC48BE" w14:textId="57291C76" w:rsidR="00EB7C6A" w:rsidRPr="00EB7C6A" w:rsidRDefault="00EB7C6A" w:rsidP="00413538">
            <w:pPr>
              <w:jc w:val="center"/>
              <w:rPr>
                <w:b/>
                <w:color w:val="FFFFFF" w:themeColor="background1"/>
                <w:sz w:val="16"/>
                <w:szCs w:val="16"/>
              </w:rPr>
            </w:pPr>
            <w:r w:rsidRPr="00EB7C6A">
              <w:rPr>
                <w:b/>
                <w:color w:val="FFFFFF" w:themeColor="background1"/>
                <w:sz w:val="16"/>
                <w:szCs w:val="16"/>
              </w:rPr>
              <w:t>EN AGUA</w:t>
            </w:r>
          </w:p>
        </w:tc>
        <w:tc>
          <w:tcPr>
            <w:tcW w:w="687" w:type="pct"/>
            <w:shd w:val="clear" w:color="auto" w:fill="2B5D62"/>
            <w:vAlign w:val="center"/>
          </w:tcPr>
          <w:p w14:paraId="1D0F5C98" w14:textId="38EEEDE1" w:rsidR="00EB7C6A" w:rsidRPr="00EB7C6A" w:rsidRDefault="00EB7C6A" w:rsidP="00EB7C6A">
            <w:pPr>
              <w:jc w:val="center"/>
              <w:rPr>
                <w:b/>
                <w:color w:val="FFFFFF" w:themeColor="background1"/>
                <w:sz w:val="16"/>
                <w:szCs w:val="16"/>
              </w:rPr>
            </w:pPr>
            <w:r w:rsidRPr="00EB7C6A">
              <w:rPr>
                <w:b/>
                <w:color w:val="FFFFFF" w:themeColor="background1"/>
                <w:sz w:val="16"/>
                <w:szCs w:val="16"/>
              </w:rPr>
              <w:t>LÍMITES DE LA</w:t>
            </w:r>
          </w:p>
          <w:p w14:paraId="715FF634" w14:textId="4128A9FA" w:rsidR="00EB7C6A" w:rsidRPr="00EB7C6A" w:rsidRDefault="00EB7C6A" w:rsidP="00EB7C6A">
            <w:pPr>
              <w:jc w:val="center"/>
              <w:rPr>
                <w:b/>
                <w:color w:val="FFFFFF" w:themeColor="background1"/>
                <w:sz w:val="16"/>
                <w:szCs w:val="16"/>
              </w:rPr>
            </w:pPr>
            <w:r w:rsidRPr="00EB7C6A">
              <w:rPr>
                <w:b/>
                <w:color w:val="FFFFFF" w:themeColor="background1"/>
                <w:sz w:val="16"/>
                <w:szCs w:val="16"/>
              </w:rPr>
              <w:t>RES. 222/02 SEAM</w:t>
            </w:r>
          </w:p>
          <w:p w14:paraId="09751192" w14:textId="500DC279" w:rsidR="00EB7C6A" w:rsidRPr="00EB7C6A" w:rsidRDefault="00EB7C6A" w:rsidP="00EB7C6A">
            <w:pPr>
              <w:jc w:val="center"/>
              <w:rPr>
                <w:b/>
                <w:color w:val="FFFFFF" w:themeColor="background1"/>
                <w:sz w:val="16"/>
                <w:szCs w:val="16"/>
              </w:rPr>
            </w:pPr>
            <w:r w:rsidRPr="00EB7C6A">
              <w:rPr>
                <w:b/>
                <w:color w:val="FFFFFF" w:themeColor="background1"/>
                <w:sz w:val="16"/>
                <w:szCs w:val="16"/>
              </w:rPr>
              <w:t>CLASE 2</w:t>
            </w:r>
          </w:p>
        </w:tc>
      </w:tr>
      <w:tr w:rsidR="00EB7C6A" w:rsidRPr="00EB7C6A" w14:paraId="72A26E74" w14:textId="77777777" w:rsidTr="001F526A">
        <w:trPr>
          <w:trHeight w:val="20"/>
        </w:trPr>
        <w:tc>
          <w:tcPr>
            <w:tcW w:w="736" w:type="pct"/>
            <w:vAlign w:val="center"/>
          </w:tcPr>
          <w:p w14:paraId="20B586EC" w14:textId="77777777" w:rsidR="00EB7C6A" w:rsidRPr="00EB7C6A" w:rsidRDefault="00EB7C6A" w:rsidP="00EB7C6A">
            <w:pPr>
              <w:pBdr>
                <w:top w:val="nil"/>
                <w:left w:val="nil"/>
                <w:bottom w:val="nil"/>
                <w:right w:val="nil"/>
                <w:between w:val="nil"/>
              </w:pBdr>
              <w:spacing w:line="211" w:lineRule="auto"/>
              <w:ind w:left="69"/>
              <w:jc w:val="both"/>
            </w:pPr>
            <w:r w:rsidRPr="00EB7C6A">
              <w:rPr>
                <w:rFonts w:eastAsia="Tahoma" w:cs="Tahoma"/>
              </w:rPr>
              <w:t>Temperatura de agua</w:t>
            </w:r>
          </w:p>
        </w:tc>
        <w:tc>
          <w:tcPr>
            <w:tcW w:w="1445" w:type="pct"/>
            <w:vAlign w:val="center"/>
          </w:tcPr>
          <w:p w14:paraId="6F05D34A" w14:textId="77777777" w:rsidR="00EB7C6A" w:rsidRPr="00C0595D" w:rsidRDefault="00EB7C6A" w:rsidP="00EB7C6A">
            <w:pPr>
              <w:pBdr>
                <w:top w:val="nil"/>
                <w:left w:val="nil"/>
                <w:bottom w:val="nil"/>
                <w:right w:val="nil"/>
                <w:between w:val="nil"/>
              </w:pBdr>
              <w:spacing w:line="211" w:lineRule="auto"/>
              <w:ind w:left="69"/>
              <w:jc w:val="both"/>
            </w:pPr>
            <w:r w:rsidRPr="00C0595D">
              <w:rPr>
                <w:rFonts w:eastAsia="Tahoma" w:cs="Tahoma"/>
              </w:rPr>
              <w:t>Métodos de laboratorio y de campo SM-2550 B</w:t>
            </w:r>
          </w:p>
        </w:tc>
        <w:tc>
          <w:tcPr>
            <w:tcW w:w="1446" w:type="pct"/>
            <w:vAlign w:val="center"/>
          </w:tcPr>
          <w:p w14:paraId="4D87A9A1" w14:textId="7E691FE0" w:rsidR="00EB7C6A" w:rsidRPr="00C0595D" w:rsidRDefault="00894A75" w:rsidP="00EB7C6A">
            <w:pPr>
              <w:jc w:val="both"/>
            </w:pPr>
            <w:r>
              <w:t>Conductí</w:t>
            </w:r>
            <w:r w:rsidR="00EB7C6A" w:rsidRPr="00C0595D">
              <w:t>metro /</w:t>
            </w:r>
            <w:r>
              <w:t>Oxí</w:t>
            </w:r>
            <w:r w:rsidRPr="00C0595D">
              <w:t>metro</w:t>
            </w:r>
            <w:r w:rsidR="00EB7C6A" w:rsidRPr="00C0595D">
              <w:t>/</w:t>
            </w:r>
            <w:proofErr w:type="spellStart"/>
            <w:r w:rsidR="00EB7C6A" w:rsidRPr="00C0595D">
              <w:t>pHmetro</w:t>
            </w:r>
            <w:proofErr w:type="spellEnd"/>
            <w:r w:rsidR="00EB7C6A" w:rsidRPr="00C0595D">
              <w:t xml:space="preserve"> WTW MULTI 350</w:t>
            </w:r>
          </w:p>
        </w:tc>
        <w:tc>
          <w:tcPr>
            <w:tcW w:w="686" w:type="pct"/>
            <w:vAlign w:val="center"/>
          </w:tcPr>
          <w:p w14:paraId="6883671E" w14:textId="77777777" w:rsidR="00EB7C6A" w:rsidRPr="00EB7C6A" w:rsidRDefault="00EB7C6A" w:rsidP="00EB7C6A">
            <w:pPr>
              <w:pBdr>
                <w:top w:val="nil"/>
                <w:left w:val="nil"/>
                <w:bottom w:val="nil"/>
                <w:right w:val="nil"/>
                <w:between w:val="nil"/>
              </w:pBdr>
              <w:spacing w:line="211" w:lineRule="auto"/>
              <w:ind w:left="69"/>
              <w:jc w:val="center"/>
            </w:pPr>
            <w:r w:rsidRPr="00EB7C6A">
              <w:rPr>
                <w:rFonts w:eastAsia="Tahoma" w:cs="Tahoma"/>
              </w:rPr>
              <w:t>No aplica</w:t>
            </w:r>
          </w:p>
        </w:tc>
        <w:tc>
          <w:tcPr>
            <w:tcW w:w="687" w:type="pct"/>
            <w:vAlign w:val="center"/>
          </w:tcPr>
          <w:p w14:paraId="1417DDBE" w14:textId="0093C620" w:rsidR="00EB7C6A" w:rsidRPr="00EB7C6A" w:rsidRDefault="00413538" w:rsidP="00EB7C6A">
            <w:pPr>
              <w:pBdr>
                <w:top w:val="nil"/>
                <w:left w:val="nil"/>
                <w:bottom w:val="nil"/>
                <w:right w:val="nil"/>
                <w:between w:val="nil"/>
              </w:pBdr>
              <w:spacing w:line="211" w:lineRule="auto"/>
              <w:ind w:left="69"/>
              <w:jc w:val="center"/>
            </w:pPr>
            <w:r>
              <w:rPr>
                <w:rFonts w:eastAsia="Tahoma" w:cs="Tahoma"/>
              </w:rPr>
              <w:t>SLE</w:t>
            </w:r>
          </w:p>
        </w:tc>
      </w:tr>
      <w:tr w:rsidR="00EB7C6A" w:rsidRPr="00EB7C6A" w14:paraId="1396C703" w14:textId="77777777" w:rsidTr="001F526A">
        <w:trPr>
          <w:trHeight w:val="20"/>
        </w:trPr>
        <w:tc>
          <w:tcPr>
            <w:tcW w:w="736" w:type="pct"/>
            <w:vAlign w:val="center"/>
          </w:tcPr>
          <w:p w14:paraId="5C744D54" w14:textId="77777777" w:rsidR="00EB7C6A" w:rsidRPr="00EB7C6A" w:rsidRDefault="00EB7C6A" w:rsidP="00EB7C6A">
            <w:pPr>
              <w:pBdr>
                <w:top w:val="nil"/>
                <w:left w:val="nil"/>
                <w:bottom w:val="nil"/>
                <w:right w:val="nil"/>
                <w:between w:val="nil"/>
              </w:pBdr>
              <w:ind w:left="69"/>
              <w:jc w:val="both"/>
            </w:pPr>
            <w:r w:rsidRPr="00EB7C6A">
              <w:rPr>
                <w:rFonts w:eastAsia="Tahoma" w:cs="Tahoma"/>
              </w:rPr>
              <w:t>Oxígeno Disuelto</w:t>
            </w:r>
          </w:p>
        </w:tc>
        <w:tc>
          <w:tcPr>
            <w:tcW w:w="1445" w:type="pct"/>
            <w:vAlign w:val="center"/>
          </w:tcPr>
          <w:p w14:paraId="74C76CA6" w14:textId="77777777" w:rsidR="00EB7C6A" w:rsidRPr="00C0595D" w:rsidRDefault="00EB7C6A" w:rsidP="00EB7C6A">
            <w:pPr>
              <w:pBdr>
                <w:top w:val="nil"/>
                <w:left w:val="nil"/>
                <w:bottom w:val="nil"/>
                <w:right w:val="nil"/>
                <w:between w:val="nil"/>
              </w:pBdr>
              <w:ind w:left="69"/>
              <w:jc w:val="both"/>
            </w:pPr>
            <w:r w:rsidRPr="00C0595D">
              <w:rPr>
                <w:rFonts w:eastAsia="Tahoma" w:cs="Tahoma"/>
              </w:rPr>
              <w:t>Método de electrodo de membrana SM-4500-O G</w:t>
            </w:r>
          </w:p>
        </w:tc>
        <w:tc>
          <w:tcPr>
            <w:tcW w:w="1446" w:type="pct"/>
            <w:vAlign w:val="center"/>
          </w:tcPr>
          <w:p w14:paraId="21A0140B" w14:textId="23583737" w:rsidR="00EB7C6A" w:rsidRPr="00C0595D" w:rsidRDefault="00894A75" w:rsidP="00EB7C6A">
            <w:pPr>
              <w:jc w:val="both"/>
            </w:pPr>
            <w:r w:rsidRPr="00C0595D">
              <w:t>Conductímetro</w:t>
            </w:r>
            <w:r w:rsidR="00EB7C6A" w:rsidRPr="00C0595D">
              <w:t xml:space="preserve"> /</w:t>
            </w:r>
            <w:r w:rsidRPr="00C0595D">
              <w:t>Oxímetro</w:t>
            </w:r>
            <w:r w:rsidR="00EB7C6A" w:rsidRPr="00C0595D">
              <w:t>/</w:t>
            </w:r>
            <w:proofErr w:type="spellStart"/>
            <w:r w:rsidR="00EB7C6A" w:rsidRPr="00C0595D">
              <w:t>pHmetro</w:t>
            </w:r>
            <w:proofErr w:type="spellEnd"/>
            <w:r w:rsidR="00EB7C6A" w:rsidRPr="00C0595D">
              <w:t xml:space="preserve"> WTW MULTI 350</w:t>
            </w:r>
          </w:p>
        </w:tc>
        <w:tc>
          <w:tcPr>
            <w:tcW w:w="686" w:type="pct"/>
            <w:vAlign w:val="center"/>
          </w:tcPr>
          <w:p w14:paraId="152DA7AA" w14:textId="77777777" w:rsidR="00EB7C6A" w:rsidRPr="00EB7C6A" w:rsidRDefault="00EB7C6A" w:rsidP="00EB7C6A">
            <w:pPr>
              <w:pBdr>
                <w:top w:val="nil"/>
                <w:left w:val="nil"/>
                <w:bottom w:val="nil"/>
                <w:right w:val="nil"/>
                <w:between w:val="nil"/>
              </w:pBdr>
              <w:ind w:left="69"/>
              <w:jc w:val="center"/>
            </w:pPr>
            <w:r w:rsidRPr="00EB7C6A">
              <w:rPr>
                <w:rFonts w:eastAsia="Tahoma" w:cs="Tahoma"/>
              </w:rPr>
              <w:t>0,10 mg O2/L</w:t>
            </w:r>
          </w:p>
        </w:tc>
        <w:tc>
          <w:tcPr>
            <w:tcW w:w="687" w:type="pct"/>
            <w:vAlign w:val="center"/>
          </w:tcPr>
          <w:p w14:paraId="1385EB0B"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No inferior a 5 </w:t>
            </w:r>
            <w:proofErr w:type="gramStart"/>
            <w:r w:rsidRPr="00EB7C6A">
              <w:rPr>
                <w:rFonts w:eastAsia="Tahoma" w:cs="Tahoma"/>
              </w:rPr>
              <w:t>mg.L</w:t>
            </w:r>
            <w:proofErr w:type="gramEnd"/>
            <w:r w:rsidRPr="00EB7C6A">
              <w:rPr>
                <w:rFonts w:eastAsia="Tahoma" w:cs="Tahoma"/>
                <w:vertAlign w:val="superscript"/>
              </w:rPr>
              <w:t>-1</w:t>
            </w:r>
          </w:p>
        </w:tc>
      </w:tr>
      <w:tr w:rsidR="00EB7C6A" w:rsidRPr="00EB7C6A" w14:paraId="1403FA08" w14:textId="77777777" w:rsidTr="001F526A">
        <w:trPr>
          <w:trHeight w:val="20"/>
        </w:trPr>
        <w:tc>
          <w:tcPr>
            <w:tcW w:w="736" w:type="pct"/>
            <w:vAlign w:val="center"/>
          </w:tcPr>
          <w:p w14:paraId="1A5D728B" w14:textId="77777777" w:rsidR="00EB7C6A" w:rsidRPr="00EB7C6A" w:rsidRDefault="00EB7C6A" w:rsidP="00EB7C6A">
            <w:pPr>
              <w:pBdr>
                <w:top w:val="nil"/>
                <w:left w:val="nil"/>
                <w:bottom w:val="nil"/>
                <w:right w:val="nil"/>
                <w:between w:val="nil"/>
              </w:pBdr>
              <w:ind w:left="69"/>
              <w:jc w:val="both"/>
            </w:pPr>
            <w:r w:rsidRPr="00EB7C6A">
              <w:rPr>
                <w:rFonts w:eastAsia="Tahoma" w:cs="Tahoma"/>
              </w:rPr>
              <w:t>pH</w:t>
            </w:r>
          </w:p>
        </w:tc>
        <w:tc>
          <w:tcPr>
            <w:tcW w:w="1445" w:type="pct"/>
            <w:vAlign w:val="center"/>
          </w:tcPr>
          <w:p w14:paraId="0DFFF7AB" w14:textId="77777777" w:rsidR="00EB7C6A" w:rsidRPr="00C0595D" w:rsidRDefault="00EB7C6A" w:rsidP="00EB7C6A">
            <w:pPr>
              <w:pBdr>
                <w:top w:val="nil"/>
                <w:left w:val="nil"/>
                <w:bottom w:val="nil"/>
                <w:right w:val="nil"/>
                <w:between w:val="nil"/>
              </w:pBdr>
              <w:ind w:left="69"/>
              <w:jc w:val="both"/>
            </w:pPr>
            <w:r w:rsidRPr="00C0595D">
              <w:rPr>
                <w:rFonts w:eastAsia="Tahoma" w:cs="Tahoma"/>
              </w:rPr>
              <w:t>Método electrométrico SM-4500 - H</w:t>
            </w:r>
            <w:r w:rsidRPr="00C0595D">
              <w:rPr>
                <w:rFonts w:eastAsia="Tahoma" w:cs="Tahoma"/>
                <w:vertAlign w:val="superscript"/>
              </w:rPr>
              <w:t>+</w:t>
            </w:r>
          </w:p>
        </w:tc>
        <w:tc>
          <w:tcPr>
            <w:tcW w:w="1446" w:type="pct"/>
            <w:vAlign w:val="center"/>
          </w:tcPr>
          <w:p w14:paraId="2FCD254D" w14:textId="6DEB108A" w:rsidR="00EB7C6A" w:rsidRPr="00C0595D" w:rsidRDefault="00894A75" w:rsidP="00EB7C6A">
            <w:pPr>
              <w:jc w:val="both"/>
            </w:pPr>
            <w:r w:rsidRPr="00C0595D">
              <w:t>Conductímetro</w:t>
            </w:r>
            <w:r w:rsidR="00EB7C6A" w:rsidRPr="00C0595D">
              <w:t xml:space="preserve"> /</w:t>
            </w:r>
            <w:r w:rsidRPr="00C0595D">
              <w:t>Oxímetro</w:t>
            </w:r>
            <w:r w:rsidR="00EB7C6A" w:rsidRPr="00C0595D">
              <w:t>/</w:t>
            </w:r>
            <w:proofErr w:type="spellStart"/>
            <w:r w:rsidR="00EB7C6A" w:rsidRPr="00C0595D">
              <w:t>pHmetro</w:t>
            </w:r>
            <w:proofErr w:type="spellEnd"/>
            <w:r w:rsidR="00EB7C6A" w:rsidRPr="00C0595D">
              <w:t xml:space="preserve"> WTW MULTI 350</w:t>
            </w:r>
          </w:p>
        </w:tc>
        <w:tc>
          <w:tcPr>
            <w:tcW w:w="686" w:type="pct"/>
            <w:vAlign w:val="center"/>
          </w:tcPr>
          <w:p w14:paraId="6C1CCE11" w14:textId="77777777" w:rsidR="00EB7C6A" w:rsidRPr="00EB7C6A" w:rsidRDefault="00EB7C6A" w:rsidP="00EB7C6A">
            <w:pPr>
              <w:pBdr>
                <w:top w:val="nil"/>
                <w:left w:val="nil"/>
                <w:bottom w:val="nil"/>
                <w:right w:val="nil"/>
                <w:between w:val="nil"/>
              </w:pBdr>
              <w:ind w:left="69"/>
              <w:jc w:val="center"/>
            </w:pPr>
            <w:r w:rsidRPr="00EB7C6A">
              <w:rPr>
                <w:rFonts w:eastAsia="Tahoma" w:cs="Tahoma"/>
              </w:rPr>
              <w:t>0 a 14</w:t>
            </w:r>
          </w:p>
        </w:tc>
        <w:tc>
          <w:tcPr>
            <w:tcW w:w="687" w:type="pct"/>
            <w:vAlign w:val="center"/>
          </w:tcPr>
          <w:p w14:paraId="281A4CE0" w14:textId="77777777" w:rsidR="00EB7C6A" w:rsidRPr="00EB7C6A" w:rsidRDefault="00EB7C6A" w:rsidP="00EB7C6A">
            <w:pPr>
              <w:pBdr>
                <w:top w:val="nil"/>
                <w:left w:val="nil"/>
                <w:bottom w:val="nil"/>
                <w:right w:val="nil"/>
                <w:between w:val="nil"/>
              </w:pBdr>
              <w:ind w:left="69"/>
              <w:jc w:val="center"/>
            </w:pPr>
            <w:r w:rsidRPr="00EB7C6A">
              <w:rPr>
                <w:rFonts w:eastAsia="Tahoma" w:cs="Tahoma"/>
              </w:rPr>
              <w:t>6 a 9</w:t>
            </w:r>
          </w:p>
        </w:tc>
      </w:tr>
      <w:tr w:rsidR="00EB7C6A" w:rsidRPr="00EB7C6A" w14:paraId="5EAFA1A2" w14:textId="77777777" w:rsidTr="001F526A">
        <w:trPr>
          <w:trHeight w:val="20"/>
        </w:trPr>
        <w:tc>
          <w:tcPr>
            <w:tcW w:w="736" w:type="pct"/>
            <w:vAlign w:val="center"/>
          </w:tcPr>
          <w:p w14:paraId="779BB169" w14:textId="77777777" w:rsidR="00EB7C6A" w:rsidRPr="00EB7C6A" w:rsidRDefault="00EB7C6A" w:rsidP="00EB7C6A">
            <w:pPr>
              <w:pBdr>
                <w:top w:val="nil"/>
                <w:left w:val="nil"/>
                <w:bottom w:val="nil"/>
                <w:right w:val="nil"/>
                <w:between w:val="nil"/>
              </w:pBdr>
              <w:ind w:left="69"/>
              <w:jc w:val="both"/>
            </w:pPr>
            <w:r w:rsidRPr="00EB7C6A">
              <w:rPr>
                <w:rFonts w:eastAsia="Tahoma" w:cs="Tahoma"/>
              </w:rPr>
              <w:t>Conductividad</w:t>
            </w:r>
          </w:p>
        </w:tc>
        <w:tc>
          <w:tcPr>
            <w:tcW w:w="1445" w:type="pct"/>
            <w:vAlign w:val="center"/>
          </w:tcPr>
          <w:p w14:paraId="2AF2054D" w14:textId="77777777" w:rsidR="00EB7C6A" w:rsidRPr="00C0595D" w:rsidRDefault="00EB7C6A" w:rsidP="00EB7C6A">
            <w:pPr>
              <w:pBdr>
                <w:top w:val="nil"/>
                <w:left w:val="nil"/>
                <w:bottom w:val="nil"/>
                <w:right w:val="nil"/>
                <w:between w:val="nil"/>
              </w:pBdr>
              <w:ind w:left="69"/>
              <w:jc w:val="both"/>
            </w:pPr>
            <w:r w:rsidRPr="00C0595D">
              <w:rPr>
                <w:rFonts w:eastAsia="Tahoma" w:cs="Tahoma"/>
              </w:rPr>
              <w:t>Método de laboratorio SM-2510 -B</w:t>
            </w:r>
          </w:p>
        </w:tc>
        <w:tc>
          <w:tcPr>
            <w:tcW w:w="1446" w:type="pct"/>
            <w:vAlign w:val="center"/>
          </w:tcPr>
          <w:p w14:paraId="21C23411" w14:textId="627C471C" w:rsidR="00EB7C6A" w:rsidRPr="00C0595D" w:rsidRDefault="00894A75" w:rsidP="00EB7C6A">
            <w:pPr>
              <w:jc w:val="both"/>
            </w:pPr>
            <w:r w:rsidRPr="00C0595D">
              <w:t>Conductímetro</w:t>
            </w:r>
            <w:r w:rsidR="00EB7C6A" w:rsidRPr="00C0595D">
              <w:t xml:space="preserve"> /</w:t>
            </w:r>
            <w:r w:rsidRPr="00C0595D">
              <w:t>Oxímetro</w:t>
            </w:r>
            <w:r w:rsidR="00EB7C6A" w:rsidRPr="00C0595D">
              <w:t>/</w:t>
            </w:r>
            <w:proofErr w:type="spellStart"/>
            <w:r w:rsidR="00EB7C6A" w:rsidRPr="00C0595D">
              <w:t>pHmetro</w:t>
            </w:r>
            <w:proofErr w:type="spellEnd"/>
            <w:r w:rsidR="00EB7C6A" w:rsidRPr="00C0595D">
              <w:t xml:space="preserve"> WTW MULTI 350</w:t>
            </w:r>
          </w:p>
        </w:tc>
        <w:tc>
          <w:tcPr>
            <w:tcW w:w="686" w:type="pct"/>
            <w:vAlign w:val="center"/>
          </w:tcPr>
          <w:p w14:paraId="32542287"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0 a 199,9 </w:t>
            </w:r>
            <w:proofErr w:type="spellStart"/>
            <w:r w:rsidRPr="00EB7C6A">
              <w:rPr>
                <w:rFonts w:eastAsia="Tahoma" w:cs="Tahoma"/>
              </w:rPr>
              <w:t>mS</w:t>
            </w:r>
            <w:proofErr w:type="spellEnd"/>
            <w:r w:rsidRPr="00EB7C6A">
              <w:rPr>
                <w:rFonts w:eastAsia="Tahoma" w:cs="Tahoma"/>
              </w:rPr>
              <w:t>/cm</w:t>
            </w:r>
          </w:p>
        </w:tc>
        <w:tc>
          <w:tcPr>
            <w:tcW w:w="687" w:type="pct"/>
            <w:vAlign w:val="center"/>
          </w:tcPr>
          <w:p w14:paraId="60BD7147" w14:textId="3CFE217D" w:rsidR="00EB7C6A" w:rsidRPr="00EB7C6A" w:rsidRDefault="00B30BFC" w:rsidP="00EB7C6A">
            <w:pPr>
              <w:pBdr>
                <w:top w:val="nil"/>
                <w:left w:val="nil"/>
                <w:bottom w:val="nil"/>
                <w:right w:val="nil"/>
                <w:between w:val="nil"/>
              </w:pBdr>
              <w:ind w:left="69"/>
              <w:jc w:val="center"/>
            </w:pPr>
            <w:r>
              <w:rPr>
                <w:rFonts w:eastAsia="Tahoma" w:cs="Tahoma"/>
              </w:rPr>
              <w:t>SLE</w:t>
            </w:r>
          </w:p>
        </w:tc>
      </w:tr>
      <w:tr w:rsidR="00EB7C6A" w:rsidRPr="00EB7C6A" w14:paraId="43A7A17C" w14:textId="77777777" w:rsidTr="001F526A">
        <w:trPr>
          <w:trHeight w:val="20"/>
        </w:trPr>
        <w:tc>
          <w:tcPr>
            <w:tcW w:w="736" w:type="pct"/>
            <w:vAlign w:val="center"/>
          </w:tcPr>
          <w:p w14:paraId="12D8B2D3" w14:textId="77777777" w:rsidR="00EB7C6A" w:rsidRPr="00EB7C6A" w:rsidRDefault="00EB7C6A" w:rsidP="00EB7C6A">
            <w:pPr>
              <w:pBdr>
                <w:top w:val="nil"/>
                <w:left w:val="nil"/>
                <w:bottom w:val="nil"/>
                <w:right w:val="nil"/>
                <w:between w:val="nil"/>
              </w:pBdr>
              <w:ind w:left="69"/>
              <w:jc w:val="both"/>
            </w:pPr>
            <w:r w:rsidRPr="00EB7C6A">
              <w:rPr>
                <w:rFonts w:eastAsia="Tahoma" w:cs="Tahoma"/>
              </w:rPr>
              <w:t>Alcalinidad</w:t>
            </w:r>
          </w:p>
        </w:tc>
        <w:tc>
          <w:tcPr>
            <w:tcW w:w="1445" w:type="pct"/>
            <w:vAlign w:val="center"/>
          </w:tcPr>
          <w:p w14:paraId="1E50FC81" w14:textId="77777777" w:rsidR="00EB7C6A" w:rsidRPr="00C0595D" w:rsidRDefault="00EB7C6A" w:rsidP="00EB7C6A">
            <w:pPr>
              <w:pBdr>
                <w:top w:val="nil"/>
                <w:left w:val="nil"/>
                <w:bottom w:val="nil"/>
                <w:right w:val="nil"/>
                <w:between w:val="nil"/>
              </w:pBdr>
              <w:ind w:left="69"/>
              <w:jc w:val="both"/>
            </w:pPr>
            <w:r w:rsidRPr="00C0595D">
              <w:rPr>
                <w:rFonts w:eastAsia="Tahoma" w:cs="Tahoma"/>
              </w:rPr>
              <w:t>Método de titulación SM-2320 B</w:t>
            </w:r>
          </w:p>
        </w:tc>
        <w:tc>
          <w:tcPr>
            <w:tcW w:w="1446" w:type="pct"/>
            <w:vAlign w:val="center"/>
          </w:tcPr>
          <w:p w14:paraId="23F3AF04" w14:textId="77777777" w:rsidR="00EB7C6A" w:rsidRPr="00C0595D" w:rsidRDefault="00EB7C6A" w:rsidP="00EB7C6A">
            <w:pPr>
              <w:jc w:val="both"/>
            </w:pPr>
            <w:r w:rsidRPr="00C0595D">
              <w:t>Materiales de vidrio calibrado vigente</w:t>
            </w:r>
          </w:p>
        </w:tc>
        <w:tc>
          <w:tcPr>
            <w:tcW w:w="686" w:type="pct"/>
            <w:vAlign w:val="center"/>
          </w:tcPr>
          <w:p w14:paraId="568DF13C" w14:textId="77777777" w:rsidR="00EB7C6A" w:rsidRPr="00EB7C6A" w:rsidRDefault="00EB7C6A" w:rsidP="00EB7C6A">
            <w:pPr>
              <w:pBdr>
                <w:top w:val="nil"/>
                <w:left w:val="nil"/>
                <w:bottom w:val="nil"/>
                <w:right w:val="nil"/>
                <w:between w:val="nil"/>
              </w:pBdr>
              <w:ind w:left="69"/>
              <w:jc w:val="center"/>
            </w:pPr>
            <w:r w:rsidRPr="00EB7C6A">
              <w:t>1</w:t>
            </w:r>
            <w:r w:rsidRPr="00EB7C6A">
              <w:rPr>
                <w:rFonts w:eastAsia="Tahoma" w:cs="Tahoma"/>
              </w:rPr>
              <w:t xml:space="preserve">,0 </w:t>
            </w:r>
            <w:proofErr w:type="gramStart"/>
            <w:r w:rsidRPr="00EB7C6A">
              <w:rPr>
                <w:rFonts w:eastAsia="Tahoma" w:cs="Tahoma"/>
              </w:rPr>
              <w:t>mg.L</w:t>
            </w:r>
            <w:proofErr w:type="gramEnd"/>
            <w:r w:rsidRPr="00EB7C6A">
              <w:rPr>
                <w:rFonts w:eastAsia="Tahoma" w:cs="Tahoma"/>
                <w:vertAlign w:val="superscript"/>
              </w:rPr>
              <w:t>-1</w:t>
            </w:r>
          </w:p>
        </w:tc>
        <w:tc>
          <w:tcPr>
            <w:tcW w:w="687" w:type="pct"/>
            <w:vAlign w:val="center"/>
          </w:tcPr>
          <w:p w14:paraId="1E6C8143" w14:textId="564B9991" w:rsidR="00EB7C6A" w:rsidRPr="00EB7C6A" w:rsidRDefault="00B30BFC" w:rsidP="00EB7C6A">
            <w:pPr>
              <w:pBdr>
                <w:top w:val="nil"/>
                <w:left w:val="nil"/>
                <w:bottom w:val="nil"/>
                <w:right w:val="nil"/>
                <w:between w:val="nil"/>
              </w:pBdr>
              <w:ind w:left="69"/>
              <w:jc w:val="center"/>
            </w:pPr>
            <w:r>
              <w:rPr>
                <w:rFonts w:eastAsia="Tahoma" w:cs="Tahoma"/>
              </w:rPr>
              <w:t>S</w:t>
            </w:r>
            <w:r w:rsidR="00940695">
              <w:rPr>
                <w:rFonts w:eastAsia="Tahoma" w:cs="Tahoma"/>
              </w:rPr>
              <w:t>LE</w:t>
            </w:r>
          </w:p>
        </w:tc>
      </w:tr>
      <w:tr w:rsidR="00EB7C6A" w:rsidRPr="00EB7C6A" w14:paraId="39C6C47A" w14:textId="77777777" w:rsidTr="001F526A">
        <w:trPr>
          <w:trHeight w:val="20"/>
        </w:trPr>
        <w:tc>
          <w:tcPr>
            <w:tcW w:w="736" w:type="pct"/>
            <w:vAlign w:val="center"/>
          </w:tcPr>
          <w:p w14:paraId="10EAEA17" w14:textId="77777777" w:rsidR="00EB7C6A" w:rsidRPr="00EB7C6A" w:rsidRDefault="00EB7C6A" w:rsidP="00EB7C6A">
            <w:pPr>
              <w:pBdr>
                <w:top w:val="nil"/>
                <w:left w:val="nil"/>
                <w:bottom w:val="nil"/>
                <w:right w:val="nil"/>
                <w:between w:val="nil"/>
              </w:pBdr>
              <w:ind w:left="69"/>
              <w:jc w:val="both"/>
            </w:pPr>
            <w:r w:rsidRPr="00EB7C6A">
              <w:rPr>
                <w:rFonts w:eastAsia="Tahoma" w:cs="Tahoma"/>
              </w:rPr>
              <w:t>Turbidez</w:t>
            </w:r>
          </w:p>
        </w:tc>
        <w:tc>
          <w:tcPr>
            <w:tcW w:w="1445" w:type="pct"/>
            <w:vAlign w:val="center"/>
          </w:tcPr>
          <w:p w14:paraId="1F23383E" w14:textId="77777777" w:rsidR="00EB7C6A" w:rsidRPr="00C0595D" w:rsidRDefault="00EB7C6A" w:rsidP="00EB7C6A">
            <w:pPr>
              <w:pBdr>
                <w:top w:val="nil"/>
                <w:left w:val="nil"/>
                <w:bottom w:val="nil"/>
                <w:right w:val="nil"/>
                <w:between w:val="nil"/>
              </w:pBdr>
              <w:ind w:left="69"/>
              <w:jc w:val="both"/>
            </w:pPr>
            <w:r w:rsidRPr="00C0595D">
              <w:rPr>
                <w:rFonts w:eastAsia="Tahoma" w:cs="Tahoma"/>
              </w:rPr>
              <w:t>Método nefelométrico SM-2130 B</w:t>
            </w:r>
          </w:p>
        </w:tc>
        <w:tc>
          <w:tcPr>
            <w:tcW w:w="1446" w:type="pct"/>
            <w:vAlign w:val="center"/>
          </w:tcPr>
          <w:p w14:paraId="25316BBB" w14:textId="77777777" w:rsidR="00EB7C6A" w:rsidRPr="00C0595D" w:rsidRDefault="00EB7C6A" w:rsidP="00EB7C6A">
            <w:pPr>
              <w:jc w:val="both"/>
            </w:pPr>
            <w:r w:rsidRPr="00C0595D">
              <w:t>THERMO ORION AQ 4500 Turbidímetro</w:t>
            </w:r>
          </w:p>
        </w:tc>
        <w:tc>
          <w:tcPr>
            <w:tcW w:w="686" w:type="pct"/>
            <w:vAlign w:val="center"/>
          </w:tcPr>
          <w:p w14:paraId="73FEAA2A" w14:textId="77777777" w:rsidR="00EB7C6A" w:rsidRPr="00EB7C6A" w:rsidRDefault="00EB7C6A" w:rsidP="00EB7C6A">
            <w:pPr>
              <w:pBdr>
                <w:top w:val="nil"/>
                <w:left w:val="nil"/>
                <w:bottom w:val="nil"/>
                <w:right w:val="nil"/>
                <w:between w:val="nil"/>
              </w:pBdr>
              <w:ind w:left="69"/>
              <w:jc w:val="center"/>
            </w:pPr>
            <w:r w:rsidRPr="00EB7C6A">
              <w:rPr>
                <w:rFonts w:eastAsia="Tahoma" w:cs="Tahoma"/>
              </w:rPr>
              <w:t>0,10 NTU</w:t>
            </w:r>
          </w:p>
        </w:tc>
        <w:tc>
          <w:tcPr>
            <w:tcW w:w="687" w:type="pct"/>
            <w:vAlign w:val="center"/>
          </w:tcPr>
          <w:p w14:paraId="0BD3072B" w14:textId="77777777" w:rsidR="00EB7C6A" w:rsidRPr="00EB7C6A" w:rsidRDefault="00EB7C6A" w:rsidP="00EB7C6A">
            <w:pPr>
              <w:pBdr>
                <w:top w:val="nil"/>
                <w:left w:val="nil"/>
                <w:bottom w:val="nil"/>
                <w:right w:val="nil"/>
                <w:between w:val="nil"/>
              </w:pBdr>
              <w:ind w:left="69"/>
              <w:jc w:val="center"/>
            </w:pPr>
            <w:r w:rsidRPr="00EB7C6A">
              <w:rPr>
                <w:rFonts w:eastAsia="Tahoma" w:cs="Tahoma"/>
              </w:rPr>
              <w:t>100 NTU</w:t>
            </w:r>
          </w:p>
        </w:tc>
      </w:tr>
      <w:tr w:rsidR="00EB7C6A" w:rsidRPr="00EB7C6A" w14:paraId="6E57CBB3" w14:textId="77777777" w:rsidTr="001F526A">
        <w:trPr>
          <w:trHeight w:val="20"/>
        </w:trPr>
        <w:tc>
          <w:tcPr>
            <w:tcW w:w="736" w:type="pct"/>
            <w:vAlign w:val="center"/>
          </w:tcPr>
          <w:p w14:paraId="196C5D94" w14:textId="77777777" w:rsidR="00EB7C6A" w:rsidRPr="00EB7C6A" w:rsidRDefault="00EB7C6A" w:rsidP="00EB7C6A">
            <w:pPr>
              <w:pBdr>
                <w:top w:val="nil"/>
                <w:left w:val="nil"/>
                <w:bottom w:val="nil"/>
                <w:right w:val="nil"/>
                <w:between w:val="nil"/>
              </w:pBdr>
              <w:ind w:left="69"/>
              <w:jc w:val="both"/>
            </w:pPr>
            <w:r w:rsidRPr="00EB7C6A">
              <w:t>Materiales flotantes</w:t>
            </w:r>
          </w:p>
        </w:tc>
        <w:tc>
          <w:tcPr>
            <w:tcW w:w="1445" w:type="pct"/>
            <w:vAlign w:val="center"/>
          </w:tcPr>
          <w:p w14:paraId="6D4EC7C3" w14:textId="77777777" w:rsidR="00EB7C6A" w:rsidRPr="00C0595D" w:rsidRDefault="00EB7C6A" w:rsidP="00EB7C6A">
            <w:pPr>
              <w:pBdr>
                <w:top w:val="nil"/>
                <w:left w:val="nil"/>
                <w:bottom w:val="nil"/>
                <w:right w:val="nil"/>
                <w:between w:val="nil"/>
              </w:pBdr>
              <w:ind w:left="69"/>
              <w:jc w:val="both"/>
            </w:pPr>
            <w:r w:rsidRPr="00C0595D">
              <w:t>Visual</w:t>
            </w:r>
          </w:p>
        </w:tc>
        <w:tc>
          <w:tcPr>
            <w:tcW w:w="1446" w:type="pct"/>
            <w:vAlign w:val="center"/>
          </w:tcPr>
          <w:p w14:paraId="02526B3F" w14:textId="77777777" w:rsidR="00EB7C6A" w:rsidRPr="00C0595D" w:rsidRDefault="00EB7C6A" w:rsidP="00EB7C6A">
            <w:pPr>
              <w:jc w:val="both"/>
            </w:pPr>
            <w:r w:rsidRPr="00C0595D">
              <w:t>No aplica</w:t>
            </w:r>
          </w:p>
        </w:tc>
        <w:tc>
          <w:tcPr>
            <w:tcW w:w="686" w:type="pct"/>
            <w:vAlign w:val="center"/>
          </w:tcPr>
          <w:p w14:paraId="2EE8F67A" w14:textId="77777777" w:rsidR="00EB7C6A" w:rsidRPr="00EB7C6A" w:rsidRDefault="00EB7C6A" w:rsidP="00EB7C6A">
            <w:pPr>
              <w:pBdr>
                <w:top w:val="nil"/>
                <w:left w:val="nil"/>
                <w:bottom w:val="nil"/>
                <w:right w:val="nil"/>
                <w:between w:val="nil"/>
              </w:pBdr>
              <w:ind w:left="69"/>
              <w:jc w:val="center"/>
            </w:pPr>
            <w:r w:rsidRPr="00EB7C6A">
              <w:t>No aplica</w:t>
            </w:r>
          </w:p>
        </w:tc>
        <w:tc>
          <w:tcPr>
            <w:tcW w:w="687" w:type="pct"/>
            <w:vAlign w:val="center"/>
          </w:tcPr>
          <w:p w14:paraId="3A446EB4" w14:textId="77777777" w:rsidR="00EB7C6A" w:rsidRPr="00EB7C6A" w:rsidRDefault="00EB7C6A" w:rsidP="00EB7C6A">
            <w:pPr>
              <w:pBdr>
                <w:top w:val="nil"/>
                <w:left w:val="nil"/>
                <w:bottom w:val="nil"/>
                <w:right w:val="nil"/>
                <w:between w:val="nil"/>
              </w:pBdr>
              <w:ind w:left="69"/>
              <w:jc w:val="center"/>
            </w:pPr>
            <w:r w:rsidRPr="00EB7C6A">
              <w:t>Visualmente ausente</w:t>
            </w:r>
          </w:p>
        </w:tc>
      </w:tr>
      <w:tr w:rsidR="00EB7C6A" w:rsidRPr="00EB7C6A" w14:paraId="39DA3B79" w14:textId="77777777" w:rsidTr="001F526A">
        <w:trPr>
          <w:trHeight w:val="20"/>
        </w:trPr>
        <w:tc>
          <w:tcPr>
            <w:tcW w:w="736" w:type="pct"/>
            <w:vAlign w:val="center"/>
          </w:tcPr>
          <w:p w14:paraId="392E89D7" w14:textId="77777777" w:rsidR="00EB7C6A" w:rsidRPr="00EB7C6A" w:rsidRDefault="00EB7C6A" w:rsidP="00EB7C6A">
            <w:pPr>
              <w:pBdr>
                <w:top w:val="nil"/>
                <w:left w:val="nil"/>
                <w:bottom w:val="nil"/>
                <w:right w:val="nil"/>
                <w:between w:val="nil"/>
              </w:pBdr>
              <w:ind w:left="69"/>
              <w:jc w:val="both"/>
            </w:pPr>
            <w:r w:rsidRPr="00EB7C6A">
              <w:t>Grasas y aceites</w:t>
            </w:r>
          </w:p>
        </w:tc>
        <w:tc>
          <w:tcPr>
            <w:tcW w:w="1445" w:type="pct"/>
            <w:vAlign w:val="center"/>
          </w:tcPr>
          <w:p w14:paraId="496AC1AA" w14:textId="77777777" w:rsidR="00EB7C6A" w:rsidRPr="00C0595D" w:rsidRDefault="00EB7C6A" w:rsidP="00EB7C6A">
            <w:pPr>
              <w:pBdr>
                <w:top w:val="nil"/>
                <w:left w:val="nil"/>
                <w:bottom w:val="nil"/>
                <w:right w:val="nil"/>
                <w:between w:val="nil"/>
              </w:pBdr>
              <w:ind w:left="69"/>
              <w:jc w:val="both"/>
            </w:pPr>
            <w:r w:rsidRPr="00C0595D">
              <w:t>Método SM 5520-B</w:t>
            </w:r>
          </w:p>
        </w:tc>
        <w:tc>
          <w:tcPr>
            <w:tcW w:w="1446" w:type="pct"/>
            <w:vAlign w:val="center"/>
          </w:tcPr>
          <w:p w14:paraId="1F947851" w14:textId="77777777" w:rsidR="00EB7C6A" w:rsidRPr="00C0595D" w:rsidRDefault="00EB7C6A" w:rsidP="00EB7C6A">
            <w:pPr>
              <w:jc w:val="both"/>
            </w:pPr>
            <w:r w:rsidRPr="00C0595D">
              <w:t>Estufa QUIMIS 01317M-53 y rotavapor EYELA SB1000</w:t>
            </w:r>
          </w:p>
        </w:tc>
        <w:tc>
          <w:tcPr>
            <w:tcW w:w="686" w:type="pct"/>
            <w:vAlign w:val="center"/>
          </w:tcPr>
          <w:p w14:paraId="1DD881F0" w14:textId="77777777" w:rsidR="00EB7C6A" w:rsidRPr="00EB7C6A" w:rsidRDefault="00EB7C6A" w:rsidP="00EB7C6A">
            <w:pPr>
              <w:pBdr>
                <w:top w:val="nil"/>
                <w:left w:val="nil"/>
                <w:bottom w:val="nil"/>
                <w:right w:val="nil"/>
                <w:between w:val="nil"/>
              </w:pBdr>
              <w:ind w:left="69"/>
              <w:jc w:val="center"/>
            </w:pPr>
            <w:r w:rsidRPr="00EB7C6A">
              <w:t xml:space="preserve">0,020 </w:t>
            </w:r>
            <w:proofErr w:type="gramStart"/>
            <w:r w:rsidRPr="00EB7C6A">
              <w:t>mg.L</w:t>
            </w:r>
            <w:proofErr w:type="gramEnd"/>
            <w:r w:rsidRPr="00EB7C6A">
              <w:rPr>
                <w:vertAlign w:val="superscript"/>
              </w:rPr>
              <w:t>-1</w:t>
            </w:r>
          </w:p>
        </w:tc>
        <w:tc>
          <w:tcPr>
            <w:tcW w:w="687" w:type="pct"/>
            <w:vAlign w:val="center"/>
          </w:tcPr>
          <w:p w14:paraId="15FD84BE" w14:textId="77777777" w:rsidR="00EB7C6A" w:rsidRPr="00EB7C6A" w:rsidRDefault="00EB7C6A" w:rsidP="00EB7C6A">
            <w:pPr>
              <w:pBdr>
                <w:top w:val="nil"/>
                <w:left w:val="nil"/>
                <w:bottom w:val="nil"/>
                <w:right w:val="nil"/>
                <w:between w:val="nil"/>
              </w:pBdr>
              <w:ind w:left="69"/>
              <w:jc w:val="center"/>
            </w:pPr>
            <w:r w:rsidRPr="00EB7C6A">
              <w:t>Visualmente ausente</w:t>
            </w:r>
          </w:p>
        </w:tc>
      </w:tr>
      <w:tr w:rsidR="00EB7C6A" w:rsidRPr="00EB7C6A" w14:paraId="04366C5B" w14:textId="77777777" w:rsidTr="001F526A">
        <w:trPr>
          <w:trHeight w:val="20"/>
        </w:trPr>
        <w:tc>
          <w:tcPr>
            <w:tcW w:w="736" w:type="pct"/>
            <w:vAlign w:val="center"/>
          </w:tcPr>
          <w:p w14:paraId="0428719E" w14:textId="77777777" w:rsidR="00EB7C6A" w:rsidRPr="00EB7C6A" w:rsidRDefault="00EB7C6A" w:rsidP="00EB7C6A">
            <w:pPr>
              <w:pBdr>
                <w:top w:val="nil"/>
                <w:left w:val="nil"/>
                <w:bottom w:val="nil"/>
                <w:right w:val="nil"/>
                <w:between w:val="nil"/>
              </w:pBdr>
              <w:ind w:left="69"/>
              <w:jc w:val="both"/>
            </w:pPr>
            <w:r w:rsidRPr="00EB7C6A">
              <w:rPr>
                <w:rFonts w:eastAsia="Tahoma" w:cs="Tahoma"/>
              </w:rPr>
              <w:t>Fósforo total</w:t>
            </w:r>
          </w:p>
        </w:tc>
        <w:tc>
          <w:tcPr>
            <w:tcW w:w="1445" w:type="pct"/>
            <w:vAlign w:val="center"/>
          </w:tcPr>
          <w:p w14:paraId="1E9B7A04" w14:textId="77777777" w:rsidR="00EB7C6A" w:rsidRPr="00C0595D" w:rsidRDefault="00EB7C6A" w:rsidP="00EB7C6A">
            <w:pPr>
              <w:pBdr>
                <w:top w:val="nil"/>
                <w:left w:val="nil"/>
                <w:bottom w:val="nil"/>
                <w:right w:val="nil"/>
                <w:between w:val="nil"/>
              </w:pBdr>
              <w:ind w:left="69"/>
              <w:jc w:val="both"/>
            </w:pPr>
            <w:r w:rsidRPr="00C0595D">
              <w:rPr>
                <w:rFonts w:eastAsia="Tahoma" w:cs="Tahoma"/>
              </w:rPr>
              <w:t>Método del ácido ascórbico SM-4500-P E</w:t>
            </w:r>
          </w:p>
        </w:tc>
        <w:tc>
          <w:tcPr>
            <w:tcW w:w="1446" w:type="pct"/>
            <w:vAlign w:val="center"/>
          </w:tcPr>
          <w:p w14:paraId="4DA4A718" w14:textId="77777777" w:rsidR="00EB7C6A" w:rsidRPr="00C0595D" w:rsidRDefault="00EB7C6A" w:rsidP="00EB7C6A">
            <w:pPr>
              <w:jc w:val="both"/>
            </w:pPr>
            <w:proofErr w:type="spellStart"/>
            <w:r w:rsidRPr="00C0595D">
              <w:t>Schimadzu</w:t>
            </w:r>
            <w:proofErr w:type="spellEnd"/>
            <w:r w:rsidRPr="00C0595D">
              <w:t xml:space="preserve"> </w:t>
            </w:r>
            <w:proofErr w:type="gramStart"/>
            <w:r w:rsidRPr="00C0595D">
              <w:t>-  Espectrofotómetro</w:t>
            </w:r>
            <w:proofErr w:type="gramEnd"/>
            <w:r w:rsidRPr="00C0595D">
              <w:t xml:space="preserve"> UV 1700</w:t>
            </w:r>
          </w:p>
        </w:tc>
        <w:tc>
          <w:tcPr>
            <w:tcW w:w="686" w:type="pct"/>
            <w:vAlign w:val="center"/>
          </w:tcPr>
          <w:p w14:paraId="40AB3409" w14:textId="77777777" w:rsidR="00EB7C6A" w:rsidRPr="00EB7C6A" w:rsidRDefault="00EB7C6A" w:rsidP="00EB7C6A">
            <w:pPr>
              <w:pBdr>
                <w:top w:val="nil"/>
                <w:left w:val="nil"/>
                <w:bottom w:val="nil"/>
                <w:right w:val="nil"/>
                <w:between w:val="nil"/>
              </w:pBdr>
              <w:ind w:left="69"/>
              <w:jc w:val="center"/>
            </w:pPr>
            <w:r w:rsidRPr="00EB7C6A">
              <w:rPr>
                <w:rFonts w:eastAsia="Tahoma" w:cs="Tahoma"/>
              </w:rPr>
              <w:t>0,025 mg PO4</w:t>
            </w:r>
            <w:r w:rsidRPr="00EB7C6A">
              <w:rPr>
                <w:rFonts w:eastAsia="Tahoma" w:cs="Tahoma"/>
                <w:vertAlign w:val="superscript"/>
              </w:rPr>
              <w:t>-</w:t>
            </w:r>
            <w:proofErr w:type="gramStart"/>
            <w:r w:rsidRPr="00EB7C6A">
              <w:rPr>
                <w:rFonts w:eastAsia="Tahoma" w:cs="Tahoma"/>
                <w:vertAlign w:val="superscript"/>
              </w:rPr>
              <w:t>3</w:t>
            </w:r>
            <w:r w:rsidRPr="00EB7C6A">
              <w:rPr>
                <w:rFonts w:eastAsia="Tahoma" w:cs="Tahoma"/>
              </w:rPr>
              <w:t>.L</w:t>
            </w:r>
            <w:proofErr w:type="gramEnd"/>
            <w:r w:rsidRPr="00EB7C6A">
              <w:rPr>
                <w:rFonts w:eastAsia="Tahoma" w:cs="Tahoma"/>
                <w:vertAlign w:val="superscript"/>
              </w:rPr>
              <w:t>-1</w:t>
            </w:r>
          </w:p>
        </w:tc>
        <w:tc>
          <w:tcPr>
            <w:tcW w:w="687" w:type="pct"/>
            <w:vAlign w:val="center"/>
          </w:tcPr>
          <w:p w14:paraId="02F821D4"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0,05 </w:t>
            </w:r>
            <w:proofErr w:type="gramStart"/>
            <w:r w:rsidRPr="00EB7C6A">
              <w:rPr>
                <w:rFonts w:eastAsia="Tahoma" w:cs="Tahoma"/>
              </w:rPr>
              <w:t>mg.L</w:t>
            </w:r>
            <w:proofErr w:type="gramEnd"/>
            <w:r w:rsidRPr="00EB7C6A">
              <w:rPr>
                <w:rFonts w:eastAsia="Tahoma" w:cs="Tahoma"/>
                <w:vertAlign w:val="superscript"/>
              </w:rPr>
              <w:t>-1</w:t>
            </w:r>
          </w:p>
        </w:tc>
      </w:tr>
      <w:tr w:rsidR="00EB7C6A" w:rsidRPr="00EB7C6A" w14:paraId="2E4545E2" w14:textId="77777777" w:rsidTr="001F526A">
        <w:trPr>
          <w:trHeight w:val="20"/>
        </w:trPr>
        <w:tc>
          <w:tcPr>
            <w:tcW w:w="736" w:type="pct"/>
            <w:vAlign w:val="center"/>
          </w:tcPr>
          <w:p w14:paraId="36E7843A" w14:textId="77777777" w:rsidR="00EB7C6A" w:rsidRPr="00EB7C6A" w:rsidRDefault="00EB7C6A" w:rsidP="00EB7C6A">
            <w:pPr>
              <w:pBdr>
                <w:top w:val="nil"/>
                <w:left w:val="nil"/>
                <w:bottom w:val="nil"/>
                <w:right w:val="nil"/>
                <w:between w:val="nil"/>
              </w:pBdr>
              <w:ind w:left="69"/>
              <w:jc w:val="both"/>
            </w:pPr>
            <w:r w:rsidRPr="00EB7C6A">
              <w:rPr>
                <w:rFonts w:eastAsia="Tahoma" w:cs="Tahoma"/>
              </w:rPr>
              <w:t>NTK</w:t>
            </w:r>
          </w:p>
        </w:tc>
        <w:tc>
          <w:tcPr>
            <w:tcW w:w="1445" w:type="pct"/>
            <w:vAlign w:val="center"/>
          </w:tcPr>
          <w:p w14:paraId="6AC87322" w14:textId="77777777" w:rsidR="00EB7C6A" w:rsidRPr="00C0595D" w:rsidRDefault="00EB7C6A" w:rsidP="00EB7C6A">
            <w:pPr>
              <w:pBdr>
                <w:top w:val="nil"/>
                <w:left w:val="nil"/>
                <w:bottom w:val="nil"/>
                <w:right w:val="nil"/>
                <w:between w:val="nil"/>
              </w:pBdr>
              <w:ind w:left="69"/>
              <w:jc w:val="both"/>
            </w:pPr>
            <w:r w:rsidRPr="00C0595D">
              <w:rPr>
                <w:rFonts w:eastAsia="Tahoma" w:cs="Tahoma"/>
              </w:rPr>
              <w:t xml:space="preserve">Macro-Kjeldahl SM-4500-N B; método </w:t>
            </w:r>
            <w:proofErr w:type="spellStart"/>
            <w:r w:rsidRPr="00C0595D">
              <w:rPr>
                <w:rFonts w:eastAsia="Tahoma" w:cs="Tahoma"/>
              </w:rPr>
              <w:t>fenato</w:t>
            </w:r>
            <w:proofErr w:type="spellEnd"/>
            <w:r w:rsidRPr="00C0595D">
              <w:rPr>
                <w:rFonts w:eastAsia="Tahoma" w:cs="Tahoma"/>
              </w:rPr>
              <w:t xml:space="preserve"> SM-4500 F</w:t>
            </w:r>
          </w:p>
        </w:tc>
        <w:tc>
          <w:tcPr>
            <w:tcW w:w="1446" w:type="pct"/>
            <w:vAlign w:val="center"/>
          </w:tcPr>
          <w:p w14:paraId="26F5DA9C" w14:textId="77777777" w:rsidR="00EB7C6A" w:rsidRPr="00C0595D" w:rsidRDefault="00EB7C6A" w:rsidP="00EB7C6A">
            <w:pPr>
              <w:jc w:val="both"/>
            </w:pPr>
            <w:r w:rsidRPr="00C0595D">
              <w:t xml:space="preserve">Digestor Gerhardt </w:t>
            </w:r>
            <w:proofErr w:type="spellStart"/>
            <w:r w:rsidRPr="00C0595D">
              <w:t>Turbosog</w:t>
            </w:r>
            <w:proofErr w:type="spellEnd"/>
            <w:r w:rsidRPr="00C0595D">
              <w:t xml:space="preserve">/ </w:t>
            </w:r>
            <w:proofErr w:type="spellStart"/>
            <w:r w:rsidRPr="00C0595D">
              <w:t>Schimadzu</w:t>
            </w:r>
            <w:proofErr w:type="spellEnd"/>
            <w:r w:rsidRPr="00C0595D">
              <w:t xml:space="preserve"> </w:t>
            </w:r>
            <w:proofErr w:type="gramStart"/>
            <w:r w:rsidRPr="00C0595D">
              <w:t>-  Espectrofotómetro</w:t>
            </w:r>
            <w:proofErr w:type="gramEnd"/>
            <w:r w:rsidRPr="00C0595D">
              <w:t xml:space="preserve"> UV 1700</w:t>
            </w:r>
          </w:p>
        </w:tc>
        <w:tc>
          <w:tcPr>
            <w:tcW w:w="686" w:type="pct"/>
            <w:vAlign w:val="center"/>
          </w:tcPr>
          <w:p w14:paraId="40D064DE" w14:textId="77777777" w:rsidR="00EB7C6A" w:rsidRPr="00EB7C6A" w:rsidRDefault="00EB7C6A" w:rsidP="00EB7C6A">
            <w:pPr>
              <w:pBdr>
                <w:top w:val="nil"/>
                <w:left w:val="nil"/>
                <w:bottom w:val="nil"/>
                <w:right w:val="nil"/>
                <w:between w:val="nil"/>
              </w:pBdr>
              <w:ind w:left="69"/>
              <w:jc w:val="center"/>
            </w:pPr>
            <w:r w:rsidRPr="00EB7C6A">
              <w:rPr>
                <w:rFonts w:eastAsia="Tahoma" w:cs="Tahoma"/>
              </w:rPr>
              <w:t>0,025 mg N.L</w:t>
            </w:r>
            <w:r w:rsidRPr="00EB7C6A">
              <w:rPr>
                <w:rFonts w:eastAsia="Tahoma" w:cs="Tahoma"/>
                <w:vertAlign w:val="superscript"/>
              </w:rPr>
              <w:t>-1</w:t>
            </w:r>
          </w:p>
        </w:tc>
        <w:tc>
          <w:tcPr>
            <w:tcW w:w="687" w:type="pct"/>
            <w:vAlign w:val="center"/>
          </w:tcPr>
          <w:p w14:paraId="15BA7C75"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0,6 </w:t>
            </w:r>
            <w:proofErr w:type="gramStart"/>
            <w:r w:rsidRPr="00EB7C6A">
              <w:rPr>
                <w:rFonts w:eastAsia="Tahoma" w:cs="Tahoma"/>
              </w:rPr>
              <w:t>mg..L</w:t>
            </w:r>
            <w:proofErr w:type="gramEnd"/>
            <w:r w:rsidRPr="00EB7C6A">
              <w:rPr>
                <w:rFonts w:eastAsia="Tahoma" w:cs="Tahoma"/>
                <w:vertAlign w:val="superscript"/>
              </w:rPr>
              <w:t>-1</w:t>
            </w:r>
          </w:p>
        </w:tc>
      </w:tr>
      <w:tr w:rsidR="00EB7C6A" w:rsidRPr="00EB7C6A" w14:paraId="6E34FB6E" w14:textId="77777777" w:rsidTr="001F526A">
        <w:trPr>
          <w:trHeight w:val="20"/>
        </w:trPr>
        <w:tc>
          <w:tcPr>
            <w:tcW w:w="736" w:type="pct"/>
            <w:vAlign w:val="center"/>
          </w:tcPr>
          <w:p w14:paraId="3296BD7A" w14:textId="77777777" w:rsidR="00EB7C6A" w:rsidRPr="00EB7C6A" w:rsidRDefault="00EB7C6A" w:rsidP="00EB7C6A">
            <w:pPr>
              <w:pBdr>
                <w:top w:val="nil"/>
                <w:left w:val="nil"/>
                <w:bottom w:val="nil"/>
                <w:right w:val="nil"/>
                <w:between w:val="nil"/>
              </w:pBdr>
              <w:ind w:left="69"/>
              <w:jc w:val="both"/>
            </w:pPr>
            <w:r w:rsidRPr="00EB7C6A">
              <w:rPr>
                <w:rFonts w:eastAsia="Tahoma" w:cs="Tahoma"/>
              </w:rPr>
              <w:t>Nitrógeno de Nitratos</w:t>
            </w:r>
          </w:p>
        </w:tc>
        <w:tc>
          <w:tcPr>
            <w:tcW w:w="1445" w:type="pct"/>
            <w:vAlign w:val="center"/>
          </w:tcPr>
          <w:p w14:paraId="5BEFCB02" w14:textId="77777777" w:rsidR="00EB7C6A" w:rsidRPr="00C0595D" w:rsidRDefault="00EB7C6A" w:rsidP="00EB7C6A">
            <w:pPr>
              <w:pBdr>
                <w:top w:val="nil"/>
                <w:left w:val="nil"/>
                <w:bottom w:val="nil"/>
                <w:right w:val="nil"/>
                <w:between w:val="nil"/>
              </w:pBdr>
              <w:ind w:left="69"/>
              <w:jc w:val="both"/>
              <w:rPr>
                <w:lang w:val="en-US"/>
              </w:rPr>
            </w:pPr>
            <w:r w:rsidRPr="00C0595D">
              <w:rPr>
                <w:rFonts w:eastAsia="Tahoma" w:cs="Tahoma"/>
                <w:lang w:val="en-US"/>
              </w:rPr>
              <w:t xml:space="preserve">AOAC Official Method 973.50 Brucine </w:t>
            </w:r>
            <w:proofErr w:type="spellStart"/>
            <w:r w:rsidRPr="00C0595D">
              <w:rPr>
                <w:rFonts w:eastAsia="Tahoma" w:cs="Tahoma"/>
                <w:lang w:val="en-US"/>
              </w:rPr>
              <w:t>Coloremetric</w:t>
            </w:r>
            <w:proofErr w:type="spellEnd"/>
            <w:r w:rsidRPr="00C0595D">
              <w:rPr>
                <w:rFonts w:eastAsia="Tahoma" w:cs="Tahoma"/>
                <w:lang w:val="en-US"/>
              </w:rPr>
              <w:t xml:space="preserve"> Method</w:t>
            </w:r>
          </w:p>
        </w:tc>
        <w:tc>
          <w:tcPr>
            <w:tcW w:w="1446" w:type="pct"/>
            <w:vAlign w:val="center"/>
          </w:tcPr>
          <w:p w14:paraId="194BF5D4" w14:textId="77777777" w:rsidR="00EB7C6A" w:rsidRPr="00C0595D" w:rsidRDefault="00EB7C6A" w:rsidP="00EB7C6A">
            <w:pPr>
              <w:jc w:val="both"/>
            </w:pPr>
            <w:proofErr w:type="spellStart"/>
            <w:r w:rsidRPr="00C0595D">
              <w:t>Schimadzu</w:t>
            </w:r>
            <w:proofErr w:type="spellEnd"/>
            <w:r w:rsidRPr="00C0595D">
              <w:t xml:space="preserve"> </w:t>
            </w:r>
            <w:proofErr w:type="gramStart"/>
            <w:r w:rsidRPr="00C0595D">
              <w:t>-  Espectrofotómetro</w:t>
            </w:r>
            <w:proofErr w:type="gramEnd"/>
            <w:r w:rsidRPr="00C0595D">
              <w:t xml:space="preserve"> UV 1700</w:t>
            </w:r>
          </w:p>
        </w:tc>
        <w:tc>
          <w:tcPr>
            <w:tcW w:w="686" w:type="pct"/>
            <w:vAlign w:val="center"/>
          </w:tcPr>
          <w:p w14:paraId="12228149" w14:textId="77777777" w:rsidR="00EB7C6A" w:rsidRPr="00EB7C6A" w:rsidRDefault="00EB7C6A" w:rsidP="00EB7C6A">
            <w:pPr>
              <w:pBdr>
                <w:top w:val="nil"/>
                <w:left w:val="nil"/>
                <w:bottom w:val="nil"/>
                <w:right w:val="nil"/>
                <w:between w:val="nil"/>
              </w:pBdr>
              <w:ind w:left="69"/>
              <w:jc w:val="center"/>
            </w:pPr>
            <w:r w:rsidRPr="00EB7C6A">
              <w:rPr>
                <w:rFonts w:eastAsia="Tahoma" w:cs="Tahoma"/>
              </w:rPr>
              <w:t>0,</w:t>
            </w:r>
            <w:r w:rsidRPr="00EB7C6A">
              <w:t>10</w:t>
            </w:r>
            <w:r w:rsidRPr="00EB7C6A">
              <w:rPr>
                <w:rFonts w:eastAsia="Tahoma" w:cs="Tahoma"/>
              </w:rPr>
              <w:t xml:space="preserve"> mg N(NO3</w:t>
            </w:r>
            <w:r w:rsidRPr="00EB7C6A">
              <w:rPr>
                <w:rFonts w:eastAsia="Tahoma" w:cs="Tahoma"/>
                <w:vertAlign w:val="superscript"/>
              </w:rPr>
              <w:t>-</w:t>
            </w:r>
            <w:proofErr w:type="gramStart"/>
            <w:r w:rsidRPr="00EB7C6A">
              <w:rPr>
                <w:rFonts w:eastAsia="Tahoma" w:cs="Tahoma"/>
              </w:rPr>
              <w:t>).L</w:t>
            </w:r>
            <w:proofErr w:type="gramEnd"/>
            <w:r w:rsidRPr="00EB7C6A">
              <w:rPr>
                <w:rFonts w:eastAsia="Tahoma" w:cs="Tahoma"/>
                <w:vertAlign w:val="superscript"/>
              </w:rPr>
              <w:t>-1</w:t>
            </w:r>
          </w:p>
        </w:tc>
        <w:tc>
          <w:tcPr>
            <w:tcW w:w="687" w:type="pct"/>
            <w:vAlign w:val="center"/>
          </w:tcPr>
          <w:p w14:paraId="50C69AFF"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10 </w:t>
            </w:r>
            <w:proofErr w:type="gramStart"/>
            <w:r w:rsidRPr="00EB7C6A">
              <w:rPr>
                <w:rFonts w:eastAsia="Tahoma" w:cs="Tahoma"/>
              </w:rPr>
              <w:t>mg..L</w:t>
            </w:r>
            <w:proofErr w:type="gramEnd"/>
            <w:r w:rsidRPr="00EB7C6A">
              <w:rPr>
                <w:rFonts w:eastAsia="Tahoma" w:cs="Tahoma"/>
                <w:vertAlign w:val="superscript"/>
              </w:rPr>
              <w:t>-1</w:t>
            </w:r>
          </w:p>
        </w:tc>
      </w:tr>
      <w:tr w:rsidR="00EB7C6A" w:rsidRPr="00EB7C6A" w14:paraId="38E1E0BB" w14:textId="77777777" w:rsidTr="001F526A">
        <w:trPr>
          <w:trHeight w:val="20"/>
        </w:trPr>
        <w:tc>
          <w:tcPr>
            <w:tcW w:w="736" w:type="pct"/>
            <w:vAlign w:val="center"/>
          </w:tcPr>
          <w:p w14:paraId="019EA027" w14:textId="77777777" w:rsidR="00EB7C6A" w:rsidRPr="00EB7C6A" w:rsidRDefault="00EB7C6A" w:rsidP="00EB7C6A">
            <w:pPr>
              <w:pBdr>
                <w:top w:val="nil"/>
                <w:left w:val="nil"/>
                <w:bottom w:val="nil"/>
                <w:right w:val="nil"/>
                <w:between w:val="nil"/>
              </w:pBdr>
              <w:ind w:left="69"/>
              <w:jc w:val="both"/>
            </w:pPr>
            <w:r w:rsidRPr="00EB7C6A">
              <w:rPr>
                <w:rFonts w:eastAsia="Tahoma" w:cs="Tahoma"/>
              </w:rPr>
              <w:t>Nitrógeno de Nitritos</w:t>
            </w:r>
          </w:p>
        </w:tc>
        <w:tc>
          <w:tcPr>
            <w:tcW w:w="1445" w:type="pct"/>
            <w:vAlign w:val="center"/>
          </w:tcPr>
          <w:p w14:paraId="3D72AEF1" w14:textId="77777777" w:rsidR="00EB7C6A" w:rsidRPr="00C0595D" w:rsidRDefault="00EB7C6A" w:rsidP="00EB7C6A">
            <w:pPr>
              <w:pBdr>
                <w:top w:val="nil"/>
                <w:left w:val="nil"/>
                <w:bottom w:val="nil"/>
                <w:right w:val="nil"/>
                <w:between w:val="nil"/>
              </w:pBdr>
              <w:ind w:left="69"/>
              <w:jc w:val="both"/>
            </w:pPr>
            <w:r w:rsidRPr="00C0595D">
              <w:rPr>
                <w:rFonts w:eastAsia="Tahoma" w:cs="Tahoma"/>
              </w:rPr>
              <w:t>Método colorimétrico SM-4500 (NO2</w:t>
            </w:r>
            <w:r w:rsidRPr="00C0595D">
              <w:rPr>
                <w:rFonts w:eastAsia="Tahoma" w:cs="Tahoma"/>
                <w:vertAlign w:val="superscript"/>
              </w:rPr>
              <w:t>-</w:t>
            </w:r>
            <w:r w:rsidRPr="00C0595D">
              <w:rPr>
                <w:rFonts w:eastAsia="Tahoma" w:cs="Tahoma"/>
              </w:rPr>
              <w:t>) B</w:t>
            </w:r>
          </w:p>
        </w:tc>
        <w:tc>
          <w:tcPr>
            <w:tcW w:w="1446" w:type="pct"/>
            <w:vAlign w:val="center"/>
          </w:tcPr>
          <w:p w14:paraId="73AE24EC" w14:textId="77777777" w:rsidR="00EB7C6A" w:rsidRPr="00C0595D" w:rsidRDefault="00EB7C6A" w:rsidP="00EB7C6A">
            <w:pPr>
              <w:jc w:val="both"/>
            </w:pPr>
            <w:proofErr w:type="spellStart"/>
            <w:r w:rsidRPr="00C0595D">
              <w:t>Schimadzu</w:t>
            </w:r>
            <w:proofErr w:type="spellEnd"/>
            <w:r w:rsidRPr="00C0595D">
              <w:t xml:space="preserve"> </w:t>
            </w:r>
            <w:proofErr w:type="gramStart"/>
            <w:r w:rsidRPr="00C0595D">
              <w:t>-  Espectrofotómetro</w:t>
            </w:r>
            <w:proofErr w:type="gramEnd"/>
            <w:r w:rsidRPr="00C0595D">
              <w:t xml:space="preserve"> UV 1700</w:t>
            </w:r>
          </w:p>
        </w:tc>
        <w:tc>
          <w:tcPr>
            <w:tcW w:w="686" w:type="pct"/>
            <w:vAlign w:val="center"/>
          </w:tcPr>
          <w:p w14:paraId="7ACB6113" w14:textId="77777777" w:rsidR="00EB7C6A" w:rsidRPr="00EB7C6A" w:rsidRDefault="00EB7C6A" w:rsidP="00EB7C6A">
            <w:pPr>
              <w:pBdr>
                <w:top w:val="nil"/>
                <w:left w:val="nil"/>
                <w:bottom w:val="nil"/>
                <w:right w:val="nil"/>
                <w:between w:val="nil"/>
              </w:pBdr>
              <w:ind w:left="69"/>
              <w:jc w:val="center"/>
            </w:pPr>
            <w:r w:rsidRPr="00EB7C6A">
              <w:rPr>
                <w:rFonts w:eastAsia="Tahoma" w:cs="Tahoma"/>
              </w:rPr>
              <w:t>0,0025 mg N-NO2</w:t>
            </w:r>
            <w:proofErr w:type="gramStart"/>
            <w:r w:rsidRPr="00EB7C6A">
              <w:rPr>
                <w:rFonts w:eastAsia="Tahoma" w:cs="Tahoma"/>
                <w:vertAlign w:val="superscript"/>
              </w:rPr>
              <w:t>-</w:t>
            </w:r>
            <w:r w:rsidRPr="00EB7C6A">
              <w:rPr>
                <w:rFonts w:eastAsia="Tahoma" w:cs="Tahoma"/>
              </w:rPr>
              <w:t>.L</w:t>
            </w:r>
            <w:proofErr w:type="gramEnd"/>
            <w:r w:rsidRPr="00EB7C6A">
              <w:rPr>
                <w:rFonts w:eastAsia="Tahoma" w:cs="Tahoma"/>
                <w:vertAlign w:val="superscript"/>
              </w:rPr>
              <w:t>-1</w:t>
            </w:r>
          </w:p>
        </w:tc>
        <w:tc>
          <w:tcPr>
            <w:tcW w:w="687" w:type="pct"/>
            <w:vAlign w:val="center"/>
          </w:tcPr>
          <w:p w14:paraId="6758131B"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1,0 </w:t>
            </w:r>
            <w:proofErr w:type="gramStart"/>
            <w:r w:rsidRPr="00EB7C6A">
              <w:rPr>
                <w:rFonts w:eastAsia="Tahoma" w:cs="Tahoma"/>
              </w:rPr>
              <w:t>mg.L</w:t>
            </w:r>
            <w:proofErr w:type="gramEnd"/>
            <w:r w:rsidRPr="00EB7C6A">
              <w:rPr>
                <w:rFonts w:eastAsia="Tahoma" w:cs="Tahoma"/>
                <w:vertAlign w:val="superscript"/>
              </w:rPr>
              <w:t>-1</w:t>
            </w:r>
          </w:p>
        </w:tc>
      </w:tr>
      <w:tr w:rsidR="00EB7C6A" w:rsidRPr="00EB7C6A" w14:paraId="241E0DDA" w14:textId="77777777" w:rsidTr="001F526A">
        <w:trPr>
          <w:trHeight w:val="20"/>
        </w:trPr>
        <w:tc>
          <w:tcPr>
            <w:tcW w:w="736" w:type="pct"/>
            <w:vAlign w:val="center"/>
          </w:tcPr>
          <w:p w14:paraId="4C772B51" w14:textId="77777777" w:rsidR="00EB7C6A" w:rsidRPr="00EB7C6A" w:rsidRDefault="00EB7C6A" w:rsidP="00EB7C6A">
            <w:pPr>
              <w:pBdr>
                <w:top w:val="nil"/>
                <w:left w:val="nil"/>
                <w:bottom w:val="nil"/>
                <w:right w:val="nil"/>
                <w:between w:val="nil"/>
              </w:pBdr>
              <w:ind w:left="69"/>
              <w:jc w:val="both"/>
            </w:pPr>
            <w:r w:rsidRPr="00EB7C6A">
              <w:rPr>
                <w:rFonts w:eastAsia="Tahoma" w:cs="Tahoma"/>
              </w:rPr>
              <w:t>Nitrógeno Amoniacal</w:t>
            </w:r>
          </w:p>
        </w:tc>
        <w:tc>
          <w:tcPr>
            <w:tcW w:w="1445" w:type="pct"/>
            <w:vAlign w:val="center"/>
          </w:tcPr>
          <w:p w14:paraId="12C5A3E9" w14:textId="77777777" w:rsidR="00EB7C6A" w:rsidRPr="00C0595D" w:rsidRDefault="00EB7C6A" w:rsidP="00EB7C6A">
            <w:pPr>
              <w:pBdr>
                <w:top w:val="nil"/>
                <w:left w:val="nil"/>
                <w:bottom w:val="nil"/>
                <w:right w:val="nil"/>
                <w:between w:val="nil"/>
              </w:pBdr>
              <w:ind w:left="69"/>
              <w:jc w:val="both"/>
            </w:pPr>
            <w:r w:rsidRPr="00C0595D">
              <w:rPr>
                <w:rFonts w:eastAsia="Tahoma" w:cs="Tahoma"/>
              </w:rPr>
              <w:t>Método de la sal de fenol SM-4500 (NH3) F</w:t>
            </w:r>
          </w:p>
        </w:tc>
        <w:tc>
          <w:tcPr>
            <w:tcW w:w="1446" w:type="pct"/>
            <w:vAlign w:val="center"/>
          </w:tcPr>
          <w:p w14:paraId="432DE12F" w14:textId="77777777" w:rsidR="00EB7C6A" w:rsidRPr="00C0595D" w:rsidRDefault="00EB7C6A" w:rsidP="00EB7C6A">
            <w:pPr>
              <w:jc w:val="both"/>
            </w:pPr>
            <w:proofErr w:type="spellStart"/>
            <w:r w:rsidRPr="00C0595D">
              <w:t>Schimadzu</w:t>
            </w:r>
            <w:proofErr w:type="spellEnd"/>
            <w:r w:rsidRPr="00C0595D">
              <w:t xml:space="preserve"> </w:t>
            </w:r>
            <w:proofErr w:type="gramStart"/>
            <w:r w:rsidRPr="00C0595D">
              <w:t>-  Espectrofotómetro</w:t>
            </w:r>
            <w:proofErr w:type="gramEnd"/>
            <w:r w:rsidRPr="00C0595D">
              <w:t xml:space="preserve"> UV 1700</w:t>
            </w:r>
          </w:p>
        </w:tc>
        <w:tc>
          <w:tcPr>
            <w:tcW w:w="686" w:type="pct"/>
            <w:vAlign w:val="center"/>
          </w:tcPr>
          <w:p w14:paraId="5224A31C" w14:textId="77777777" w:rsidR="00EB7C6A" w:rsidRPr="00EB7C6A" w:rsidRDefault="00EB7C6A" w:rsidP="00EB7C6A">
            <w:pPr>
              <w:pBdr>
                <w:top w:val="nil"/>
                <w:left w:val="nil"/>
                <w:bottom w:val="nil"/>
                <w:right w:val="nil"/>
                <w:between w:val="nil"/>
              </w:pBdr>
              <w:ind w:left="69"/>
              <w:jc w:val="center"/>
            </w:pPr>
            <w:r w:rsidRPr="00EB7C6A">
              <w:rPr>
                <w:rFonts w:eastAsia="Tahoma" w:cs="Tahoma"/>
              </w:rPr>
              <w:t>0,015 mg N-NH3.L</w:t>
            </w:r>
            <w:r w:rsidRPr="00EB7C6A">
              <w:rPr>
                <w:rFonts w:eastAsia="Tahoma" w:cs="Tahoma"/>
                <w:vertAlign w:val="superscript"/>
              </w:rPr>
              <w:t>-1</w:t>
            </w:r>
          </w:p>
        </w:tc>
        <w:tc>
          <w:tcPr>
            <w:tcW w:w="687" w:type="pct"/>
            <w:vAlign w:val="center"/>
          </w:tcPr>
          <w:p w14:paraId="62925D9C"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0,02 </w:t>
            </w:r>
            <w:proofErr w:type="gramStart"/>
            <w:r w:rsidRPr="00EB7C6A">
              <w:rPr>
                <w:rFonts w:eastAsia="Tahoma" w:cs="Tahoma"/>
              </w:rPr>
              <w:t>mg.L</w:t>
            </w:r>
            <w:proofErr w:type="gramEnd"/>
            <w:r w:rsidRPr="00EB7C6A">
              <w:rPr>
                <w:rFonts w:eastAsia="Tahoma" w:cs="Tahoma"/>
                <w:vertAlign w:val="superscript"/>
              </w:rPr>
              <w:t>-1</w:t>
            </w:r>
          </w:p>
        </w:tc>
      </w:tr>
      <w:tr w:rsidR="00EB7C6A" w:rsidRPr="00EB7C6A" w14:paraId="02673924" w14:textId="77777777" w:rsidTr="001F526A">
        <w:trPr>
          <w:trHeight w:val="20"/>
        </w:trPr>
        <w:tc>
          <w:tcPr>
            <w:tcW w:w="736" w:type="pct"/>
            <w:vAlign w:val="center"/>
          </w:tcPr>
          <w:p w14:paraId="3006386A" w14:textId="77777777" w:rsidR="00EB7C6A" w:rsidRPr="00EB7C6A" w:rsidRDefault="00EB7C6A" w:rsidP="00EB7C6A">
            <w:pPr>
              <w:pBdr>
                <w:top w:val="nil"/>
                <w:left w:val="nil"/>
                <w:bottom w:val="nil"/>
                <w:right w:val="nil"/>
                <w:between w:val="nil"/>
              </w:pBdr>
              <w:ind w:left="69"/>
              <w:jc w:val="both"/>
            </w:pPr>
            <w:r w:rsidRPr="00EB7C6A">
              <w:rPr>
                <w:rFonts w:eastAsia="Tahoma" w:cs="Tahoma"/>
              </w:rPr>
              <w:t>DBO5</w:t>
            </w:r>
          </w:p>
        </w:tc>
        <w:tc>
          <w:tcPr>
            <w:tcW w:w="1445" w:type="pct"/>
            <w:vAlign w:val="center"/>
          </w:tcPr>
          <w:p w14:paraId="79AF1AA3" w14:textId="77777777" w:rsidR="00EB7C6A" w:rsidRPr="00C0595D" w:rsidRDefault="00EB7C6A" w:rsidP="00EB7C6A">
            <w:pPr>
              <w:pBdr>
                <w:top w:val="nil"/>
                <w:left w:val="nil"/>
                <w:bottom w:val="nil"/>
                <w:right w:val="nil"/>
                <w:between w:val="nil"/>
              </w:pBdr>
              <w:ind w:left="69"/>
              <w:jc w:val="both"/>
            </w:pPr>
            <w:r w:rsidRPr="00C0595D">
              <w:rPr>
                <w:rFonts w:eastAsia="Tahoma" w:cs="Tahoma"/>
              </w:rPr>
              <w:t>Prueba DBO en 5 días - SM-5210 B</w:t>
            </w:r>
          </w:p>
        </w:tc>
        <w:tc>
          <w:tcPr>
            <w:tcW w:w="1446" w:type="pct"/>
            <w:vAlign w:val="center"/>
          </w:tcPr>
          <w:p w14:paraId="4D9DE124" w14:textId="77777777" w:rsidR="00EB7C6A" w:rsidRPr="00C0595D" w:rsidRDefault="00EB7C6A" w:rsidP="00EB7C6A">
            <w:pPr>
              <w:jc w:val="both"/>
            </w:pPr>
            <w:r w:rsidRPr="00C0595D">
              <w:t>Oxímetro WTW OXI 3310</w:t>
            </w:r>
          </w:p>
        </w:tc>
        <w:tc>
          <w:tcPr>
            <w:tcW w:w="686" w:type="pct"/>
            <w:vAlign w:val="center"/>
          </w:tcPr>
          <w:p w14:paraId="3CD2FAB8" w14:textId="77777777" w:rsidR="00EB7C6A" w:rsidRPr="00EB7C6A" w:rsidRDefault="00EB7C6A" w:rsidP="00EB7C6A">
            <w:pPr>
              <w:pBdr>
                <w:top w:val="nil"/>
                <w:left w:val="nil"/>
                <w:bottom w:val="nil"/>
                <w:right w:val="nil"/>
                <w:between w:val="nil"/>
              </w:pBdr>
              <w:ind w:left="69"/>
              <w:jc w:val="center"/>
            </w:pPr>
            <w:r w:rsidRPr="00EB7C6A">
              <w:rPr>
                <w:rFonts w:eastAsia="Tahoma" w:cs="Tahoma"/>
              </w:rPr>
              <w:t>0,10 mg O2.L</w:t>
            </w:r>
            <w:r w:rsidRPr="00EB7C6A">
              <w:rPr>
                <w:rFonts w:eastAsia="Tahoma" w:cs="Tahoma"/>
                <w:vertAlign w:val="superscript"/>
              </w:rPr>
              <w:t>-1</w:t>
            </w:r>
          </w:p>
        </w:tc>
        <w:tc>
          <w:tcPr>
            <w:tcW w:w="687" w:type="pct"/>
            <w:vAlign w:val="center"/>
          </w:tcPr>
          <w:p w14:paraId="04E93A1E"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5 </w:t>
            </w:r>
            <w:proofErr w:type="gramStart"/>
            <w:r w:rsidRPr="00EB7C6A">
              <w:rPr>
                <w:rFonts w:eastAsia="Tahoma" w:cs="Tahoma"/>
              </w:rPr>
              <w:t>mg.L</w:t>
            </w:r>
            <w:proofErr w:type="gramEnd"/>
            <w:r w:rsidRPr="00EB7C6A">
              <w:rPr>
                <w:rFonts w:eastAsia="Tahoma" w:cs="Tahoma"/>
                <w:vertAlign w:val="superscript"/>
              </w:rPr>
              <w:t>-1</w:t>
            </w:r>
          </w:p>
        </w:tc>
      </w:tr>
      <w:tr w:rsidR="00EB7C6A" w:rsidRPr="00EB7C6A" w14:paraId="2BB24CB4" w14:textId="77777777" w:rsidTr="001F526A">
        <w:trPr>
          <w:trHeight w:val="20"/>
        </w:trPr>
        <w:tc>
          <w:tcPr>
            <w:tcW w:w="736" w:type="pct"/>
            <w:vAlign w:val="center"/>
          </w:tcPr>
          <w:p w14:paraId="4D07BBF2" w14:textId="77777777" w:rsidR="00EB7C6A" w:rsidRPr="00EB7C6A" w:rsidRDefault="00EB7C6A" w:rsidP="00EB7C6A">
            <w:pPr>
              <w:pBdr>
                <w:top w:val="nil"/>
                <w:left w:val="nil"/>
                <w:bottom w:val="nil"/>
                <w:right w:val="nil"/>
                <w:between w:val="nil"/>
              </w:pBdr>
              <w:ind w:left="69"/>
              <w:jc w:val="both"/>
            </w:pPr>
            <w:r w:rsidRPr="00EB7C6A">
              <w:rPr>
                <w:rFonts w:eastAsia="Tahoma" w:cs="Tahoma"/>
              </w:rPr>
              <w:t>DQO</w:t>
            </w:r>
          </w:p>
        </w:tc>
        <w:tc>
          <w:tcPr>
            <w:tcW w:w="1445" w:type="pct"/>
            <w:vAlign w:val="center"/>
          </w:tcPr>
          <w:p w14:paraId="3CC210A7" w14:textId="77777777" w:rsidR="00EB7C6A" w:rsidRPr="00C0595D" w:rsidRDefault="00EB7C6A" w:rsidP="00EB7C6A">
            <w:pPr>
              <w:pBdr>
                <w:top w:val="nil"/>
                <w:left w:val="nil"/>
                <w:bottom w:val="nil"/>
                <w:right w:val="nil"/>
                <w:between w:val="nil"/>
              </w:pBdr>
              <w:ind w:left="69"/>
              <w:jc w:val="both"/>
            </w:pPr>
            <w:r w:rsidRPr="00C0595D">
              <w:rPr>
                <w:rFonts w:eastAsia="Tahoma" w:cs="Tahoma"/>
              </w:rPr>
              <w:t>Reflujo cerrado, método colorimétrico - SM-5220 D</w:t>
            </w:r>
          </w:p>
        </w:tc>
        <w:tc>
          <w:tcPr>
            <w:tcW w:w="1446" w:type="pct"/>
            <w:vAlign w:val="center"/>
          </w:tcPr>
          <w:p w14:paraId="7C05AA0F" w14:textId="77777777" w:rsidR="00EB7C6A" w:rsidRPr="00C0595D" w:rsidRDefault="00EB7C6A" w:rsidP="00EB7C6A">
            <w:pPr>
              <w:jc w:val="both"/>
            </w:pPr>
            <w:proofErr w:type="spellStart"/>
            <w:r w:rsidRPr="00C0595D">
              <w:t>Schimadzu</w:t>
            </w:r>
            <w:proofErr w:type="spellEnd"/>
            <w:r w:rsidRPr="00C0595D">
              <w:t xml:space="preserve"> </w:t>
            </w:r>
            <w:proofErr w:type="gramStart"/>
            <w:r w:rsidRPr="00C0595D">
              <w:t>-  Espectrofotómetro</w:t>
            </w:r>
            <w:proofErr w:type="gramEnd"/>
            <w:r w:rsidRPr="00C0595D">
              <w:t xml:space="preserve"> UV 1700</w:t>
            </w:r>
          </w:p>
        </w:tc>
        <w:tc>
          <w:tcPr>
            <w:tcW w:w="686" w:type="pct"/>
            <w:vAlign w:val="center"/>
          </w:tcPr>
          <w:p w14:paraId="005A0806" w14:textId="77777777" w:rsidR="00EB7C6A" w:rsidRPr="00EB7C6A" w:rsidRDefault="00EB7C6A" w:rsidP="00EB7C6A">
            <w:pPr>
              <w:pBdr>
                <w:top w:val="nil"/>
                <w:left w:val="nil"/>
                <w:bottom w:val="nil"/>
                <w:right w:val="nil"/>
                <w:between w:val="nil"/>
              </w:pBdr>
              <w:ind w:left="69"/>
              <w:jc w:val="center"/>
            </w:pPr>
            <w:r w:rsidRPr="00EB7C6A">
              <w:rPr>
                <w:rFonts w:eastAsia="Tahoma" w:cs="Tahoma"/>
              </w:rPr>
              <w:t>5,0 mgO2.L</w:t>
            </w:r>
            <w:r w:rsidRPr="00EB7C6A">
              <w:rPr>
                <w:rFonts w:eastAsia="Tahoma" w:cs="Tahoma"/>
                <w:vertAlign w:val="superscript"/>
              </w:rPr>
              <w:t>-1</w:t>
            </w:r>
          </w:p>
        </w:tc>
        <w:tc>
          <w:tcPr>
            <w:tcW w:w="687" w:type="pct"/>
            <w:vAlign w:val="center"/>
          </w:tcPr>
          <w:p w14:paraId="18F28A5A" w14:textId="13719B83" w:rsidR="00EB7C6A" w:rsidRPr="00EB7C6A" w:rsidRDefault="00B30BFC" w:rsidP="00EB7C6A">
            <w:pPr>
              <w:pBdr>
                <w:top w:val="nil"/>
                <w:left w:val="nil"/>
                <w:bottom w:val="nil"/>
                <w:right w:val="nil"/>
                <w:between w:val="nil"/>
              </w:pBdr>
              <w:ind w:left="69"/>
              <w:jc w:val="center"/>
            </w:pPr>
            <w:r>
              <w:rPr>
                <w:rFonts w:eastAsia="Tahoma" w:cs="Tahoma"/>
              </w:rPr>
              <w:t>SLE</w:t>
            </w:r>
          </w:p>
        </w:tc>
      </w:tr>
      <w:tr w:rsidR="00EB7C6A" w:rsidRPr="00EB7C6A" w14:paraId="3AF9857E" w14:textId="77777777" w:rsidTr="001F526A">
        <w:trPr>
          <w:trHeight w:val="20"/>
        </w:trPr>
        <w:tc>
          <w:tcPr>
            <w:tcW w:w="736" w:type="pct"/>
            <w:vAlign w:val="center"/>
          </w:tcPr>
          <w:p w14:paraId="72356B76" w14:textId="49A1EF9D" w:rsidR="00EB7C6A" w:rsidRPr="00EB7C6A" w:rsidRDefault="00EB7C6A" w:rsidP="00530E57">
            <w:pPr>
              <w:pBdr>
                <w:top w:val="nil"/>
                <w:left w:val="nil"/>
                <w:bottom w:val="nil"/>
                <w:right w:val="nil"/>
                <w:between w:val="nil"/>
              </w:pBdr>
              <w:jc w:val="both"/>
            </w:pPr>
            <w:r w:rsidRPr="00EB7C6A">
              <w:rPr>
                <w:rFonts w:eastAsia="Tahoma" w:cs="Tahoma"/>
              </w:rPr>
              <w:t>Sólidos disueltos</w:t>
            </w:r>
          </w:p>
          <w:p w14:paraId="06688AA0" w14:textId="77777777" w:rsidR="00EB7C6A" w:rsidRPr="00EB7C6A" w:rsidRDefault="00EB7C6A" w:rsidP="00EB7C6A">
            <w:pPr>
              <w:pBdr>
                <w:top w:val="nil"/>
                <w:left w:val="nil"/>
                <w:bottom w:val="nil"/>
                <w:right w:val="nil"/>
                <w:between w:val="nil"/>
              </w:pBdr>
              <w:ind w:left="69"/>
              <w:jc w:val="both"/>
            </w:pPr>
            <w:r w:rsidRPr="00EB7C6A">
              <w:rPr>
                <w:rFonts w:eastAsia="Tahoma" w:cs="Tahoma"/>
              </w:rPr>
              <w:lastRenderedPageBreak/>
              <w:t>totales</w:t>
            </w:r>
          </w:p>
        </w:tc>
        <w:tc>
          <w:tcPr>
            <w:tcW w:w="1445" w:type="pct"/>
            <w:vAlign w:val="center"/>
          </w:tcPr>
          <w:p w14:paraId="739AE03B" w14:textId="77777777" w:rsidR="00EB7C6A" w:rsidRPr="00C0595D" w:rsidRDefault="00EB7C6A" w:rsidP="00EB7C6A">
            <w:pPr>
              <w:pBdr>
                <w:top w:val="nil"/>
                <w:left w:val="nil"/>
                <w:bottom w:val="nil"/>
                <w:right w:val="nil"/>
                <w:between w:val="nil"/>
              </w:pBdr>
              <w:ind w:left="69"/>
              <w:jc w:val="both"/>
            </w:pPr>
            <w:r w:rsidRPr="00C0595D">
              <w:rPr>
                <w:rFonts w:eastAsia="Tahoma" w:cs="Tahoma"/>
              </w:rPr>
              <w:lastRenderedPageBreak/>
              <w:t>Método gravimétrico SM-2540 C</w:t>
            </w:r>
          </w:p>
        </w:tc>
        <w:tc>
          <w:tcPr>
            <w:tcW w:w="1446" w:type="pct"/>
            <w:vAlign w:val="center"/>
          </w:tcPr>
          <w:p w14:paraId="17993BE9" w14:textId="77777777" w:rsidR="00EB7C6A" w:rsidRPr="00C0595D" w:rsidRDefault="00EB7C6A" w:rsidP="00EB7C6A">
            <w:pPr>
              <w:jc w:val="both"/>
            </w:pPr>
            <w:r w:rsidRPr="00C0595D">
              <w:t xml:space="preserve">Balanza analítica Sartorius / </w:t>
            </w:r>
            <w:proofErr w:type="gramStart"/>
            <w:r w:rsidRPr="00C0595D">
              <w:t>Estufa  QUIMIS</w:t>
            </w:r>
            <w:proofErr w:type="gramEnd"/>
            <w:r w:rsidRPr="00C0595D">
              <w:t xml:space="preserve"> </w:t>
            </w:r>
            <w:r w:rsidRPr="00C0595D">
              <w:lastRenderedPageBreak/>
              <w:t>0317M-S3</w:t>
            </w:r>
          </w:p>
        </w:tc>
        <w:tc>
          <w:tcPr>
            <w:tcW w:w="686" w:type="pct"/>
            <w:vAlign w:val="center"/>
          </w:tcPr>
          <w:p w14:paraId="6C9C1283" w14:textId="77777777" w:rsidR="00EB7C6A" w:rsidRPr="00EB7C6A" w:rsidRDefault="00EB7C6A" w:rsidP="00EB7C6A">
            <w:pPr>
              <w:pBdr>
                <w:top w:val="nil"/>
                <w:left w:val="nil"/>
                <w:bottom w:val="nil"/>
                <w:right w:val="nil"/>
                <w:between w:val="nil"/>
              </w:pBdr>
              <w:ind w:left="69"/>
              <w:jc w:val="center"/>
            </w:pPr>
            <w:r w:rsidRPr="00EB7C6A">
              <w:rPr>
                <w:rFonts w:eastAsia="Tahoma" w:cs="Tahoma"/>
              </w:rPr>
              <w:lastRenderedPageBreak/>
              <w:t xml:space="preserve">2,0 </w:t>
            </w:r>
            <w:proofErr w:type="gramStart"/>
            <w:r w:rsidRPr="00EB7C6A">
              <w:rPr>
                <w:rFonts w:eastAsia="Tahoma" w:cs="Tahoma"/>
              </w:rPr>
              <w:t>mg.L</w:t>
            </w:r>
            <w:proofErr w:type="gramEnd"/>
            <w:r w:rsidRPr="00EB7C6A">
              <w:rPr>
                <w:rFonts w:eastAsia="Tahoma" w:cs="Tahoma"/>
                <w:vertAlign w:val="superscript"/>
              </w:rPr>
              <w:t>-1</w:t>
            </w:r>
          </w:p>
        </w:tc>
        <w:tc>
          <w:tcPr>
            <w:tcW w:w="687" w:type="pct"/>
            <w:vAlign w:val="center"/>
          </w:tcPr>
          <w:p w14:paraId="3A7F269F"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500 </w:t>
            </w:r>
            <w:proofErr w:type="gramStart"/>
            <w:r w:rsidRPr="00EB7C6A">
              <w:rPr>
                <w:rFonts w:eastAsia="Tahoma" w:cs="Tahoma"/>
              </w:rPr>
              <w:t>mg.L</w:t>
            </w:r>
            <w:proofErr w:type="gramEnd"/>
            <w:r w:rsidRPr="00EB7C6A">
              <w:rPr>
                <w:rFonts w:eastAsia="Tahoma" w:cs="Tahoma"/>
                <w:vertAlign w:val="superscript"/>
              </w:rPr>
              <w:t>-1</w:t>
            </w:r>
          </w:p>
        </w:tc>
      </w:tr>
      <w:tr w:rsidR="00EB7C6A" w:rsidRPr="00EB7C6A" w14:paraId="58A100E3" w14:textId="77777777" w:rsidTr="001F526A">
        <w:trPr>
          <w:trHeight w:val="20"/>
        </w:trPr>
        <w:tc>
          <w:tcPr>
            <w:tcW w:w="736" w:type="pct"/>
            <w:vAlign w:val="center"/>
          </w:tcPr>
          <w:p w14:paraId="1183038D" w14:textId="77777777" w:rsidR="00EB7C6A" w:rsidRPr="00EB7C6A" w:rsidRDefault="00EB7C6A" w:rsidP="00EB7C6A">
            <w:pPr>
              <w:pBdr>
                <w:top w:val="nil"/>
                <w:left w:val="nil"/>
                <w:bottom w:val="nil"/>
                <w:right w:val="nil"/>
                <w:between w:val="nil"/>
              </w:pBdr>
              <w:ind w:left="69"/>
              <w:jc w:val="both"/>
            </w:pPr>
            <w:r w:rsidRPr="00EB7C6A">
              <w:rPr>
                <w:rFonts w:eastAsia="Tahoma" w:cs="Tahoma"/>
              </w:rPr>
              <w:t>Color Real</w:t>
            </w:r>
          </w:p>
        </w:tc>
        <w:tc>
          <w:tcPr>
            <w:tcW w:w="1445" w:type="pct"/>
            <w:vAlign w:val="center"/>
          </w:tcPr>
          <w:p w14:paraId="6A2BE45A" w14:textId="77777777" w:rsidR="00EB7C6A" w:rsidRPr="00C0595D" w:rsidRDefault="00EB7C6A" w:rsidP="00EB7C6A">
            <w:pPr>
              <w:pBdr>
                <w:top w:val="nil"/>
                <w:left w:val="nil"/>
                <w:bottom w:val="nil"/>
                <w:right w:val="nil"/>
                <w:between w:val="nil"/>
              </w:pBdr>
              <w:ind w:left="69"/>
              <w:jc w:val="both"/>
            </w:pPr>
            <w:r w:rsidRPr="00C0595D">
              <w:rPr>
                <w:rFonts w:eastAsia="Tahoma" w:cs="Tahoma"/>
              </w:rPr>
              <w:t>Método de comparación visual SM-2120 B</w:t>
            </w:r>
          </w:p>
        </w:tc>
        <w:tc>
          <w:tcPr>
            <w:tcW w:w="1446" w:type="pct"/>
            <w:vAlign w:val="center"/>
          </w:tcPr>
          <w:p w14:paraId="41EC3A22" w14:textId="1A2A1F53" w:rsidR="00EB7C6A" w:rsidRPr="00C0595D" w:rsidRDefault="00EB7C6A" w:rsidP="00EB7C6A">
            <w:pPr>
              <w:jc w:val="both"/>
            </w:pPr>
            <w:proofErr w:type="spellStart"/>
            <w:r w:rsidRPr="00C0595D">
              <w:t>Schimadzu</w:t>
            </w:r>
            <w:proofErr w:type="spellEnd"/>
            <w:r w:rsidRPr="00C0595D">
              <w:t xml:space="preserve"> </w:t>
            </w:r>
            <w:proofErr w:type="gramStart"/>
            <w:r w:rsidRPr="00C0595D">
              <w:t>-  Espectrofotómetro</w:t>
            </w:r>
            <w:proofErr w:type="gramEnd"/>
            <w:r w:rsidRPr="00C0595D">
              <w:t xml:space="preserve"> UV 1700</w:t>
            </w:r>
          </w:p>
        </w:tc>
        <w:tc>
          <w:tcPr>
            <w:tcW w:w="686" w:type="pct"/>
            <w:vAlign w:val="center"/>
          </w:tcPr>
          <w:p w14:paraId="1E7EFA3A"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5 mg </w:t>
            </w:r>
            <w:proofErr w:type="gramStart"/>
            <w:r w:rsidRPr="00EB7C6A">
              <w:rPr>
                <w:rFonts w:eastAsia="Tahoma" w:cs="Tahoma"/>
              </w:rPr>
              <w:t>Pt.L</w:t>
            </w:r>
            <w:proofErr w:type="gramEnd"/>
            <w:r w:rsidRPr="00EB7C6A">
              <w:rPr>
                <w:rFonts w:eastAsia="Tahoma" w:cs="Tahoma"/>
                <w:vertAlign w:val="superscript"/>
              </w:rPr>
              <w:t>-1</w:t>
            </w:r>
          </w:p>
        </w:tc>
        <w:tc>
          <w:tcPr>
            <w:tcW w:w="687" w:type="pct"/>
            <w:vAlign w:val="center"/>
          </w:tcPr>
          <w:p w14:paraId="08524EAD" w14:textId="77777777" w:rsidR="00EB7C6A" w:rsidRPr="00EB7C6A" w:rsidRDefault="00EB7C6A" w:rsidP="00EB7C6A">
            <w:pPr>
              <w:pBdr>
                <w:top w:val="nil"/>
                <w:left w:val="nil"/>
                <w:bottom w:val="nil"/>
                <w:right w:val="nil"/>
                <w:between w:val="nil"/>
              </w:pBdr>
              <w:ind w:left="69"/>
              <w:jc w:val="center"/>
            </w:pPr>
            <w:r w:rsidRPr="00EB7C6A">
              <w:rPr>
                <w:rFonts w:eastAsia="Tahoma" w:cs="Tahoma"/>
              </w:rPr>
              <w:t>75 mgPt.L</w:t>
            </w:r>
            <w:r w:rsidRPr="00EB7C6A">
              <w:rPr>
                <w:rFonts w:eastAsia="Tahoma" w:cs="Tahoma"/>
                <w:vertAlign w:val="superscript"/>
              </w:rPr>
              <w:t>-1</w:t>
            </w:r>
          </w:p>
        </w:tc>
      </w:tr>
      <w:tr w:rsidR="00EB7C6A" w:rsidRPr="00EB7C6A" w14:paraId="033B5C22" w14:textId="77777777" w:rsidTr="001F526A">
        <w:trPr>
          <w:trHeight w:val="20"/>
        </w:trPr>
        <w:tc>
          <w:tcPr>
            <w:tcW w:w="736" w:type="pct"/>
            <w:vAlign w:val="center"/>
          </w:tcPr>
          <w:p w14:paraId="33ABED97" w14:textId="77777777" w:rsidR="00EB7C6A" w:rsidRPr="00EB7C6A" w:rsidRDefault="00EB7C6A" w:rsidP="00EB7C6A">
            <w:pPr>
              <w:pBdr>
                <w:top w:val="nil"/>
                <w:left w:val="nil"/>
                <w:bottom w:val="nil"/>
                <w:right w:val="nil"/>
                <w:between w:val="nil"/>
              </w:pBdr>
              <w:ind w:left="69"/>
              <w:jc w:val="both"/>
            </w:pPr>
            <w:r w:rsidRPr="00EB7C6A">
              <w:rPr>
                <w:rFonts w:eastAsia="Tahoma" w:cs="Tahoma"/>
              </w:rPr>
              <w:t>Cromo trivalente</w:t>
            </w:r>
          </w:p>
        </w:tc>
        <w:tc>
          <w:tcPr>
            <w:tcW w:w="1445" w:type="pct"/>
            <w:vAlign w:val="center"/>
          </w:tcPr>
          <w:p w14:paraId="65C68DA0" w14:textId="77777777" w:rsidR="00EB7C6A" w:rsidRPr="00C0595D" w:rsidRDefault="00EB7C6A" w:rsidP="00EB7C6A">
            <w:pPr>
              <w:jc w:val="both"/>
            </w:pPr>
            <w:r w:rsidRPr="00C0595D">
              <w:t>Método de cálculo (Cromo Total – Cromo hexavalente)</w:t>
            </w:r>
          </w:p>
        </w:tc>
        <w:tc>
          <w:tcPr>
            <w:tcW w:w="1446" w:type="pct"/>
            <w:vAlign w:val="center"/>
          </w:tcPr>
          <w:p w14:paraId="0D340FD1" w14:textId="64722FE7" w:rsidR="00EB7C6A" w:rsidRPr="00C0595D" w:rsidRDefault="00EB7C6A" w:rsidP="00EB7C6A">
            <w:pPr>
              <w:jc w:val="both"/>
            </w:pPr>
            <w:r w:rsidRPr="00C0595D">
              <w:t>No aplica</w:t>
            </w:r>
          </w:p>
        </w:tc>
        <w:tc>
          <w:tcPr>
            <w:tcW w:w="686" w:type="pct"/>
            <w:vAlign w:val="center"/>
          </w:tcPr>
          <w:p w14:paraId="214F6C7D"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0,05 </w:t>
            </w:r>
            <w:proofErr w:type="gramStart"/>
            <w:r w:rsidRPr="00EB7C6A">
              <w:rPr>
                <w:rFonts w:eastAsia="Tahoma" w:cs="Tahoma"/>
              </w:rPr>
              <w:t>mg.L</w:t>
            </w:r>
            <w:proofErr w:type="gramEnd"/>
            <w:r w:rsidRPr="00EB7C6A">
              <w:rPr>
                <w:rFonts w:eastAsia="Tahoma" w:cs="Tahoma"/>
                <w:vertAlign w:val="superscript"/>
              </w:rPr>
              <w:t>-1</w:t>
            </w:r>
          </w:p>
        </w:tc>
        <w:tc>
          <w:tcPr>
            <w:tcW w:w="687" w:type="pct"/>
            <w:vAlign w:val="center"/>
          </w:tcPr>
          <w:p w14:paraId="7F01CDA6"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0,5 </w:t>
            </w:r>
            <w:proofErr w:type="gramStart"/>
            <w:r w:rsidRPr="00EB7C6A">
              <w:rPr>
                <w:rFonts w:eastAsia="Tahoma" w:cs="Tahoma"/>
              </w:rPr>
              <w:t>mg.L</w:t>
            </w:r>
            <w:proofErr w:type="gramEnd"/>
            <w:r w:rsidRPr="00EB7C6A">
              <w:rPr>
                <w:rFonts w:eastAsia="Tahoma" w:cs="Tahoma"/>
                <w:vertAlign w:val="superscript"/>
              </w:rPr>
              <w:t>-1</w:t>
            </w:r>
          </w:p>
        </w:tc>
      </w:tr>
      <w:tr w:rsidR="00EB7C6A" w:rsidRPr="00EB7C6A" w14:paraId="270C3F48" w14:textId="77777777" w:rsidTr="001F526A">
        <w:trPr>
          <w:trHeight w:val="20"/>
        </w:trPr>
        <w:tc>
          <w:tcPr>
            <w:tcW w:w="736" w:type="pct"/>
            <w:vAlign w:val="center"/>
          </w:tcPr>
          <w:p w14:paraId="174A3D86" w14:textId="77777777" w:rsidR="00EB7C6A" w:rsidRPr="00EB7C6A" w:rsidRDefault="00EB7C6A" w:rsidP="00EB7C6A">
            <w:pPr>
              <w:pBdr>
                <w:top w:val="nil"/>
                <w:left w:val="nil"/>
                <w:bottom w:val="nil"/>
                <w:right w:val="nil"/>
                <w:between w:val="nil"/>
              </w:pBdr>
              <w:ind w:left="69"/>
              <w:jc w:val="both"/>
            </w:pPr>
            <w:r w:rsidRPr="00EB7C6A">
              <w:rPr>
                <w:rFonts w:eastAsia="Tahoma" w:cs="Tahoma"/>
              </w:rPr>
              <w:t>Cromo hexavalente</w:t>
            </w:r>
          </w:p>
        </w:tc>
        <w:tc>
          <w:tcPr>
            <w:tcW w:w="1445" w:type="pct"/>
            <w:vAlign w:val="center"/>
          </w:tcPr>
          <w:p w14:paraId="162707DD" w14:textId="77777777" w:rsidR="00EB7C6A" w:rsidRPr="00C0595D" w:rsidRDefault="00EB7C6A" w:rsidP="00EB7C6A">
            <w:pPr>
              <w:pBdr>
                <w:top w:val="nil"/>
                <w:left w:val="nil"/>
                <w:bottom w:val="nil"/>
                <w:right w:val="nil"/>
                <w:between w:val="nil"/>
              </w:pBdr>
              <w:ind w:left="69"/>
              <w:jc w:val="both"/>
            </w:pPr>
            <w:r w:rsidRPr="00C0595D">
              <w:rPr>
                <w:rFonts w:eastAsia="Tahoma" w:cs="Tahoma"/>
              </w:rPr>
              <w:t>Método colorimétrico (SM-3500-Cr B)</w:t>
            </w:r>
          </w:p>
        </w:tc>
        <w:tc>
          <w:tcPr>
            <w:tcW w:w="1446" w:type="pct"/>
            <w:vAlign w:val="center"/>
          </w:tcPr>
          <w:p w14:paraId="72656D05" w14:textId="77777777" w:rsidR="00EB7C6A" w:rsidRPr="00C0595D" w:rsidRDefault="00EB7C6A" w:rsidP="00EB7C6A">
            <w:pPr>
              <w:jc w:val="both"/>
            </w:pPr>
            <w:proofErr w:type="spellStart"/>
            <w:r w:rsidRPr="00C0595D">
              <w:t>Schimadzu</w:t>
            </w:r>
            <w:proofErr w:type="spellEnd"/>
            <w:r w:rsidRPr="00C0595D">
              <w:t xml:space="preserve"> </w:t>
            </w:r>
            <w:proofErr w:type="gramStart"/>
            <w:r w:rsidRPr="00C0595D">
              <w:t>-  Espectrofotómetro</w:t>
            </w:r>
            <w:proofErr w:type="gramEnd"/>
            <w:r w:rsidRPr="00C0595D">
              <w:t xml:space="preserve"> UV 1700</w:t>
            </w:r>
          </w:p>
        </w:tc>
        <w:tc>
          <w:tcPr>
            <w:tcW w:w="686" w:type="pct"/>
            <w:vAlign w:val="center"/>
          </w:tcPr>
          <w:p w14:paraId="38143A73" w14:textId="77777777" w:rsidR="00EB7C6A" w:rsidRPr="00EB7C6A" w:rsidRDefault="00EB7C6A" w:rsidP="00EB7C6A">
            <w:pPr>
              <w:pBdr>
                <w:top w:val="nil"/>
                <w:left w:val="nil"/>
                <w:bottom w:val="nil"/>
                <w:right w:val="nil"/>
                <w:between w:val="nil"/>
              </w:pBdr>
              <w:ind w:left="69"/>
              <w:jc w:val="center"/>
            </w:pPr>
            <w:r w:rsidRPr="00EB7C6A">
              <w:rPr>
                <w:rFonts w:eastAsia="Tahoma" w:cs="Tahoma"/>
              </w:rPr>
              <w:t>0,</w:t>
            </w:r>
            <w:proofErr w:type="gramStart"/>
            <w:r w:rsidRPr="00EB7C6A">
              <w:rPr>
                <w:rFonts w:eastAsia="Tahoma" w:cs="Tahoma"/>
              </w:rPr>
              <w:t>05  mg</w:t>
            </w:r>
            <w:proofErr w:type="gramEnd"/>
            <w:r w:rsidRPr="00EB7C6A">
              <w:rPr>
                <w:rFonts w:eastAsia="Tahoma" w:cs="Tahoma"/>
              </w:rPr>
              <w:t>.L</w:t>
            </w:r>
            <w:r w:rsidRPr="00EB7C6A">
              <w:rPr>
                <w:rFonts w:eastAsia="Tahoma" w:cs="Tahoma"/>
                <w:vertAlign w:val="superscript"/>
              </w:rPr>
              <w:t>-1</w:t>
            </w:r>
          </w:p>
        </w:tc>
        <w:tc>
          <w:tcPr>
            <w:tcW w:w="687" w:type="pct"/>
            <w:vAlign w:val="center"/>
          </w:tcPr>
          <w:p w14:paraId="7B131B53"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0,05 </w:t>
            </w:r>
            <w:proofErr w:type="gramStart"/>
            <w:r w:rsidRPr="00EB7C6A">
              <w:rPr>
                <w:rFonts w:eastAsia="Tahoma" w:cs="Tahoma"/>
              </w:rPr>
              <w:t>mg.L</w:t>
            </w:r>
            <w:proofErr w:type="gramEnd"/>
            <w:r w:rsidRPr="00EB7C6A">
              <w:rPr>
                <w:rFonts w:eastAsia="Tahoma" w:cs="Tahoma"/>
                <w:vertAlign w:val="superscript"/>
              </w:rPr>
              <w:t>-1</w:t>
            </w:r>
          </w:p>
        </w:tc>
      </w:tr>
      <w:tr w:rsidR="00EB7C6A" w:rsidRPr="00EB7C6A" w14:paraId="737DFC28" w14:textId="77777777" w:rsidTr="001F526A">
        <w:trPr>
          <w:trHeight w:val="20"/>
        </w:trPr>
        <w:tc>
          <w:tcPr>
            <w:tcW w:w="736" w:type="pct"/>
            <w:vAlign w:val="center"/>
          </w:tcPr>
          <w:p w14:paraId="1BE47803" w14:textId="77777777" w:rsidR="00EB7C6A" w:rsidRPr="00EB7C6A" w:rsidRDefault="00EB7C6A" w:rsidP="00EB7C6A">
            <w:pPr>
              <w:pBdr>
                <w:top w:val="nil"/>
                <w:left w:val="nil"/>
                <w:bottom w:val="nil"/>
                <w:right w:val="nil"/>
                <w:between w:val="nil"/>
              </w:pBdr>
              <w:spacing w:line="211" w:lineRule="auto"/>
              <w:ind w:left="69"/>
              <w:jc w:val="both"/>
            </w:pPr>
            <w:r w:rsidRPr="00EB7C6A">
              <w:rPr>
                <w:rFonts w:eastAsia="Tahoma" w:cs="Tahoma"/>
              </w:rPr>
              <w:t>Cobre</w:t>
            </w:r>
          </w:p>
        </w:tc>
        <w:tc>
          <w:tcPr>
            <w:tcW w:w="1445" w:type="pct"/>
            <w:vAlign w:val="center"/>
          </w:tcPr>
          <w:p w14:paraId="26DCD02D" w14:textId="77777777" w:rsidR="00EB7C6A" w:rsidRPr="00C0595D" w:rsidRDefault="00EB7C6A" w:rsidP="00EB7C6A">
            <w:pPr>
              <w:pBdr>
                <w:top w:val="nil"/>
                <w:left w:val="nil"/>
                <w:bottom w:val="nil"/>
                <w:right w:val="nil"/>
                <w:between w:val="nil"/>
              </w:pBdr>
              <w:spacing w:line="211" w:lineRule="auto"/>
              <w:ind w:left="69"/>
              <w:jc w:val="both"/>
            </w:pPr>
            <w:r w:rsidRPr="00C0595D">
              <w:rPr>
                <w:rFonts w:eastAsia="Tahoma" w:cs="Tahoma"/>
              </w:rPr>
              <w:t>AAS-Llama Aire-Acetileno (SM-3111-</w:t>
            </w:r>
            <w:proofErr w:type="gramStart"/>
            <w:r w:rsidRPr="00C0595D">
              <w:rPr>
                <w:rFonts w:eastAsia="Tahoma" w:cs="Tahoma"/>
              </w:rPr>
              <w:t>B)/</w:t>
            </w:r>
            <w:proofErr w:type="gramEnd"/>
            <w:r w:rsidRPr="00C0595D">
              <w:rPr>
                <w:rFonts w:eastAsia="Tahoma" w:cs="Tahoma"/>
              </w:rPr>
              <w:t>GFA (SM-3113)</w:t>
            </w:r>
          </w:p>
        </w:tc>
        <w:tc>
          <w:tcPr>
            <w:tcW w:w="1446" w:type="pct"/>
            <w:vAlign w:val="center"/>
          </w:tcPr>
          <w:p w14:paraId="002B13F6" w14:textId="0BA490E8" w:rsidR="00EB7C6A" w:rsidRPr="00C0595D" w:rsidRDefault="00EB7C6A" w:rsidP="00EB7C6A">
            <w:pPr>
              <w:jc w:val="both"/>
            </w:pPr>
            <w:r w:rsidRPr="00C0595D">
              <w:t xml:space="preserve">AA-7000 </w:t>
            </w:r>
            <w:proofErr w:type="spellStart"/>
            <w:r w:rsidRPr="00C0595D">
              <w:t>Shimadzu</w:t>
            </w:r>
            <w:proofErr w:type="spellEnd"/>
            <w:r w:rsidRPr="00C0595D">
              <w:t xml:space="preserve"> / GFA -7000</w:t>
            </w:r>
          </w:p>
        </w:tc>
        <w:tc>
          <w:tcPr>
            <w:tcW w:w="686" w:type="pct"/>
            <w:vAlign w:val="center"/>
          </w:tcPr>
          <w:p w14:paraId="0FA96E08" w14:textId="77777777" w:rsidR="00EB7C6A" w:rsidRPr="00EB7C6A" w:rsidRDefault="00EB7C6A" w:rsidP="00EB7C6A">
            <w:pPr>
              <w:pBdr>
                <w:top w:val="nil"/>
                <w:left w:val="nil"/>
                <w:bottom w:val="nil"/>
                <w:right w:val="nil"/>
                <w:between w:val="nil"/>
              </w:pBdr>
              <w:spacing w:line="211" w:lineRule="auto"/>
              <w:ind w:left="69"/>
              <w:jc w:val="center"/>
            </w:pPr>
            <w:r w:rsidRPr="00EB7C6A">
              <w:rPr>
                <w:rFonts w:eastAsia="Tahoma" w:cs="Tahoma"/>
              </w:rPr>
              <w:t xml:space="preserve">0,05 </w:t>
            </w:r>
            <w:proofErr w:type="gramStart"/>
            <w:r w:rsidRPr="00EB7C6A">
              <w:rPr>
                <w:rFonts w:eastAsia="Tahoma" w:cs="Tahoma"/>
              </w:rPr>
              <w:t>mg.L</w:t>
            </w:r>
            <w:proofErr w:type="gramEnd"/>
            <w:r w:rsidRPr="00EB7C6A">
              <w:rPr>
                <w:rFonts w:eastAsia="Tahoma" w:cs="Tahoma"/>
                <w:vertAlign w:val="superscript"/>
              </w:rPr>
              <w:t>-1</w:t>
            </w:r>
          </w:p>
        </w:tc>
        <w:tc>
          <w:tcPr>
            <w:tcW w:w="687" w:type="pct"/>
            <w:vAlign w:val="center"/>
          </w:tcPr>
          <w:p w14:paraId="71EEDC15" w14:textId="77777777" w:rsidR="00EB7C6A" w:rsidRPr="00EB7C6A" w:rsidRDefault="00EB7C6A" w:rsidP="00EB7C6A">
            <w:pPr>
              <w:pBdr>
                <w:top w:val="nil"/>
                <w:left w:val="nil"/>
                <w:bottom w:val="nil"/>
                <w:right w:val="nil"/>
                <w:between w:val="nil"/>
              </w:pBdr>
              <w:spacing w:line="211" w:lineRule="auto"/>
              <w:ind w:left="69"/>
              <w:jc w:val="center"/>
            </w:pPr>
            <w:r w:rsidRPr="00EB7C6A">
              <w:rPr>
                <w:rFonts w:eastAsia="Tahoma" w:cs="Tahoma"/>
              </w:rPr>
              <w:t xml:space="preserve">1,0 </w:t>
            </w:r>
            <w:proofErr w:type="gramStart"/>
            <w:r w:rsidRPr="00EB7C6A">
              <w:rPr>
                <w:rFonts w:eastAsia="Tahoma" w:cs="Tahoma"/>
              </w:rPr>
              <w:t>mg.L</w:t>
            </w:r>
            <w:proofErr w:type="gramEnd"/>
            <w:r w:rsidRPr="00EB7C6A">
              <w:rPr>
                <w:rFonts w:eastAsia="Tahoma" w:cs="Tahoma"/>
                <w:vertAlign w:val="superscript"/>
              </w:rPr>
              <w:t>-1</w:t>
            </w:r>
          </w:p>
        </w:tc>
      </w:tr>
      <w:tr w:rsidR="00EB7C6A" w:rsidRPr="00EB7C6A" w14:paraId="4DC71806" w14:textId="77777777" w:rsidTr="001F526A">
        <w:trPr>
          <w:trHeight w:val="20"/>
        </w:trPr>
        <w:tc>
          <w:tcPr>
            <w:tcW w:w="736" w:type="pct"/>
            <w:vAlign w:val="center"/>
          </w:tcPr>
          <w:p w14:paraId="433F778D" w14:textId="77777777" w:rsidR="00EB7C6A" w:rsidRPr="00EB7C6A" w:rsidRDefault="00EB7C6A" w:rsidP="00EB7C6A">
            <w:pPr>
              <w:pBdr>
                <w:top w:val="nil"/>
                <w:left w:val="nil"/>
                <w:bottom w:val="nil"/>
                <w:right w:val="nil"/>
                <w:between w:val="nil"/>
              </w:pBdr>
              <w:ind w:left="69"/>
              <w:jc w:val="both"/>
            </w:pPr>
            <w:r w:rsidRPr="00EB7C6A">
              <w:t>Arsénico</w:t>
            </w:r>
          </w:p>
        </w:tc>
        <w:tc>
          <w:tcPr>
            <w:tcW w:w="1445" w:type="pct"/>
            <w:vAlign w:val="center"/>
          </w:tcPr>
          <w:p w14:paraId="74DA4126" w14:textId="77777777" w:rsidR="00EB7C6A" w:rsidRPr="00C0595D" w:rsidRDefault="00EB7C6A" w:rsidP="00EB7C6A">
            <w:pPr>
              <w:pBdr>
                <w:top w:val="nil"/>
                <w:left w:val="nil"/>
                <w:bottom w:val="nil"/>
                <w:right w:val="nil"/>
                <w:between w:val="nil"/>
              </w:pBdr>
              <w:ind w:left="69"/>
              <w:jc w:val="both"/>
            </w:pPr>
            <w:r w:rsidRPr="00C0595D">
              <w:t>Método colorimétrico (SM-3500-As B)</w:t>
            </w:r>
          </w:p>
        </w:tc>
        <w:tc>
          <w:tcPr>
            <w:tcW w:w="1446" w:type="pct"/>
            <w:vAlign w:val="center"/>
          </w:tcPr>
          <w:p w14:paraId="74024257" w14:textId="4357BB8B" w:rsidR="00EB7C6A" w:rsidRPr="00C0595D" w:rsidRDefault="00EB7C6A" w:rsidP="00EB7C6A">
            <w:pPr>
              <w:jc w:val="both"/>
            </w:pPr>
            <w:proofErr w:type="spellStart"/>
            <w:r w:rsidRPr="00C0595D">
              <w:t>Schimadzu</w:t>
            </w:r>
            <w:proofErr w:type="spellEnd"/>
            <w:r w:rsidRPr="00C0595D">
              <w:t xml:space="preserve"> </w:t>
            </w:r>
            <w:proofErr w:type="gramStart"/>
            <w:r w:rsidRPr="00C0595D">
              <w:t>-  Espectrofotómetro</w:t>
            </w:r>
            <w:proofErr w:type="gramEnd"/>
            <w:r w:rsidRPr="00C0595D">
              <w:t xml:space="preserve"> UV 1700</w:t>
            </w:r>
          </w:p>
        </w:tc>
        <w:tc>
          <w:tcPr>
            <w:tcW w:w="686" w:type="pct"/>
            <w:vAlign w:val="center"/>
          </w:tcPr>
          <w:p w14:paraId="15B80768" w14:textId="77777777" w:rsidR="00EB7C6A" w:rsidRPr="00EB7C6A" w:rsidRDefault="00EB7C6A" w:rsidP="00EB7C6A">
            <w:pPr>
              <w:pBdr>
                <w:top w:val="nil"/>
                <w:left w:val="nil"/>
                <w:bottom w:val="nil"/>
                <w:right w:val="nil"/>
                <w:between w:val="nil"/>
              </w:pBdr>
              <w:ind w:left="69"/>
              <w:jc w:val="center"/>
            </w:pPr>
            <w:r w:rsidRPr="00EB7C6A">
              <w:t>&lt;</w:t>
            </w:r>
            <w:r w:rsidRPr="00EB7C6A">
              <w:rPr>
                <w:rFonts w:eastAsia="Tahoma" w:cs="Tahoma"/>
              </w:rPr>
              <w:t>0,</w:t>
            </w:r>
            <w:r w:rsidRPr="00EB7C6A">
              <w:t>01</w:t>
            </w:r>
            <w:r w:rsidRPr="00EB7C6A">
              <w:rPr>
                <w:rFonts w:eastAsia="Tahoma" w:cs="Tahoma"/>
              </w:rPr>
              <w:t xml:space="preserve"> </w:t>
            </w:r>
            <w:proofErr w:type="gramStart"/>
            <w:r w:rsidRPr="00EB7C6A">
              <w:rPr>
                <w:rFonts w:eastAsia="Tahoma" w:cs="Tahoma"/>
              </w:rPr>
              <w:t>mg.L</w:t>
            </w:r>
            <w:proofErr w:type="gramEnd"/>
            <w:r w:rsidRPr="00EB7C6A">
              <w:rPr>
                <w:rFonts w:eastAsia="Tahoma" w:cs="Tahoma"/>
                <w:vertAlign w:val="superscript"/>
              </w:rPr>
              <w:t>-1</w:t>
            </w:r>
          </w:p>
        </w:tc>
        <w:tc>
          <w:tcPr>
            <w:tcW w:w="687" w:type="pct"/>
            <w:vAlign w:val="center"/>
          </w:tcPr>
          <w:p w14:paraId="5000E7BD" w14:textId="77777777" w:rsidR="00EB7C6A" w:rsidRPr="00EB7C6A" w:rsidRDefault="00EB7C6A" w:rsidP="00EB7C6A">
            <w:pPr>
              <w:pBdr>
                <w:top w:val="nil"/>
                <w:left w:val="nil"/>
                <w:bottom w:val="nil"/>
                <w:right w:val="nil"/>
                <w:between w:val="nil"/>
              </w:pBdr>
              <w:ind w:left="69"/>
              <w:jc w:val="center"/>
            </w:pPr>
            <w:r w:rsidRPr="00EB7C6A">
              <w:rPr>
                <w:rFonts w:eastAsia="Tahoma" w:cs="Tahoma"/>
              </w:rPr>
              <w:t>0,0</w:t>
            </w:r>
            <w:r w:rsidRPr="00EB7C6A">
              <w:t>1</w:t>
            </w:r>
            <w:r w:rsidRPr="00EB7C6A">
              <w:rPr>
                <w:rFonts w:eastAsia="Tahoma" w:cs="Tahoma"/>
              </w:rPr>
              <w:t xml:space="preserve"> </w:t>
            </w:r>
            <w:proofErr w:type="gramStart"/>
            <w:r w:rsidRPr="00EB7C6A">
              <w:rPr>
                <w:rFonts w:eastAsia="Tahoma" w:cs="Tahoma"/>
              </w:rPr>
              <w:t>mg.L</w:t>
            </w:r>
            <w:proofErr w:type="gramEnd"/>
            <w:r w:rsidRPr="00EB7C6A">
              <w:rPr>
                <w:rFonts w:eastAsia="Tahoma" w:cs="Tahoma"/>
                <w:vertAlign w:val="superscript"/>
              </w:rPr>
              <w:t>-1</w:t>
            </w:r>
          </w:p>
        </w:tc>
      </w:tr>
      <w:tr w:rsidR="00EB7C6A" w:rsidRPr="00EB7C6A" w14:paraId="08B3FEB9" w14:textId="77777777" w:rsidTr="001F526A">
        <w:trPr>
          <w:trHeight w:val="20"/>
        </w:trPr>
        <w:tc>
          <w:tcPr>
            <w:tcW w:w="736" w:type="pct"/>
            <w:vAlign w:val="center"/>
          </w:tcPr>
          <w:p w14:paraId="69F17A44" w14:textId="77777777" w:rsidR="00EB7C6A" w:rsidRPr="00EB7C6A" w:rsidRDefault="00EB7C6A" w:rsidP="00EB7C6A">
            <w:pPr>
              <w:pBdr>
                <w:top w:val="nil"/>
                <w:left w:val="nil"/>
                <w:bottom w:val="nil"/>
                <w:right w:val="nil"/>
                <w:between w:val="nil"/>
              </w:pBdr>
              <w:ind w:left="69"/>
              <w:jc w:val="both"/>
            </w:pPr>
            <w:r w:rsidRPr="00EB7C6A">
              <w:t>Boro</w:t>
            </w:r>
          </w:p>
        </w:tc>
        <w:tc>
          <w:tcPr>
            <w:tcW w:w="1445" w:type="pct"/>
            <w:vAlign w:val="center"/>
          </w:tcPr>
          <w:p w14:paraId="6FEC659B" w14:textId="77777777" w:rsidR="00EB7C6A" w:rsidRPr="00C0595D" w:rsidRDefault="00EB7C6A" w:rsidP="00EB7C6A">
            <w:pPr>
              <w:pBdr>
                <w:top w:val="nil"/>
                <w:left w:val="nil"/>
                <w:bottom w:val="nil"/>
                <w:right w:val="nil"/>
                <w:between w:val="nil"/>
              </w:pBdr>
              <w:ind w:left="69"/>
              <w:jc w:val="both"/>
            </w:pPr>
            <w:r w:rsidRPr="00C0595D">
              <w:t>Método colorimétrico (SM-4500-B C)</w:t>
            </w:r>
          </w:p>
        </w:tc>
        <w:tc>
          <w:tcPr>
            <w:tcW w:w="1446" w:type="pct"/>
            <w:vAlign w:val="center"/>
          </w:tcPr>
          <w:p w14:paraId="5B02E285" w14:textId="77777777" w:rsidR="00EB7C6A" w:rsidRPr="00C0595D" w:rsidRDefault="00EB7C6A" w:rsidP="00EB7C6A">
            <w:pPr>
              <w:jc w:val="both"/>
            </w:pPr>
            <w:proofErr w:type="spellStart"/>
            <w:r w:rsidRPr="00C0595D">
              <w:t>Schimadzu</w:t>
            </w:r>
            <w:proofErr w:type="spellEnd"/>
            <w:r w:rsidRPr="00C0595D">
              <w:t xml:space="preserve"> </w:t>
            </w:r>
            <w:proofErr w:type="gramStart"/>
            <w:r w:rsidRPr="00C0595D">
              <w:t>-  Espectrofotómetro</w:t>
            </w:r>
            <w:proofErr w:type="gramEnd"/>
            <w:r w:rsidRPr="00C0595D">
              <w:t xml:space="preserve"> UV 1700</w:t>
            </w:r>
          </w:p>
        </w:tc>
        <w:tc>
          <w:tcPr>
            <w:tcW w:w="686" w:type="pct"/>
            <w:vAlign w:val="center"/>
          </w:tcPr>
          <w:p w14:paraId="18B8E1DC" w14:textId="77777777" w:rsidR="00EB7C6A" w:rsidRPr="00EB7C6A" w:rsidRDefault="00EB7C6A" w:rsidP="00EB7C6A">
            <w:pPr>
              <w:pBdr>
                <w:top w:val="nil"/>
                <w:left w:val="nil"/>
                <w:bottom w:val="nil"/>
                <w:right w:val="nil"/>
                <w:between w:val="nil"/>
              </w:pBdr>
              <w:ind w:left="69"/>
              <w:jc w:val="center"/>
            </w:pPr>
            <w:r w:rsidRPr="00EB7C6A">
              <w:t xml:space="preserve">1,0 </w:t>
            </w:r>
            <w:proofErr w:type="gramStart"/>
            <w:r w:rsidRPr="00EB7C6A">
              <w:t>mg.L</w:t>
            </w:r>
            <w:proofErr w:type="gramEnd"/>
            <w:r w:rsidRPr="00EB7C6A">
              <w:rPr>
                <w:vertAlign w:val="superscript"/>
              </w:rPr>
              <w:t>-1</w:t>
            </w:r>
          </w:p>
        </w:tc>
        <w:tc>
          <w:tcPr>
            <w:tcW w:w="687" w:type="pct"/>
            <w:vAlign w:val="center"/>
          </w:tcPr>
          <w:p w14:paraId="07BD6AB9" w14:textId="30021152" w:rsidR="00EB7C6A" w:rsidRPr="00EB7C6A" w:rsidRDefault="00B30BFC" w:rsidP="00EB7C6A">
            <w:pPr>
              <w:pBdr>
                <w:top w:val="nil"/>
                <w:left w:val="nil"/>
                <w:bottom w:val="nil"/>
                <w:right w:val="nil"/>
                <w:between w:val="nil"/>
              </w:pBdr>
              <w:ind w:left="69"/>
              <w:jc w:val="center"/>
            </w:pPr>
            <w:r>
              <w:t>SLE</w:t>
            </w:r>
          </w:p>
        </w:tc>
      </w:tr>
      <w:tr w:rsidR="00EB7C6A" w:rsidRPr="00EB7C6A" w14:paraId="12E37898" w14:textId="77777777" w:rsidTr="001F526A">
        <w:trPr>
          <w:trHeight w:val="20"/>
        </w:trPr>
        <w:tc>
          <w:tcPr>
            <w:tcW w:w="736" w:type="pct"/>
            <w:vAlign w:val="center"/>
          </w:tcPr>
          <w:p w14:paraId="7C3FA591" w14:textId="77777777" w:rsidR="00EB7C6A" w:rsidRPr="00EB7C6A" w:rsidRDefault="00EB7C6A" w:rsidP="00EB7C6A">
            <w:pPr>
              <w:pBdr>
                <w:top w:val="nil"/>
                <w:left w:val="nil"/>
                <w:bottom w:val="nil"/>
                <w:right w:val="nil"/>
                <w:between w:val="nil"/>
              </w:pBdr>
              <w:ind w:left="69"/>
              <w:jc w:val="both"/>
            </w:pPr>
            <w:r w:rsidRPr="00EB7C6A">
              <w:rPr>
                <w:rFonts w:eastAsia="Tahoma" w:cs="Tahoma"/>
              </w:rPr>
              <w:t>Manganeso</w:t>
            </w:r>
          </w:p>
        </w:tc>
        <w:tc>
          <w:tcPr>
            <w:tcW w:w="1445" w:type="pct"/>
            <w:vAlign w:val="center"/>
          </w:tcPr>
          <w:p w14:paraId="30BFABE1" w14:textId="77777777" w:rsidR="00EB7C6A" w:rsidRPr="00C0595D" w:rsidRDefault="00EB7C6A" w:rsidP="00EB7C6A">
            <w:pPr>
              <w:pBdr>
                <w:top w:val="nil"/>
                <w:left w:val="nil"/>
                <w:bottom w:val="nil"/>
                <w:right w:val="nil"/>
                <w:between w:val="nil"/>
              </w:pBdr>
              <w:ind w:left="69"/>
              <w:jc w:val="both"/>
            </w:pPr>
            <w:r w:rsidRPr="00C0595D">
              <w:rPr>
                <w:rFonts w:eastAsia="Tahoma" w:cs="Tahoma"/>
              </w:rPr>
              <w:t>AAS-Llama Aire-Acetileno (SM-3111-</w:t>
            </w:r>
            <w:proofErr w:type="gramStart"/>
            <w:r w:rsidRPr="00C0595D">
              <w:rPr>
                <w:rFonts w:eastAsia="Tahoma" w:cs="Tahoma"/>
              </w:rPr>
              <w:t>B)/</w:t>
            </w:r>
            <w:proofErr w:type="gramEnd"/>
            <w:r w:rsidRPr="00C0595D">
              <w:rPr>
                <w:rFonts w:eastAsia="Tahoma" w:cs="Tahoma"/>
              </w:rPr>
              <w:t>GFA (SM-3113)</w:t>
            </w:r>
          </w:p>
        </w:tc>
        <w:tc>
          <w:tcPr>
            <w:tcW w:w="1446" w:type="pct"/>
            <w:vAlign w:val="center"/>
          </w:tcPr>
          <w:p w14:paraId="4431A87C" w14:textId="17C2A43B" w:rsidR="00EB7C6A" w:rsidRPr="00C0595D" w:rsidRDefault="00EB7C6A" w:rsidP="00EB7C6A">
            <w:pPr>
              <w:jc w:val="both"/>
            </w:pPr>
            <w:r w:rsidRPr="00C0595D">
              <w:t xml:space="preserve">AA-7000 </w:t>
            </w:r>
            <w:proofErr w:type="spellStart"/>
            <w:r w:rsidRPr="00C0595D">
              <w:t>Shimadzu</w:t>
            </w:r>
            <w:proofErr w:type="spellEnd"/>
          </w:p>
        </w:tc>
        <w:tc>
          <w:tcPr>
            <w:tcW w:w="686" w:type="pct"/>
            <w:vAlign w:val="center"/>
          </w:tcPr>
          <w:p w14:paraId="40197D68"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0,05 </w:t>
            </w:r>
            <w:proofErr w:type="gramStart"/>
            <w:r w:rsidRPr="00EB7C6A">
              <w:rPr>
                <w:rFonts w:eastAsia="Tahoma" w:cs="Tahoma"/>
              </w:rPr>
              <w:t>mg.L</w:t>
            </w:r>
            <w:proofErr w:type="gramEnd"/>
            <w:r w:rsidRPr="00EB7C6A">
              <w:rPr>
                <w:rFonts w:eastAsia="Tahoma" w:cs="Tahoma"/>
                <w:vertAlign w:val="superscript"/>
              </w:rPr>
              <w:t>-1</w:t>
            </w:r>
          </w:p>
        </w:tc>
        <w:tc>
          <w:tcPr>
            <w:tcW w:w="687" w:type="pct"/>
            <w:vAlign w:val="center"/>
          </w:tcPr>
          <w:p w14:paraId="2CECC8E3"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0,1 </w:t>
            </w:r>
            <w:proofErr w:type="gramStart"/>
            <w:r w:rsidRPr="00EB7C6A">
              <w:rPr>
                <w:rFonts w:eastAsia="Tahoma" w:cs="Tahoma"/>
              </w:rPr>
              <w:t>mg.L</w:t>
            </w:r>
            <w:proofErr w:type="gramEnd"/>
            <w:r w:rsidRPr="00EB7C6A">
              <w:rPr>
                <w:rFonts w:eastAsia="Tahoma" w:cs="Tahoma"/>
                <w:vertAlign w:val="superscript"/>
              </w:rPr>
              <w:t>-1</w:t>
            </w:r>
          </w:p>
        </w:tc>
      </w:tr>
      <w:tr w:rsidR="00EB7C6A" w:rsidRPr="00EB7C6A" w14:paraId="53DB2999" w14:textId="77777777" w:rsidTr="001F526A">
        <w:trPr>
          <w:trHeight w:val="20"/>
        </w:trPr>
        <w:tc>
          <w:tcPr>
            <w:tcW w:w="736" w:type="pct"/>
            <w:vAlign w:val="center"/>
          </w:tcPr>
          <w:p w14:paraId="3B9627AD" w14:textId="77777777" w:rsidR="00EB7C6A" w:rsidRPr="00EB7C6A" w:rsidRDefault="00EB7C6A" w:rsidP="00EB7C6A">
            <w:pPr>
              <w:pBdr>
                <w:top w:val="nil"/>
                <w:left w:val="nil"/>
                <w:bottom w:val="nil"/>
                <w:right w:val="nil"/>
                <w:between w:val="nil"/>
              </w:pBdr>
              <w:ind w:left="69"/>
              <w:jc w:val="both"/>
            </w:pPr>
            <w:r w:rsidRPr="00EB7C6A">
              <w:rPr>
                <w:rFonts w:eastAsia="Tahoma" w:cs="Tahoma"/>
              </w:rPr>
              <w:t>Níquel</w:t>
            </w:r>
          </w:p>
        </w:tc>
        <w:tc>
          <w:tcPr>
            <w:tcW w:w="1445" w:type="pct"/>
            <w:vAlign w:val="center"/>
          </w:tcPr>
          <w:p w14:paraId="0A7CE421" w14:textId="77777777" w:rsidR="00EB7C6A" w:rsidRPr="00C0595D" w:rsidRDefault="00EB7C6A" w:rsidP="00EB7C6A">
            <w:pPr>
              <w:pBdr>
                <w:top w:val="nil"/>
                <w:left w:val="nil"/>
                <w:bottom w:val="nil"/>
                <w:right w:val="nil"/>
                <w:between w:val="nil"/>
              </w:pBdr>
              <w:ind w:left="69"/>
              <w:jc w:val="both"/>
            </w:pPr>
            <w:r w:rsidRPr="00C0595D">
              <w:rPr>
                <w:rFonts w:eastAsia="Tahoma" w:cs="Tahoma"/>
              </w:rPr>
              <w:t>AAS-Llama Aire-Acetileno (SM-3111-</w:t>
            </w:r>
            <w:proofErr w:type="gramStart"/>
            <w:r w:rsidRPr="00C0595D">
              <w:rPr>
                <w:rFonts w:eastAsia="Tahoma" w:cs="Tahoma"/>
              </w:rPr>
              <w:t>B)/</w:t>
            </w:r>
            <w:proofErr w:type="gramEnd"/>
            <w:r w:rsidRPr="00C0595D">
              <w:rPr>
                <w:rFonts w:eastAsia="Tahoma" w:cs="Tahoma"/>
              </w:rPr>
              <w:t>GFA (SM-3113)</w:t>
            </w:r>
          </w:p>
        </w:tc>
        <w:tc>
          <w:tcPr>
            <w:tcW w:w="1446" w:type="pct"/>
            <w:vAlign w:val="center"/>
          </w:tcPr>
          <w:p w14:paraId="74487604" w14:textId="21233205" w:rsidR="00EB7C6A" w:rsidRPr="00C0595D" w:rsidRDefault="00EB7C6A" w:rsidP="00EB7C6A">
            <w:pPr>
              <w:jc w:val="both"/>
            </w:pPr>
            <w:r w:rsidRPr="00C0595D">
              <w:t xml:space="preserve">AA-7000 </w:t>
            </w:r>
            <w:proofErr w:type="spellStart"/>
            <w:r w:rsidRPr="00C0595D">
              <w:t>Shimadzu</w:t>
            </w:r>
            <w:proofErr w:type="spellEnd"/>
          </w:p>
        </w:tc>
        <w:tc>
          <w:tcPr>
            <w:tcW w:w="686" w:type="pct"/>
            <w:vAlign w:val="center"/>
          </w:tcPr>
          <w:p w14:paraId="1AE461DB" w14:textId="02A2EC28" w:rsidR="00EB7C6A" w:rsidRPr="00EB7C6A" w:rsidRDefault="00530E57" w:rsidP="00EB7C6A">
            <w:pPr>
              <w:pBdr>
                <w:top w:val="nil"/>
                <w:left w:val="nil"/>
                <w:bottom w:val="nil"/>
                <w:right w:val="nil"/>
                <w:between w:val="nil"/>
              </w:pBdr>
              <w:ind w:left="69"/>
              <w:jc w:val="center"/>
            </w:pPr>
            <w:r>
              <w:rPr>
                <w:rFonts w:eastAsia="Tahoma" w:cs="Tahoma"/>
              </w:rPr>
              <w:t xml:space="preserve">0,010 </w:t>
            </w:r>
            <w:proofErr w:type="gramStart"/>
            <w:r>
              <w:rPr>
                <w:rFonts w:eastAsia="Tahoma" w:cs="Tahoma"/>
              </w:rPr>
              <w:t>mg</w:t>
            </w:r>
            <w:r w:rsidR="00EB7C6A" w:rsidRPr="00EB7C6A">
              <w:rPr>
                <w:rFonts w:eastAsia="Tahoma" w:cs="Tahoma"/>
              </w:rPr>
              <w:t>.L</w:t>
            </w:r>
            <w:proofErr w:type="gramEnd"/>
            <w:r w:rsidR="00EB7C6A" w:rsidRPr="00EB7C6A">
              <w:rPr>
                <w:rFonts w:eastAsia="Tahoma" w:cs="Tahoma"/>
                <w:vertAlign w:val="superscript"/>
              </w:rPr>
              <w:t>-1</w:t>
            </w:r>
          </w:p>
        </w:tc>
        <w:tc>
          <w:tcPr>
            <w:tcW w:w="687" w:type="pct"/>
            <w:vAlign w:val="center"/>
          </w:tcPr>
          <w:p w14:paraId="468ABF56"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0,025 </w:t>
            </w:r>
            <w:proofErr w:type="gramStart"/>
            <w:r w:rsidRPr="00EB7C6A">
              <w:rPr>
                <w:rFonts w:eastAsia="Tahoma" w:cs="Tahoma"/>
              </w:rPr>
              <w:t>mg.L</w:t>
            </w:r>
            <w:proofErr w:type="gramEnd"/>
            <w:r w:rsidRPr="00EB7C6A">
              <w:rPr>
                <w:rFonts w:eastAsia="Tahoma" w:cs="Tahoma"/>
                <w:vertAlign w:val="superscript"/>
              </w:rPr>
              <w:t>-1</w:t>
            </w:r>
          </w:p>
        </w:tc>
      </w:tr>
      <w:tr w:rsidR="00EB7C6A" w:rsidRPr="00EB7C6A" w14:paraId="5E365A20" w14:textId="77777777" w:rsidTr="001F526A">
        <w:trPr>
          <w:trHeight w:val="20"/>
        </w:trPr>
        <w:tc>
          <w:tcPr>
            <w:tcW w:w="736" w:type="pct"/>
            <w:vAlign w:val="center"/>
          </w:tcPr>
          <w:p w14:paraId="19D7A6E1" w14:textId="77777777" w:rsidR="00EB7C6A" w:rsidRPr="00EB7C6A" w:rsidRDefault="00EB7C6A" w:rsidP="00EB7C6A">
            <w:pPr>
              <w:pBdr>
                <w:top w:val="nil"/>
                <w:left w:val="nil"/>
                <w:bottom w:val="nil"/>
                <w:right w:val="nil"/>
                <w:between w:val="nil"/>
              </w:pBdr>
              <w:ind w:left="69"/>
              <w:jc w:val="both"/>
            </w:pPr>
            <w:r w:rsidRPr="00EB7C6A">
              <w:rPr>
                <w:rFonts w:eastAsia="Tahoma" w:cs="Tahoma"/>
              </w:rPr>
              <w:t>Cinc</w:t>
            </w:r>
          </w:p>
        </w:tc>
        <w:tc>
          <w:tcPr>
            <w:tcW w:w="1445" w:type="pct"/>
            <w:vAlign w:val="center"/>
          </w:tcPr>
          <w:p w14:paraId="0129C67B" w14:textId="77777777" w:rsidR="00EB7C6A" w:rsidRPr="00C0595D" w:rsidRDefault="00EB7C6A" w:rsidP="00EB7C6A">
            <w:pPr>
              <w:pBdr>
                <w:top w:val="nil"/>
                <w:left w:val="nil"/>
                <w:bottom w:val="nil"/>
                <w:right w:val="nil"/>
                <w:between w:val="nil"/>
              </w:pBdr>
              <w:ind w:left="69"/>
              <w:jc w:val="both"/>
            </w:pPr>
            <w:r w:rsidRPr="00C0595D">
              <w:rPr>
                <w:rFonts w:eastAsia="Tahoma" w:cs="Tahoma"/>
              </w:rPr>
              <w:t>AAS-Llama Aire-Acetileno (SM-3111-B)</w:t>
            </w:r>
          </w:p>
        </w:tc>
        <w:tc>
          <w:tcPr>
            <w:tcW w:w="1446" w:type="pct"/>
            <w:vAlign w:val="center"/>
          </w:tcPr>
          <w:p w14:paraId="3AB00DC3" w14:textId="5E42A156" w:rsidR="00EB7C6A" w:rsidRPr="00C0595D" w:rsidRDefault="00EB7C6A" w:rsidP="00EB7C6A">
            <w:pPr>
              <w:jc w:val="both"/>
            </w:pPr>
            <w:r w:rsidRPr="00C0595D">
              <w:t xml:space="preserve">AA-7000 </w:t>
            </w:r>
            <w:proofErr w:type="spellStart"/>
            <w:r w:rsidRPr="00C0595D">
              <w:t>Shimadzu</w:t>
            </w:r>
            <w:proofErr w:type="spellEnd"/>
          </w:p>
        </w:tc>
        <w:tc>
          <w:tcPr>
            <w:tcW w:w="686" w:type="pct"/>
            <w:vAlign w:val="center"/>
          </w:tcPr>
          <w:p w14:paraId="0F0CCAB6"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0,05 </w:t>
            </w:r>
            <w:proofErr w:type="gramStart"/>
            <w:r w:rsidRPr="00EB7C6A">
              <w:rPr>
                <w:rFonts w:eastAsia="Tahoma" w:cs="Tahoma"/>
              </w:rPr>
              <w:t>mg.L</w:t>
            </w:r>
            <w:proofErr w:type="gramEnd"/>
            <w:r w:rsidRPr="00EB7C6A">
              <w:rPr>
                <w:rFonts w:eastAsia="Tahoma" w:cs="Tahoma"/>
                <w:vertAlign w:val="superscript"/>
              </w:rPr>
              <w:t>-1</w:t>
            </w:r>
          </w:p>
        </w:tc>
        <w:tc>
          <w:tcPr>
            <w:tcW w:w="687" w:type="pct"/>
            <w:vAlign w:val="center"/>
          </w:tcPr>
          <w:p w14:paraId="78C95106"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3,0 </w:t>
            </w:r>
            <w:proofErr w:type="gramStart"/>
            <w:r w:rsidRPr="00EB7C6A">
              <w:rPr>
                <w:rFonts w:eastAsia="Tahoma" w:cs="Tahoma"/>
              </w:rPr>
              <w:t>mg.L</w:t>
            </w:r>
            <w:proofErr w:type="gramEnd"/>
            <w:r w:rsidRPr="00EB7C6A">
              <w:rPr>
                <w:rFonts w:eastAsia="Tahoma" w:cs="Tahoma"/>
                <w:vertAlign w:val="superscript"/>
              </w:rPr>
              <w:t>-1</w:t>
            </w:r>
          </w:p>
        </w:tc>
      </w:tr>
      <w:tr w:rsidR="00EB7C6A" w:rsidRPr="00EB7C6A" w14:paraId="7A7C9D9F" w14:textId="77777777" w:rsidTr="001F526A">
        <w:trPr>
          <w:trHeight w:val="20"/>
        </w:trPr>
        <w:tc>
          <w:tcPr>
            <w:tcW w:w="736" w:type="pct"/>
            <w:vAlign w:val="center"/>
          </w:tcPr>
          <w:p w14:paraId="662C5CB5" w14:textId="77777777" w:rsidR="00EB7C6A" w:rsidRPr="00EB7C6A" w:rsidRDefault="00EB7C6A" w:rsidP="00EB7C6A">
            <w:pPr>
              <w:pBdr>
                <w:top w:val="nil"/>
                <w:left w:val="nil"/>
                <w:bottom w:val="nil"/>
                <w:right w:val="nil"/>
                <w:between w:val="nil"/>
              </w:pBdr>
              <w:ind w:left="69"/>
              <w:jc w:val="both"/>
            </w:pPr>
            <w:r w:rsidRPr="00EB7C6A">
              <w:rPr>
                <w:rFonts w:eastAsia="Tahoma" w:cs="Tahoma"/>
              </w:rPr>
              <w:t>Cadmio</w:t>
            </w:r>
          </w:p>
        </w:tc>
        <w:tc>
          <w:tcPr>
            <w:tcW w:w="1445" w:type="pct"/>
            <w:vAlign w:val="center"/>
          </w:tcPr>
          <w:p w14:paraId="4EED78D9" w14:textId="77777777" w:rsidR="00EB7C6A" w:rsidRPr="00C0595D" w:rsidRDefault="00EB7C6A" w:rsidP="00EB7C6A">
            <w:pPr>
              <w:pBdr>
                <w:top w:val="nil"/>
                <w:left w:val="nil"/>
                <w:bottom w:val="nil"/>
                <w:right w:val="nil"/>
                <w:between w:val="nil"/>
              </w:pBdr>
              <w:ind w:left="69"/>
              <w:jc w:val="both"/>
            </w:pPr>
            <w:r w:rsidRPr="00C0595D">
              <w:rPr>
                <w:rFonts w:eastAsia="Tahoma" w:cs="Tahoma"/>
              </w:rPr>
              <w:t>AAS-GFA (SM-3113)</w:t>
            </w:r>
          </w:p>
        </w:tc>
        <w:tc>
          <w:tcPr>
            <w:tcW w:w="1446" w:type="pct"/>
            <w:vAlign w:val="center"/>
          </w:tcPr>
          <w:p w14:paraId="074208A8" w14:textId="77777777" w:rsidR="00EB7C6A" w:rsidRPr="00C0595D" w:rsidRDefault="00EB7C6A" w:rsidP="00EB7C6A">
            <w:pPr>
              <w:jc w:val="both"/>
            </w:pPr>
            <w:r w:rsidRPr="00C0595D">
              <w:t xml:space="preserve">AA-7000 </w:t>
            </w:r>
            <w:proofErr w:type="spellStart"/>
            <w:r w:rsidRPr="00C0595D">
              <w:t>Shimadzu</w:t>
            </w:r>
            <w:proofErr w:type="spellEnd"/>
            <w:r w:rsidRPr="00C0595D">
              <w:t xml:space="preserve"> / GFA -7000</w:t>
            </w:r>
          </w:p>
        </w:tc>
        <w:tc>
          <w:tcPr>
            <w:tcW w:w="686" w:type="pct"/>
            <w:vAlign w:val="center"/>
          </w:tcPr>
          <w:p w14:paraId="0B52D71F"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0,0008 </w:t>
            </w:r>
            <w:proofErr w:type="gramStart"/>
            <w:r w:rsidRPr="00EB7C6A">
              <w:rPr>
                <w:rFonts w:eastAsia="Tahoma" w:cs="Tahoma"/>
              </w:rPr>
              <w:t>mg.L</w:t>
            </w:r>
            <w:proofErr w:type="gramEnd"/>
            <w:r w:rsidRPr="00EB7C6A">
              <w:rPr>
                <w:rFonts w:eastAsia="Tahoma" w:cs="Tahoma"/>
                <w:vertAlign w:val="superscript"/>
              </w:rPr>
              <w:t>-1</w:t>
            </w:r>
          </w:p>
        </w:tc>
        <w:tc>
          <w:tcPr>
            <w:tcW w:w="687" w:type="pct"/>
            <w:vAlign w:val="center"/>
          </w:tcPr>
          <w:p w14:paraId="04137BAF"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0,001 </w:t>
            </w:r>
            <w:proofErr w:type="gramStart"/>
            <w:r w:rsidRPr="00EB7C6A">
              <w:rPr>
                <w:rFonts w:eastAsia="Tahoma" w:cs="Tahoma"/>
              </w:rPr>
              <w:t>mg.L</w:t>
            </w:r>
            <w:proofErr w:type="gramEnd"/>
            <w:r w:rsidRPr="00EB7C6A">
              <w:rPr>
                <w:rFonts w:eastAsia="Tahoma" w:cs="Tahoma"/>
                <w:vertAlign w:val="superscript"/>
              </w:rPr>
              <w:t>-1</w:t>
            </w:r>
          </w:p>
        </w:tc>
      </w:tr>
      <w:tr w:rsidR="00EB7C6A" w:rsidRPr="00EB7C6A" w14:paraId="6EDE7020" w14:textId="77777777" w:rsidTr="001F526A">
        <w:trPr>
          <w:trHeight w:val="20"/>
        </w:trPr>
        <w:tc>
          <w:tcPr>
            <w:tcW w:w="736" w:type="pct"/>
            <w:vAlign w:val="center"/>
          </w:tcPr>
          <w:p w14:paraId="19B7CDAE" w14:textId="77777777" w:rsidR="00EB7C6A" w:rsidRPr="00EB7C6A" w:rsidRDefault="00EB7C6A" w:rsidP="00EB7C6A">
            <w:pPr>
              <w:pBdr>
                <w:top w:val="nil"/>
                <w:left w:val="nil"/>
                <w:bottom w:val="nil"/>
                <w:right w:val="nil"/>
                <w:between w:val="nil"/>
              </w:pBdr>
              <w:ind w:left="69"/>
              <w:jc w:val="both"/>
            </w:pPr>
            <w:r w:rsidRPr="00EB7C6A">
              <w:rPr>
                <w:rFonts w:eastAsia="Tahoma" w:cs="Tahoma"/>
              </w:rPr>
              <w:t>Plomo</w:t>
            </w:r>
          </w:p>
        </w:tc>
        <w:tc>
          <w:tcPr>
            <w:tcW w:w="1445" w:type="pct"/>
            <w:vAlign w:val="center"/>
          </w:tcPr>
          <w:p w14:paraId="3B5A5BDC" w14:textId="77777777" w:rsidR="00EB7C6A" w:rsidRPr="00C0595D" w:rsidRDefault="00EB7C6A" w:rsidP="00EB7C6A">
            <w:pPr>
              <w:pBdr>
                <w:top w:val="nil"/>
                <w:left w:val="nil"/>
                <w:bottom w:val="nil"/>
                <w:right w:val="nil"/>
                <w:between w:val="nil"/>
              </w:pBdr>
              <w:ind w:left="69"/>
              <w:jc w:val="both"/>
            </w:pPr>
            <w:r w:rsidRPr="00C0595D">
              <w:rPr>
                <w:rFonts w:eastAsia="Tahoma" w:cs="Tahoma"/>
              </w:rPr>
              <w:t>AAS-GFA (SM-3113)</w:t>
            </w:r>
          </w:p>
        </w:tc>
        <w:tc>
          <w:tcPr>
            <w:tcW w:w="1446" w:type="pct"/>
            <w:vAlign w:val="center"/>
          </w:tcPr>
          <w:p w14:paraId="1482E3FC" w14:textId="77777777" w:rsidR="00EB7C6A" w:rsidRPr="00C0595D" w:rsidRDefault="00EB7C6A" w:rsidP="00EB7C6A">
            <w:pPr>
              <w:jc w:val="both"/>
            </w:pPr>
            <w:r w:rsidRPr="00C0595D">
              <w:t xml:space="preserve">AA-7000 </w:t>
            </w:r>
            <w:proofErr w:type="spellStart"/>
            <w:r w:rsidRPr="00C0595D">
              <w:t>Shimadzu</w:t>
            </w:r>
            <w:proofErr w:type="spellEnd"/>
            <w:r w:rsidRPr="00C0595D">
              <w:t xml:space="preserve"> / GFA -7000</w:t>
            </w:r>
          </w:p>
        </w:tc>
        <w:tc>
          <w:tcPr>
            <w:tcW w:w="686" w:type="pct"/>
            <w:vAlign w:val="center"/>
          </w:tcPr>
          <w:p w14:paraId="7C7104F3" w14:textId="77777777" w:rsidR="00EB7C6A" w:rsidRPr="00EB7C6A" w:rsidRDefault="00EB7C6A" w:rsidP="00EB7C6A">
            <w:pPr>
              <w:pBdr>
                <w:top w:val="nil"/>
                <w:left w:val="nil"/>
                <w:bottom w:val="nil"/>
                <w:right w:val="nil"/>
                <w:between w:val="nil"/>
              </w:pBdr>
              <w:ind w:left="69"/>
              <w:jc w:val="center"/>
            </w:pPr>
            <w:r w:rsidRPr="00EB7C6A">
              <w:rPr>
                <w:rFonts w:eastAsia="Tahoma" w:cs="Tahoma"/>
              </w:rPr>
              <w:t>0,00</w:t>
            </w:r>
            <w:r w:rsidRPr="00EB7C6A">
              <w:t>2</w:t>
            </w:r>
            <w:r w:rsidRPr="00EB7C6A">
              <w:rPr>
                <w:rFonts w:eastAsia="Tahoma" w:cs="Tahoma"/>
              </w:rPr>
              <w:t xml:space="preserve"> </w:t>
            </w:r>
            <w:proofErr w:type="gramStart"/>
            <w:r w:rsidRPr="00EB7C6A">
              <w:rPr>
                <w:rFonts w:eastAsia="Tahoma" w:cs="Tahoma"/>
              </w:rPr>
              <w:t>mg.L</w:t>
            </w:r>
            <w:proofErr w:type="gramEnd"/>
            <w:r w:rsidRPr="00EB7C6A">
              <w:rPr>
                <w:rFonts w:eastAsia="Tahoma" w:cs="Tahoma"/>
                <w:vertAlign w:val="superscript"/>
              </w:rPr>
              <w:t>-1</w:t>
            </w:r>
          </w:p>
        </w:tc>
        <w:tc>
          <w:tcPr>
            <w:tcW w:w="687" w:type="pct"/>
            <w:vAlign w:val="center"/>
          </w:tcPr>
          <w:p w14:paraId="16D7C648"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0,01 </w:t>
            </w:r>
            <w:proofErr w:type="gramStart"/>
            <w:r w:rsidRPr="00EB7C6A">
              <w:rPr>
                <w:rFonts w:eastAsia="Tahoma" w:cs="Tahoma"/>
              </w:rPr>
              <w:t>mg.L</w:t>
            </w:r>
            <w:proofErr w:type="gramEnd"/>
            <w:r w:rsidRPr="00EB7C6A">
              <w:rPr>
                <w:rFonts w:eastAsia="Tahoma" w:cs="Tahoma"/>
                <w:vertAlign w:val="superscript"/>
              </w:rPr>
              <w:t>-1</w:t>
            </w:r>
          </w:p>
        </w:tc>
      </w:tr>
      <w:tr w:rsidR="00EB7C6A" w:rsidRPr="00EB7C6A" w14:paraId="2047E313" w14:textId="77777777" w:rsidTr="001F526A">
        <w:trPr>
          <w:trHeight w:val="20"/>
        </w:trPr>
        <w:tc>
          <w:tcPr>
            <w:tcW w:w="736" w:type="pct"/>
            <w:vAlign w:val="center"/>
          </w:tcPr>
          <w:p w14:paraId="66806FC3" w14:textId="77777777" w:rsidR="00EB7C6A" w:rsidRPr="00EB7C6A" w:rsidRDefault="00EB7C6A" w:rsidP="00EB7C6A">
            <w:pPr>
              <w:pBdr>
                <w:top w:val="nil"/>
                <w:left w:val="nil"/>
                <w:bottom w:val="nil"/>
                <w:right w:val="nil"/>
                <w:between w:val="nil"/>
              </w:pBdr>
              <w:ind w:left="69"/>
              <w:jc w:val="both"/>
            </w:pPr>
            <w:r w:rsidRPr="00EB7C6A">
              <w:rPr>
                <w:rFonts w:eastAsia="Tahoma" w:cs="Tahoma"/>
              </w:rPr>
              <w:t>Selenio</w:t>
            </w:r>
          </w:p>
        </w:tc>
        <w:tc>
          <w:tcPr>
            <w:tcW w:w="1445" w:type="pct"/>
            <w:vAlign w:val="center"/>
          </w:tcPr>
          <w:p w14:paraId="684C7AA8" w14:textId="77777777" w:rsidR="00EB7C6A" w:rsidRPr="00C0595D" w:rsidRDefault="00EB7C6A" w:rsidP="00EB7C6A">
            <w:pPr>
              <w:pBdr>
                <w:top w:val="nil"/>
                <w:left w:val="nil"/>
                <w:bottom w:val="nil"/>
                <w:right w:val="nil"/>
                <w:between w:val="nil"/>
              </w:pBdr>
              <w:ind w:left="69"/>
              <w:jc w:val="both"/>
            </w:pPr>
            <w:r w:rsidRPr="00C0595D">
              <w:rPr>
                <w:rFonts w:eastAsia="Tahoma" w:cs="Tahoma"/>
              </w:rPr>
              <w:t>AAS-GFA (SM-3113)</w:t>
            </w:r>
          </w:p>
        </w:tc>
        <w:tc>
          <w:tcPr>
            <w:tcW w:w="1446" w:type="pct"/>
            <w:vAlign w:val="center"/>
          </w:tcPr>
          <w:p w14:paraId="590A71AC" w14:textId="77777777" w:rsidR="00EB7C6A" w:rsidRPr="00C0595D" w:rsidRDefault="00EB7C6A" w:rsidP="00EB7C6A">
            <w:pPr>
              <w:jc w:val="both"/>
            </w:pPr>
            <w:r w:rsidRPr="00C0595D">
              <w:t xml:space="preserve">AA-7000 </w:t>
            </w:r>
            <w:proofErr w:type="spellStart"/>
            <w:r w:rsidRPr="00C0595D">
              <w:t>Shimadzu</w:t>
            </w:r>
            <w:proofErr w:type="spellEnd"/>
            <w:r w:rsidRPr="00C0595D">
              <w:t xml:space="preserve"> / GFA -7000</w:t>
            </w:r>
          </w:p>
        </w:tc>
        <w:tc>
          <w:tcPr>
            <w:tcW w:w="686" w:type="pct"/>
            <w:vAlign w:val="center"/>
          </w:tcPr>
          <w:p w14:paraId="00B7A9E2" w14:textId="426300EB" w:rsidR="00EB7C6A" w:rsidRPr="00EB7C6A" w:rsidRDefault="00EB7C6A" w:rsidP="00EB7C6A">
            <w:pPr>
              <w:pBdr>
                <w:top w:val="nil"/>
                <w:left w:val="nil"/>
                <w:bottom w:val="nil"/>
                <w:right w:val="nil"/>
                <w:between w:val="nil"/>
              </w:pBdr>
              <w:ind w:left="69"/>
              <w:jc w:val="center"/>
            </w:pPr>
            <w:r w:rsidRPr="00EB7C6A">
              <w:rPr>
                <w:rFonts w:eastAsia="Tahoma" w:cs="Tahoma"/>
              </w:rPr>
              <w:t xml:space="preserve">0,005 </w:t>
            </w:r>
            <w:proofErr w:type="gramStart"/>
            <w:r w:rsidRPr="00EB7C6A">
              <w:rPr>
                <w:rFonts w:eastAsia="Tahoma" w:cs="Tahoma"/>
              </w:rPr>
              <w:t>mg</w:t>
            </w:r>
            <w:r w:rsidR="0067003B" w:rsidRPr="00EB7C6A">
              <w:rPr>
                <w:rFonts w:eastAsia="Tahoma" w:cs="Tahoma"/>
              </w:rPr>
              <w:t>.</w:t>
            </w:r>
            <w:r w:rsidRPr="00EB7C6A">
              <w:rPr>
                <w:rFonts w:eastAsia="Tahoma" w:cs="Tahoma"/>
              </w:rPr>
              <w:t>L</w:t>
            </w:r>
            <w:proofErr w:type="gramEnd"/>
            <w:r w:rsidRPr="00EB7C6A">
              <w:rPr>
                <w:rFonts w:eastAsia="Tahoma" w:cs="Tahoma"/>
                <w:vertAlign w:val="superscript"/>
              </w:rPr>
              <w:t>-1</w:t>
            </w:r>
          </w:p>
        </w:tc>
        <w:tc>
          <w:tcPr>
            <w:tcW w:w="687" w:type="pct"/>
            <w:vAlign w:val="center"/>
          </w:tcPr>
          <w:p w14:paraId="20FCE0C7"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0,01 </w:t>
            </w:r>
            <w:proofErr w:type="gramStart"/>
            <w:r w:rsidRPr="00EB7C6A">
              <w:rPr>
                <w:rFonts w:eastAsia="Tahoma" w:cs="Tahoma"/>
              </w:rPr>
              <w:t>mg.L</w:t>
            </w:r>
            <w:proofErr w:type="gramEnd"/>
            <w:r w:rsidRPr="00EB7C6A">
              <w:rPr>
                <w:rFonts w:eastAsia="Tahoma" w:cs="Tahoma"/>
                <w:vertAlign w:val="superscript"/>
              </w:rPr>
              <w:t>-1</w:t>
            </w:r>
          </w:p>
        </w:tc>
      </w:tr>
      <w:tr w:rsidR="00EB7C6A" w:rsidRPr="00EB7C6A" w14:paraId="52801F47" w14:textId="77777777" w:rsidTr="001F526A">
        <w:trPr>
          <w:trHeight w:val="20"/>
        </w:trPr>
        <w:tc>
          <w:tcPr>
            <w:tcW w:w="736" w:type="pct"/>
            <w:vAlign w:val="center"/>
          </w:tcPr>
          <w:p w14:paraId="00DF1866" w14:textId="77777777" w:rsidR="00EB7C6A" w:rsidRPr="00EB7C6A" w:rsidRDefault="00EB7C6A" w:rsidP="00EB7C6A">
            <w:pPr>
              <w:pBdr>
                <w:top w:val="nil"/>
                <w:left w:val="nil"/>
                <w:bottom w:val="nil"/>
                <w:right w:val="nil"/>
                <w:between w:val="nil"/>
              </w:pBdr>
              <w:ind w:left="69"/>
              <w:jc w:val="both"/>
            </w:pPr>
            <w:r w:rsidRPr="00EB7C6A">
              <w:rPr>
                <w:rFonts w:eastAsia="Tahoma" w:cs="Tahoma"/>
              </w:rPr>
              <w:t>Estaño</w:t>
            </w:r>
          </w:p>
        </w:tc>
        <w:tc>
          <w:tcPr>
            <w:tcW w:w="1445" w:type="pct"/>
            <w:vAlign w:val="center"/>
          </w:tcPr>
          <w:p w14:paraId="09B7BDA3" w14:textId="77777777" w:rsidR="00EB7C6A" w:rsidRPr="00C0595D" w:rsidRDefault="00EB7C6A" w:rsidP="00EB7C6A">
            <w:pPr>
              <w:ind w:left="69"/>
              <w:jc w:val="both"/>
            </w:pPr>
            <w:r w:rsidRPr="00C0595D">
              <w:t>AAS-GFA (SM-3113)</w:t>
            </w:r>
          </w:p>
        </w:tc>
        <w:tc>
          <w:tcPr>
            <w:tcW w:w="1446" w:type="pct"/>
            <w:vAlign w:val="center"/>
          </w:tcPr>
          <w:p w14:paraId="68F2D75D" w14:textId="77777777" w:rsidR="00EB7C6A" w:rsidRPr="00C0595D" w:rsidRDefault="00EB7C6A" w:rsidP="00EB7C6A">
            <w:pPr>
              <w:jc w:val="both"/>
            </w:pPr>
            <w:r w:rsidRPr="00C0595D">
              <w:t xml:space="preserve">AA-7000 </w:t>
            </w:r>
            <w:proofErr w:type="spellStart"/>
            <w:r w:rsidRPr="00C0595D">
              <w:t>Shimadzu</w:t>
            </w:r>
            <w:proofErr w:type="spellEnd"/>
            <w:r w:rsidRPr="00C0595D">
              <w:t xml:space="preserve"> / GFA -7000</w:t>
            </w:r>
          </w:p>
        </w:tc>
        <w:tc>
          <w:tcPr>
            <w:tcW w:w="686" w:type="pct"/>
            <w:vAlign w:val="center"/>
          </w:tcPr>
          <w:p w14:paraId="473D00DF"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1,0 </w:t>
            </w:r>
            <w:proofErr w:type="gramStart"/>
            <w:r w:rsidRPr="00EB7C6A">
              <w:rPr>
                <w:rFonts w:eastAsia="Tahoma" w:cs="Tahoma"/>
              </w:rPr>
              <w:t>mg.L</w:t>
            </w:r>
            <w:proofErr w:type="gramEnd"/>
            <w:r w:rsidRPr="00EB7C6A">
              <w:rPr>
                <w:rFonts w:eastAsia="Tahoma" w:cs="Tahoma"/>
                <w:vertAlign w:val="superscript"/>
              </w:rPr>
              <w:t>-1</w:t>
            </w:r>
          </w:p>
        </w:tc>
        <w:tc>
          <w:tcPr>
            <w:tcW w:w="687" w:type="pct"/>
            <w:vAlign w:val="center"/>
          </w:tcPr>
          <w:p w14:paraId="0A574F0B"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2,0 </w:t>
            </w:r>
            <w:proofErr w:type="gramStart"/>
            <w:r w:rsidRPr="00EB7C6A">
              <w:rPr>
                <w:rFonts w:eastAsia="Tahoma" w:cs="Tahoma"/>
              </w:rPr>
              <w:t>mg.L</w:t>
            </w:r>
            <w:proofErr w:type="gramEnd"/>
            <w:r w:rsidRPr="00EB7C6A">
              <w:rPr>
                <w:rFonts w:eastAsia="Tahoma" w:cs="Tahoma"/>
                <w:vertAlign w:val="superscript"/>
              </w:rPr>
              <w:t>-1</w:t>
            </w:r>
          </w:p>
        </w:tc>
      </w:tr>
      <w:tr w:rsidR="00EB7C6A" w:rsidRPr="00EB7C6A" w14:paraId="46F260B9" w14:textId="77777777" w:rsidTr="001F526A">
        <w:trPr>
          <w:trHeight w:val="20"/>
        </w:trPr>
        <w:tc>
          <w:tcPr>
            <w:tcW w:w="736" w:type="pct"/>
            <w:vAlign w:val="center"/>
          </w:tcPr>
          <w:p w14:paraId="183CCF2C" w14:textId="77777777" w:rsidR="00EB7C6A" w:rsidRPr="00EB7C6A" w:rsidRDefault="00EB7C6A" w:rsidP="00EB7C6A">
            <w:pPr>
              <w:pBdr>
                <w:top w:val="nil"/>
                <w:left w:val="nil"/>
                <w:bottom w:val="nil"/>
                <w:right w:val="nil"/>
                <w:between w:val="nil"/>
              </w:pBdr>
              <w:ind w:left="69"/>
              <w:jc w:val="both"/>
            </w:pPr>
            <w:r w:rsidRPr="00EB7C6A">
              <w:rPr>
                <w:rFonts w:eastAsia="Tahoma" w:cs="Tahoma"/>
              </w:rPr>
              <w:t>Aluminio</w:t>
            </w:r>
          </w:p>
        </w:tc>
        <w:tc>
          <w:tcPr>
            <w:tcW w:w="1445" w:type="pct"/>
            <w:vAlign w:val="center"/>
          </w:tcPr>
          <w:p w14:paraId="6FE47F6E" w14:textId="77777777" w:rsidR="00EB7C6A" w:rsidRPr="00C0595D" w:rsidRDefault="00EB7C6A" w:rsidP="00EB7C6A">
            <w:pPr>
              <w:ind w:left="69"/>
              <w:jc w:val="both"/>
            </w:pPr>
            <w:r w:rsidRPr="00C0595D">
              <w:t>AAS-GFA (SM-3113)</w:t>
            </w:r>
          </w:p>
        </w:tc>
        <w:tc>
          <w:tcPr>
            <w:tcW w:w="1446" w:type="pct"/>
            <w:vAlign w:val="center"/>
          </w:tcPr>
          <w:p w14:paraId="2BF9A4DC" w14:textId="77777777" w:rsidR="00EB7C6A" w:rsidRPr="00C0595D" w:rsidRDefault="00EB7C6A" w:rsidP="00EB7C6A">
            <w:pPr>
              <w:jc w:val="both"/>
            </w:pPr>
            <w:r w:rsidRPr="00C0595D">
              <w:t xml:space="preserve">AA-7000 </w:t>
            </w:r>
            <w:proofErr w:type="spellStart"/>
            <w:r w:rsidRPr="00C0595D">
              <w:t>Shimadzu</w:t>
            </w:r>
            <w:proofErr w:type="spellEnd"/>
            <w:r w:rsidRPr="00C0595D">
              <w:t xml:space="preserve"> / GFA -7000</w:t>
            </w:r>
          </w:p>
        </w:tc>
        <w:tc>
          <w:tcPr>
            <w:tcW w:w="686" w:type="pct"/>
            <w:vAlign w:val="center"/>
          </w:tcPr>
          <w:p w14:paraId="2336562E"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0,10 </w:t>
            </w:r>
            <w:proofErr w:type="gramStart"/>
            <w:r w:rsidRPr="00EB7C6A">
              <w:rPr>
                <w:rFonts w:eastAsia="Tahoma" w:cs="Tahoma"/>
              </w:rPr>
              <w:t>mg.L</w:t>
            </w:r>
            <w:proofErr w:type="gramEnd"/>
            <w:r w:rsidRPr="00EB7C6A">
              <w:rPr>
                <w:rFonts w:eastAsia="Tahoma" w:cs="Tahoma"/>
                <w:vertAlign w:val="superscript"/>
              </w:rPr>
              <w:t>-1</w:t>
            </w:r>
          </w:p>
        </w:tc>
        <w:tc>
          <w:tcPr>
            <w:tcW w:w="687" w:type="pct"/>
            <w:vAlign w:val="center"/>
          </w:tcPr>
          <w:p w14:paraId="7694D669"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0,2 </w:t>
            </w:r>
            <w:proofErr w:type="gramStart"/>
            <w:r w:rsidRPr="00EB7C6A">
              <w:rPr>
                <w:rFonts w:eastAsia="Tahoma" w:cs="Tahoma"/>
              </w:rPr>
              <w:t>mg.L</w:t>
            </w:r>
            <w:proofErr w:type="gramEnd"/>
            <w:r w:rsidRPr="00EB7C6A">
              <w:rPr>
                <w:rFonts w:eastAsia="Tahoma" w:cs="Tahoma"/>
                <w:vertAlign w:val="superscript"/>
              </w:rPr>
              <w:t>-1</w:t>
            </w:r>
          </w:p>
        </w:tc>
      </w:tr>
      <w:tr w:rsidR="00EB7C6A" w:rsidRPr="00EB7C6A" w14:paraId="73D3D904" w14:textId="77777777" w:rsidTr="001F526A">
        <w:trPr>
          <w:trHeight w:val="20"/>
        </w:trPr>
        <w:tc>
          <w:tcPr>
            <w:tcW w:w="736" w:type="pct"/>
            <w:vAlign w:val="center"/>
          </w:tcPr>
          <w:p w14:paraId="5B75664F" w14:textId="77777777" w:rsidR="00EB7C6A" w:rsidRPr="00EB7C6A" w:rsidRDefault="00EB7C6A" w:rsidP="00EB7C6A">
            <w:pPr>
              <w:pBdr>
                <w:top w:val="nil"/>
                <w:left w:val="nil"/>
                <w:bottom w:val="nil"/>
                <w:right w:val="nil"/>
                <w:between w:val="nil"/>
              </w:pBdr>
              <w:ind w:left="69"/>
              <w:jc w:val="both"/>
            </w:pPr>
            <w:r w:rsidRPr="00EB7C6A">
              <w:t>Flúor</w:t>
            </w:r>
          </w:p>
        </w:tc>
        <w:tc>
          <w:tcPr>
            <w:tcW w:w="1445" w:type="pct"/>
            <w:vAlign w:val="center"/>
          </w:tcPr>
          <w:p w14:paraId="41E2BB04" w14:textId="52E92C04" w:rsidR="00EB7C6A" w:rsidRPr="00C0595D" w:rsidRDefault="00EB7C6A" w:rsidP="00EB7C6A">
            <w:pPr>
              <w:pBdr>
                <w:top w:val="nil"/>
                <w:left w:val="nil"/>
                <w:bottom w:val="nil"/>
                <w:right w:val="nil"/>
                <w:between w:val="nil"/>
              </w:pBdr>
              <w:ind w:left="69"/>
              <w:jc w:val="both"/>
            </w:pPr>
            <w:r w:rsidRPr="00C0595D">
              <w:t xml:space="preserve">Método SM 4500 F C Electrodo </w:t>
            </w:r>
            <w:r w:rsidR="0067003B" w:rsidRPr="00C0595D">
              <w:t>Ion</w:t>
            </w:r>
            <w:r w:rsidRPr="00C0595D">
              <w:t xml:space="preserve"> Selectivo</w:t>
            </w:r>
          </w:p>
        </w:tc>
        <w:tc>
          <w:tcPr>
            <w:tcW w:w="1446" w:type="pct"/>
            <w:vAlign w:val="center"/>
          </w:tcPr>
          <w:p w14:paraId="322D6BE2" w14:textId="4B58BFCB" w:rsidR="00EB7C6A" w:rsidRPr="00C0595D" w:rsidRDefault="00EB7C6A" w:rsidP="00EB7C6A">
            <w:pPr>
              <w:jc w:val="both"/>
            </w:pPr>
            <w:r w:rsidRPr="00C0595D">
              <w:t xml:space="preserve">Multiparamétrico con electrodo selectivo para </w:t>
            </w:r>
            <w:r w:rsidR="0067003B" w:rsidRPr="00C0595D">
              <w:t>fluoruro</w:t>
            </w:r>
            <w:r w:rsidRPr="00C0595D">
              <w:t xml:space="preserve"> OAKTON</w:t>
            </w:r>
          </w:p>
        </w:tc>
        <w:tc>
          <w:tcPr>
            <w:tcW w:w="686" w:type="pct"/>
            <w:vAlign w:val="center"/>
          </w:tcPr>
          <w:p w14:paraId="1390985E" w14:textId="77777777" w:rsidR="00EB7C6A" w:rsidRPr="00EB7C6A" w:rsidRDefault="00EB7C6A" w:rsidP="00EB7C6A">
            <w:pPr>
              <w:pBdr>
                <w:top w:val="nil"/>
                <w:left w:val="nil"/>
                <w:bottom w:val="nil"/>
                <w:right w:val="nil"/>
                <w:between w:val="nil"/>
              </w:pBdr>
              <w:ind w:left="69"/>
              <w:jc w:val="center"/>
            </w:pPr>
            <w:r w:rsidRPr="00EB7C6A">
              <w:t xml:space="preserve">0,05 </w:t>
            </w:r>
            <w:proofErr w:type="gramStart"/>
            <w:r w:rsidRPr="00EB7C6A">
              <w:t>mg.L</w:t>
            </w:r>
            <w:proofErr w:type="gramEnd"/>
            <w:r w:rsidRPr="00EB7C6A">
              <w:rPr>
                <w:vertAlign w:val="superscript"/>
              </w:rPr>
              <w:t>-1</w:t>
            </w:r>
          </w:p>
        </w:tc>
        <w:tc>
          <w:tcPr>
            <w:tcW w:w="687" w:type="pct"/>
            <w:vAlign w:val="center"/>
          </w:tcPr>
          <w:p w14:paraId="2D320AC4" w14:textId="377F2E1D" w:rsidR="00EB7C6A" w:rsidRPr="00EB7C6A" w:rsidRDefault="00B30BFC" w:rsidP="00EB7C6A">
            <w:pPr>
              <w:pBdr>
                <w:top w:val="nil"/>
                <w:left w:val="nil"/>
                <w:bottom w:val="nil"/>
                <w:right w:val="nil"/>
                <w:between w:val="nil"/>
              </w:pBdr>
              <w:ind w:left="69"/>
              <w:jc w:val="center"/>
            </w:pPr>
            <w:r>
              <w:t>SLE</w:t>
            </w:r>
          </w:p>
        </w:tc>
      </w:tr>
      <w:tr w:rsidR="00EB7C6A" w:rsidRPr="00EB7C6A" w14:paraId="39A3EF85" w14:textId="77777777" w:rsidTr="001F526A">
        <w:trPr>
          <w:trHeight w:val="20"/>
        </w:trPr>
        <w:tc>
          <w:tcPr>
            <w:tcW w:w="736" w:type="pct"/>
            <w:vAlign w:val="center"/>
          </w:tcPr>
          <w:p w14:paraId="21396A29" w14:textId="77777777" w:rsidR="00EB7C6A" w:rsidRPr="00EB7C6A" w:rsidRDefault="00EB7C6A" w:rsidP="00EB7C6A">
            <w:pPr>
              <w:pBdr>
                <w:top w:val="nil"/>
                <w:left w:val="nil"/>
                <w:bottom w:val="nil"/>
                <w:right w:val="nil"/>
                <w:between w:val="nil"/>
              </w:pBdr>
              <w:ind w:left="69"/>
              <w:jc w:val="both"/>
            </w:pPr>
            <w:r w:rsidRPr="00EB7C6A">
              <w:rPr>
                <w:rFonts w:eastAsia="Tahoma" w:cs="Tahoma"/>
              </w:rPr>
              <w:t>Fenoles</w:t>
            </w:r>
          </w:p>
        </w:tc>
        <w:tc>
          <w:tcPr>
            <w:tcW w:w="1445" w:type="pct"/>
            <w:vAlign w:val="center"/>
          </w:tcPr>
          <w:p w14:paraId="32AA7C8A" w14:textId="77777777" w:rsidR="00EB7C6A" w:rsidRPr="00C0595D" w:rsidRDefault="00EB7C6A" w:rsidP="00EB7C6A">
            <w:pPr>
              <w:pBdr>
                <w:top w:val="nil"/>
                <w:left w:val="nil"/>
                <w:bottom w:val="nil"/>
                <w:right w:val="nil"/>
                <w:between w:val="nil"/>
              </w:pBdr>
              <w:ind w:left="69"/>
              <w:jc w:val="both"/>
            </w:pPr>
            <w:r w:rsidRPr="00C0595D">
              <w:rPr>
                <w:rFonts w:eastAsia="Tahoma" w:cs="Tahoma"/>
              </w:rPr>
              <w:t>Método fotométrico directo SM-5530 D</w:t>
            </w:r>
          </w:p>
        </w:tc>
        <w:tc>
          <w:tcPr>
            <w:tcW w:w="1446" w:type="pct"/>
            <w:vAlign w:val="center"/>
          </w:tcPr>
          <w:p w14:paraId="51788536" w14:textId="77777777" w:rsidR="00EB7C6A" w:rsidRPr="00C0595D" w:rsidRDefault="00EB7C6A" w:rsidP="00EB7C6A">
            <w:pPr>
              <w:jc w:val="both"/>
            </w:pPr>
            <w:proofErr w:type="spellStart"/>
            <w:r w:rsidRPr="00C0595D">
              <w:t>Schimadzu</w:t>
            </w:r>
            <w:proofErr w:type="spellEnd"/>
            <w:r w:rsidRPr="00C0595D">
              <w:t xml:space="preserve"> </w:t>
            </w:r>
            <w:proofErr w:type="gramStart"/>
            <w:r w:rsidRPr="00C0595D">
              <w:t>-  Espectrofotómetro</w:t>
            </w:r>
            <w:proofErr w:type="gramEnd"/>
            <w:r w:rsidRPr="00C0595D">
              <w:t xml:space="preserve"> UV 1700</w:t>
            </w:r>
          </w:p>
        </w:tc>
        <w:tc>
          <w:tcPr>
            <w:tcW w:w="686" w:type="pct"/>
            <w:vAlign w:val="center"/>
          </w:tcPr>
          <w:p w14:paraId="179B429C" w14:textId="77777777" w:rsidR="00EB7C6A" w:rsidRPr="00EB7C6A" w:rsidRDefault="00EB7C6A" w:rsidP="00EB7C6A">
            <w:pPr>
              <w:pBdr>
                <w:top w:val="nil"/>
                <w:left w:val="nil"/>
                <w:bottom w:val="nil"/>
                <w:right w:val="nil"/>
                <w:between w:val="nil"/>
              </w:pBdr>
              <w:ind w:left="69"/>
              <w:jc w:val="center"/>
            </w:pPr>
            <w:r w:rsidRPr="00EB7C6A">
              <w:rPr>
                <w:rFonts w:eastAsia="Tahoma" w:cs="Tahoma"/>
              </w:rPr>
              <w:t>0,0</w:t>
            </w:r>
            <w:r w:rsidRPr="00EB7C6A">
              <w:t>4</w:t>
            </w:r>
            <w:r w:rsidRPr="00EB7C6A">
              <w:rPr>
                <w:rFonts w:eastAsia="Tahoma" w:cs="Tahoma"/>
              </w:rPr>
              <w:t xml:space="preserve"> </w:t>
            </w:r>
            <w:proofErr w:type="gramStart"/>
            <w:r w:rsidRPr="00EB7C6A">
              <w:rPr>
                <w:rFonts w:eastAsia="Tahoma" w:cs="Tahoma"/>
              </w:rPr>
              <w:t>mg.L</w:t>
            </w:r>
            <w:proofErr w:type="gramEnd"/>
            <w:r w:rsidRPr="00EB7C6A">
              <w:rPr>
                <w:rFonts w:eastAsia="Tahoma" w:cs="Tahoma"/>
                <w:vertAlign w:val="superscript"/>
              </w:rPr>
              <w:t>-1</w:t>
            </w:r>
          </w:p>
        </w:tc>
        <w:tc>
          <w:tcPr>
            <w:tcW w:w="687" w:type="pct"/>
            <w:vAlign w:val="center"/>
          </w:tcPr>
          <w:p w14:paraId="3A5713EB" w14:textId="464A0B8C" w:rsidR="00EB7C6A" w:rsidRPr="00EB7C6A" w:rsidRDefault="00B30BFC" w:rsidP="00EB7C6A">
            <w:pPr>
              <w:pBdr>
                <w:top w:val="nil"/>
                <w:left w:val="nil"/>
                <w:bottom w:val="nil"/>
                <w:right w:val="nil"/>
                <w:between w:val="nil"/>
              </w:pBdr>
              <w:ind w:left="69"/>
              <w:jc w:val="center"/>
            </w:pPr>
            <w:r>
              <w:rPr>
                <w:rFonts w:eastAsia="Tahoma" w:cs="Tahoma"/>
              </w:rPr>
              <w:t>SLE</w:t>
            </w:r>
          </w:p>
        </w:tc>
      </w:tr>
      <w:tr w:rsidR="00EB7C6A" w:rsidRPr="00EB7C6A" w14:paraId="3D29139A" w14:textId="77777777" w:rsidTr="001F526A">
        <w:trPr>
          <w:trHeight w:val="20"/>
        </w:trPr>
        <w:tc>
          <w:tcPr>
            <w:tcW w:w="736" w:type="pct"/>
            <w:vAlign w:val="center"/>
          </w:tcPr>
          <w:p w14:paraId="6128904A" w14:textId="77777777" w:rsidR="00EB7C6A" w:rsidRPr="00EB7C6A" w:rsidRDefault="00EB7C6A" w:rsidP="00EB7C6A">
            <w:pPr>
              <w:pBdr>
                <w:top w:val="nil"/>
                <w:left w:val="nil"/>
                <w:bottom w:val="nil"/>
                <w:right w:val="nil"/>
                <w:between w:val="nil"/>
              </w:pBdr>
              <w:ind w:left="69"/>
              <w:jc w:val="both"/>
            </w:pPr>
            <w:r w:rsidRPr="00EB7C6A">
              <w:rPr>
                <w:rFonts w:eastAsia="Tahoma" w:cs="Tahoma"/>
              </w:rPr>
              <w:t>Dureza total</w:t>
            </w:r>
          </w:p>
        </w:tc>
        <w:tc>
          <w:tcPr>
            <w:tcW w:w="1445" w:type="pct"/>
            <w:vAlign w:val="center"/>
          </w:tcPr>
          <w:p w14:paraId="6C3451F4" w14:textId="77777777" w:rsidR="00EB7C6A" w:rsidRPr="00C0595D" w:rsidRDefault="00EB7C6A" w:rsidP="00EB7C6A">
            <w:pPr>
              <w:pBdr>
                <w:top w:val="nil"/>
                <w:left w:val="nil"/>
                <w:bottom w:val="nil"/>
                <w:right w:val="nil"/>
                <w:between w:val="nil"/>
              </w:pBdr>
              <w:ind w:left="69"/>
              <w:jc w:val="both"/>
            </w:pPr>
            <w:r w:rsidRPr="00C0595D">
              <w:rPr>
                <w:rFonts w:eastAsia="Tahoma" w:cs="Tahoma"/>
              </w:rPr>
              <w:t xml:space="preserve">Método </w:t>
            </w:r>
            <w:proofErr w:type="spellStart"/>
            <w:r w:rsidRPr="00C0595D">
              <w:rPr>
                <w:rFonts w:eastAsia="Tahoma" w:cs="Tahoma"/>
              </w:rPr>
              <w:t>titulométrico</w:t>
            </w:r>
            <w:proofErr w:type="spellEnd"/>
            <w:r w:rsidRPr="00C0595D">
              <w:rPr>
                <w:rFonts w:eastAsia="Tahoma" w:cs="Tahoma"/>
              </w:rPr>
              <w:t xml:space="preserve"> EDTA - SM-2340 C</w:t>
            </w:r>
          </w:p>
        </w:tc>
        <w:tc>
          <w:tcPr>
            <w:tcW w:w="1446" w:type="pct"/>
            <w:vAlign w:val="center"/>
          </w:tcPr>
          <w:p w14:paraId="2E38ED23" w14:textId="77777777" w:rsidR="00EB7C6A" w:rsidRPr="00C0595D" w:rsidRDefault="00EB7C6A" w:rsidP="00EB7C6A">
            <w:pPr>
              <w:jc w:val="both"/>
            </w:pPr>
            <w:r w:rsidRPr="00C0595D">
              <w:t>Materiales de vidrio calibrado vigente</w:t>
            </w:r>
          </w:p>
        </w:tc>
        <w:tc>
          <w:tcPr>
            <w:tcW w:w="686" w:type="pct"/>
            <w:vAlign w:val="center"/>
          </w:tcPr>
          <w:p w14:paraId="58EE15FB"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1,0 </w:t>
            </w:r>
            <w:proofErr w:type="gramStart"/>
            <w:r w:rsidRPr="00EB7C6A">
              <w:rPr>
                <w:rFonts w:eastAsia="Tahoma" w:cs="Tahoma"/>
              </w:rPr>
              <w:t>mg.L</w:t>
            </w:r>
            <w:proofErr w:type="gramEnd"/>
            <w:r w:rsidRPr="00EB7C6A">
              <w:rPr>
                <w:rFonts w:eastAsia="Tahoma" w:cs="Tahoma"/>
                <w:vertAlign w:val="superscript"/>
              </w:rPr>
              <w:t>-1</w:t>
            </w:r>
          </w:p>
        </w:tc>
        <w:tc>
          <w:tcPr>
            <w:tcW w:w="687" w:type="pct"/>
            <w:vAlign w:val="center"/>
          </w:tcPr>
          <w:p w14:paraId="40CE15DA" w14:textId="77777777" w:rsidR="00EB7C6A" w:rsidRPr="00EB7C6A" w:rsidRDefault="00EB7C6A" w:rsidP="00EB7C6A">
            <w:pPr>
              <w:pBdr>
                <w:top w:val="nil"/>
                <w:left w:val="nil"/>
                <w:bottom w:val="nil"/>
                <w:right w:val="nil"/>
                <w:between w:val="nil"/>
              </w:pBdr>
              <w:ind w:left="69"/>
              <w:jc w:val="center"/>
            </w:pPr>
            <w:r w:rsidRPr="00EB7C6A">
              <w:rPr>
                <w:rFonts w:eastAsia="Tahoma" w:cs="Tahoma"/>
              </w:rPr>
              <w:t>300 mgCa.L</w:t>
            </w:r>
            <w:r w:rsidRPr="00EB7C6A">
              <w:rPr>
                <w:rFonts w:eastAsia="Tahoma" w:cs="Tahoma"/>
                <w:vertAlign w:val="superscript"/>
              </w:rPr>
              <w:t>-1</w:t>
            </w:r>
          </w:p>
        </w:tc>
      </w:tr>
      <w:tr w:rsidR="00EB7C6A" w:rsidRPr="00EB7C6A" w14:paraId="3FC7B955" w14:textId="77777777" w:rsidTr="001F526A">
        <w:trPr>
          <w:trHeight w:val="20"/>
        </w:trPr>
        <w:tc>
          <w:tcPr>
            <w:tcW w:w="736" w:type="pct"/>
            <w:vAlign w:val="center"/>
          </w:tcPr>
          <w:p w14:paraId="6BE1D8C1" w14:textId="77777777" w:rsidR="00EB7C6A" w:rsidRPr="00EB7C6A" w:rsidRDefault="00EB7C6A" w:rsidP="00EB7C6A">
            <w:pPr>
              <w:pBdr>
                <w:top w:val="nil"/>
                <w:left w:val="nil"/>
                <w:bottom w:val="nil"/>
                <w:right w:val="nil"/>
                <w:between w:val="nil"/>
              </w:pBdr>
              <w:ind w:left="69"/>
              <w:jc w:val="both"/>
            </w:pPr>
            <w:r w:rsidRPr="00EB7C6A">
              <w:rPr>
                <w:rFonts w:eastAsia="Tahoma" w:cs="Tahoma"/>
              </w:rPr>
              <w:t>Cloruros</w:t>
            </w:r>
          </w:p>
        </w:tc>
        <w:tc>
          <w:tcPr>
            <w:tcW w:w="1445" w:type="pct"/>
            <w:vAlign w:val="center"/>
          </w:tcPr>
          <w:p w14:paraId="52454DD6" w14:textId="77777777" w:rsidR="00EB7C6A" w:rsidRPr="00C0595D" w:rsidRDefault="00EB7C6A" w:rsidP="00EB7C6A">
            <w:pPr>
              <w:pBdr>
                <w:top w:val="nil"/>
                <w:left w:val="nil"/>
                <w:bottom w:val="nil"/>
                <w:right w:val="nil"/>
                <w:between w:val="nil"/>
              </w:pBdr>
              <w:ind w:left="69"/>
              <w:jc w:val="both"/>
            </w:pPr>
            <w:proofErr w:type="spellStart"/>
            <w:r w:rsidRPr="00C0595D">
              <w:rPr>
                <w:rFonts w:eastAsia="Tahoma" w:cs="Tahoma"/>
              </w:rPr>
              <w:t>Argentométrico</w:t>
            </w:r>
            <w:proofErr w:type="spellEnd"/>
            <w:r w:rsidRPr="00C0595D">
              <w:rPr>
                <w:rFonts w:eastAsia="Tahoma" w:cs="Tahoma"/>
              </w:rPr>
              <w:t xml:space="preserve"> SM-4500 -Cl</w:t>
            </w:r>
            <w:r w:rsidRPr="00C0595D">
              <w:rPr>
                <w:rFonts w:eastAsia="Tahoma" w:cs="Tahoma"/>
                <w:vertAlign w:val="superscript"/>
              </w:rPr>
              <w:t xml:space="preserve">- </w:t>
            </w:r>
            <w:r w:rsidRPr="00C0595D">
              <w:rPr>
                <w:rFonts w:eastAsia="Tahoma" w:cs="Tahoma"/>
              </w:rPr>
              <w:t>B</w:t>
            </w:r>
          </w:p>
        </w:tc>
        <w:tc>
          <w:tcPr>
            <w:tcW w:w="1446" w:type="pct"/>
            <w:vAlign w:val="center"/>
          </w:tcPr>
          <w:p w14:paraId="47C7EFF8" w14:textId="77777777" w:rsidR="00EB7C6A" w:rsidRPr="00C0595D" w:rsidRDefault="00EB7C6A" w:rsidP="00EB7C6A">
            <w:pPr>
              <w:jc w:val="both"/>
            </w:pPr>
            <w:r w:rsidRPr="00C0595D">
              <w:t>Materiales de vidrio calibrado vigente</w:t>
            </w:r>
          </w:p>
        </w:tc>
        <w:tc>
          <w:tcPr>
            <w:tcW w:w="686" w:type="pct"/>
            <w:vAlign w:val="center"/>
          </w:tcPr>
          <w:p w14:paraId="5C4DE624" w14:textId="77777777" w:rsidR="00EB7C6A" w:rsidRPr="00EB7C6A" w:rsidRDefault="00EB7C6A" w:rsidP="00EB7C6A">
            <w:pPr>
              <w:pBdr>
                <w:top w:val="nil"/>
                <w:left w:val="nil"/>
                <w:bottom w:val="nil"/>
                <w:right w:val="nil"/>
                <w:between w:val="nil"/>
              </w:pBdr>
              <w:ind w:left="69"/>
              <w:jc w:val="center"/>
            </w:pPr>
            <w:r w:rsidRPr="00EB7C6A">
              <w:rPr>
                <w:rFonts w:eastAsia="Tahoma" w:cs="Tahoma"/>
              </w:rPr>
              <w:t>0,</w:t>
            </w:r>
            <w:r w:rsidRPr="00EB7C6A">
              <w:t>5</w:t>
            </w:r>
            <w:r w:rsidRPr="00EB7C6A">
              <w:rPr>
                <w:rFonts w:eastAsia="Tahoma" w:cs="Tahoma"/>
              </w:rPr>
              <w:t xml:space="preserve"> mg Cl</w:t>
            </w:r>
            <w:proofErr w:type="gramStart"/>
            <w:r w:rsidRPr="00EB7C6A">
              <w:rPr>
                <w:rFonts w:eastAsia="Tahoma" w:cs="Tahoma"/>
                <w:vertAlign w:val="superscript"/>
              </w:rPr>
              <w:t>-</w:t>
            </w:r>
            <w:r w:rsidRPr="00EB7C6A">
              <w:rPr>
                <w:rFonts w:eastAsia="Tahoma" w:cs="Tahoma"/>
              </w:rPr>
              <w:t>.L</w:t>
            </w:r>
            <w:proofErr w:type="gramEnd"/>
            <w:r w:rsidRPr="00EB7C6A">
              <w:rPr>
                <w:rFonts w:eastAsia="Tahoma" w:cs="Tahoma"/>
                <w:vertAlign w:val="superscript"/>
              </w:rPr>
              <w:t>-1</w:t>
            </w:r>
          </w:p>
        </w:tc>
        <w:tc>
          <w:tcPr>
            <w:tcW w:w="687" w:type="pct"/>
            <w:vAlign w:val="center"/>
          </w:tcPr>
          <w:p w14:paraId="3382E63E" w14:textId="7C88A7B3" w:rsidR="00EB7C6A" w:rsidRPr="00EB7C6A" w:rsidRDefault="00B30BFC" w:rsidP="00EB7C6A">
            <w:pPr>
              <w:jc w:val="center"/>
            </w:pPr>
            <w:r>
              <w:t>SLE</w:t>
            </w:r>
          </w:p>
        </w:tc>
      </w:tr>
      <w:tr w:rsidR="00EB7C6A" w:rsidRPr="00EB7C6A" w14:paraId="2AB27219" w14:textId="77777777" w:rsidTr="001F526A">
        <w:trPr>
          <w:trHeight w:val="20"/>
        </w:trPr>
        <w:tc>
          <w:tcPr>
            <w:tcW w:w="736" w:type="pct"/>
            <w:vAlign w:val="center"/>
          </w:tcPr>
          <w:p w14:paraId="6C1DBF6D" w14:textId="77777777" w:rsidR="00EB7C6A" w:rsidRPr="00EB7C6A" w:rsidRDefault="00EB7C6A" w:rsidP="00EB7C6A">
            <w:pPr>
              <w:pBdr>
                <w:top w:val="nil"/>
                <w:left w:val="nil"/>
                <w:bottom w:val="nil"/>
                <w:right w:val="nil"/>
                <w:between w:val="nil"/>
              </w:pBdr>
              <w:ind w:left="69"/>
              <w:jc w:val="both"/>
            </w:pPr>
            <w:r w:rsidRPr="00EB7C6A">
              <w:rPr>
                <w:rFonts w:eastAsia="Tahoma" w:cs="Tahoma"/>
              </w:rPr>
              <w:t>Magnesio</w:t>
            </w:r>
          </w:p>
        </w:tc>
        <w:tc>
          <w:tcPr>
            <w:tcW w:w="1445" w:type="pct"/>
            <w:vAlign w:val="center"/>
          </w:tcPr>
          <w:p w14:paraId="4C45B8BA" w14:textId="77777777" w:rsidR="00EB7C6A" w:rsidRPr="00C0595D" w:rsidRDefault="00EB7C6A" w:rsidP="00EB7C6A">
            <w:pPr>
              <w:pBdr>
                <w:top w:val="nil"/>
                <w:left w:val="nil"/>
                <w:bottom w:val="nil"/>
                <w:right w:val="nil"/>
                <w:between w:val="nil"/>
              </w:pBdr>
              <w:ind w:left="69"/>
              <w:jc w:val="both"/>
            </w:pPr>
            <w:r w:rsidRPr="00C0595D">
              <w:rPr>
                <w:rFonts w:eastAsia="Tahoma" w:cs="Tahoma"/>
              </w:rPr>
              <w:t>Método de cálculo SM-3500 B</w:t>
            </w:r>
          </w:p>
        </w:tc>
        <w:tc>
          <w:tcPr>
            <w:tcW w:w="1446" w:type="pct"/>
            <w:vAlign w:val="center"/>
          </w:tcPr>
          <w:p w14:paraId="29CC826D" w14:textId="77777777" w:rsidR="00EB7C6A" w:rsidRPr="00C0595D" w:rsidRDefault="00EB7C6A" w:rsidP="00EB7C6A">
            <w:pPr>
              <w:jc w:val="both"/>
            </w:pPr>
            <w:r w:rsidRPr="00C0595D">
              <w:t>No aplica</w:t>
            </w:r>
          </w:p>
        </w:tc>
        <w:tc>
          <w:tcPr>
            <w:tcW w:w="686" w:type="pct"/>
            <w:vAlign w:val="center"/>
          </w:tcPr>
          <w:p w14:paraId="25B454AF" w14:textId="77777777" w:rsidR="00EB7C6A" w:rsidRPr="00EB7C6A" w:rsidRDefault="00EB7C6A" w:rsidP="00EB7C6A">
            <w:pPr>
              <w:pBdr>
                <w:top w:val="nil"/>
                <w:left w:val="nil"/>
                <w:bottom w:val="nil"/>
                <w:right w:val="nil"/>
                <w:between w:val="nil"/>
              </w:pBdr>
              <w:ind w:left="69"/>
              <w:jc w:val="center"/>
            </w:pPr>
            <w:r w:rsidRPr="00EB7C6A">
              <w:rPr>
                <w:rFonts w:eastAsia="Tahoma" w:cs="Tahoma"/>
              </w:rPr>
              <w:t>0,</w:t>
            </w:r>
            <w:r w:rsidRPr="00EB7C6A">
              <w:t>2</w:t>
            </w:r>
            <w:r w:rsidRPr="00EB7C6A">
              <w:rPr>
                <w:rFonts w:eastAsia="Tahoma" w:cs="Tahoma"/>
              </w:rPr>
              <w:t xml:space="preserve"> mg </w:t>
            </w:r>
            <w:proofErr w:type="gramStart"/>
            <w:r w:rsidRPr="00EB7C6A">
              <w:rPr>
                <w:rFonts w:eastAsia="Tahoma" w:cs="Tahoma"/>
              </w:rPr>
              <w:t>Mg.L</w:t>
            </w:r>
            <w:proofErr w:type="gramEnd"/>
            <w:r w:rsidRPr="00EB7C6A">
              <w:rPr>
                <w:rFonts w:eastAsia="Tahoma" w:cs="Tahoma"/>
                <w:vertAlign w:val="superscript"/>
              </w:rPr>
              <w:t>-1</w:t>
            </w:r>
          </w:p>
        </w:tc>
        <w:tc>
          <w:tcPr>
            <w:tcW w:w="687" w:type="pct"/>
            <w:vAlign w:val="center"/>
          </w:tcPr>
          <w:p w14:paraId="12218330" w14:textId="3AE0CBD3" w:rsidR="00EB7C6A" w:rsidRPr="00EB7C6A" w:rsidRDefault="00B30BFC" w:rsidP="00EB7C6A">
            <w:pPr>
              <w:jc w:val="center"/>
            </w:pPr>
            <w:r>
              <w:t>SLE</w:t>
            </w:r>
          </w:p>
        </w:tc>
      </w:tr>
      <w:tr w:rsidR="00EB7C6A" w:rsidRPr="00EB7C6A" w14:paraId="38E2EDDD" w14:textId="77777777" w:rsidTr="001F526A">
        <w:trPr>
          <w:trHeight w:val="20"/>
        </w:trPr>
        <w:tc>
          <w:tcPr>
            <w:tcW w:w="736" w:type="pct"/>
            <w:vAlign w:val="center"/>
          </w:tcPr>
          <w:p w14:paraId="1AD002A0" w14:textId="77777777" w:rsidR="00EB7C6A" w:rsidRPr="00EB7C6A" w:rsidRDefault="00EB7C6A" w:rsidP="00EB7C6A">
            <w:pPr>
              <w:pBdr>
                <w:top w:val="nil"/>
                <w:left w:val="nil"/>
                <w:bottom w:val="nil"/>
                <w:right w:val="nil"/>
                <w:between w:val="nil"/>
              </w:pBdr>
              <w:spacing w:line="211" w:lineRule="auto"/>
              <w:ind w:left="69"/>
              <w:jc w:val="both"/>
            </w:pPr>
            <w:r w:rsidRPr="00EB7C6A">
              <w:rPr>
                <w:rFonts w:eastAsia="Tahoma" w:cs="Tahoma"/>
              </w:rPr>
              <w:t>Calcio</w:t>
            </w:r>
          </w:p>
        </w:tc>
        <w:tc>
          <w:tcPr>
            <w:tcW w:w="1445" w:type="pct"/>
            <w:vAlign w:val="center"/>
          </w:tcPr>
          <w:p w14:paraId="390169ED" w14:textId="23294E66" w:rsidR="00EB7C6A" w:rsidRPr="00C0595D" w:rsidRDefault="00530E57" w:rsidP="00EB7C6A">
            <w:pPr>
              <w:pBdr>
                <w:top w:val="nil"/>
                <w:left w:val="nil"/>
                <w:bottom w:val="nil"/>
                <w:right w:val="nil"/>
                <w:between w:val="nil"/>
              </w:pBdr>
              <w:spacing w:line="211" w:lineRule="auto"/>
              <w:ind w:left="69"/>
              <w:jc w:val="both"/>
            </w:pPr>
            <w:r>
              <w:rPr>
                <w:rFonts w:eastAsia="Tahoma" w:cs="Tahoma"/>
              </w:rPr>
              <w:t>M</w:t>
            </w:r>
            <w:r w:rsidR="00EB7C6A" w:rsidRPr="00C0595D">
              <w:rPr>
                <w:rFonts w:eastAsia="Tahoma" w:cs="Tahoma"/>
              </w:rPr>
              <w:t xml:space="preserve">étodo </w:t>
            </w:r>
            <w:proofErr w:type="spellStart"/>
            <w:r w:rsidR="00EB7C6A" w:rsidRPr="00C0595D">
              <w:rPr>
                <w:rFonts w:eastAsia="Tahoma" w:cs="Tahoma"/>
              </w:rPr>
              <w:t>titulométrico</w:t>
            </w:r>
            <w:proofErr w:type="spellEnd"/>
            <w:r w:rsidR="00EB7C6A" w:rsidRPr="00C0595D">
              <w:rPr>
                <w:rFonts w:eastAsia="Tahoma" w:cs="Tahoma"/>
              </w:rPr>
              <w:t xml:space="preserve"> de EDTA SM-3500 B</w:t>
            </w:r>
          </w:p>
        </w:tc>
        <w:tc>
          <w:tcPr>
            <w:tcW w:w="1446" w:type="pct"/>
            <w:vAlign w:val="center"/>
          </w:tcPr>
          <w:p w14:paraId="06496C9D" w14:textId="77777777" w:rsidR="00EB7C6A" w:rsidRPr="00C0595D" w:rsidRDefault="00EB7C6A" w:rsidP="00EB7C6A">
            <w:pPr>
              <w:jc w:val="both"/>
            </w:pPr>
            <w:r w:rsidRPr="00C0595D">
              <w:t>Materiales de vidrio calibrado vigente</w:t>
            </w:r>
          </w:p>
        </w:tc>
        <w:tc>
          <w:tcPr>
            <w:tcW w:w="686" w:type="pct"/>
            <w:vAlign w:val="center"/>
          </w:tcPr>
          <w:p w14:paraId="49D86966" w14:textId="140F880A" w:rsidR="00EB7C6A" w:rsidRPr="00EB7C6A" w:rsidRDefault="00EB7C6A" w:rsidP="00EB7C6A">
            <w:pPr>
              <w:pBdr>
                <w:top w:val="nil"/>
                <w:left w:val="nil"/>
                <w:bottom w:val="nil"/>
                <w:right w:val="nil"/>
                <w:between w:val="nil"/>
              </w:pBdr>
              <w:spacing w:line="211" w:lineRule="auto"/>
              <w:ind w:left="69"/>
              <w:jc w:val="center"/>
            </w:pPr>
            <w:r w:rsidRPr="00EB7C6A">
              <w:rPr>
                <w:rFonts w:eastAsia="Tahoma" w:cs="Tahoma"/>
              </w:rPr>
              <w:t xml:space="preserve">0,4 </w:t>
            </w:r>
            <w:proofErr w:type="gramStart"/>
            <w:r w:rsidRPr="00EB7C6A">
              <w:rPr>
                <w:rFonts w:eastAsia="Tahoma" w:cs="Tahoma"/>
              </w:rPr>
              <w:t>mg</w:t>
            </w:r>
            <w:r w:rsidR="0067003B" w:rsidRPr="00EB7C6A">
              <w:rPr>
                <w:rFonts w:eastAsia="Tahoma" w:cs="Tahoma"/>
              </w:rPr>
              <w:t>.</w:t>
            </w:r>
            <w:r w:rsidRPr="00EB7C6A">
              <w:rPr>
                <w:rFonts w:eastAsia="Tahoma" w:cs="Tahoma"/>
              </w:rPr>
              <w:t>L</w:t>
            </w:r>
            <w:proofErr w:type="gramEnd"/>
            <w:r w:rsidRPr="00EB7C6A">
              <w:rPr>
                <w:rFonts w:eastAsia="Tahoma" w:cs="Tahoma"/>
                <w:vertAlign w:val="superscript"/>
              </w:rPr>
              <w:t>-1</w:t>
            </w:r>
          </w:p>
        </w:tc>
        <w:tc>
          <w:tcPr>
            <w:tcW w:w="687" w:type="pct"/>
            <w:vAlign w:val="center"/>
          </w:tcPr>
          <w:p w14:paraId="0E5047E6" w14:textId="5CF82EF3" w:rsidR="00EB7C6A" w:rsidRPr="00EB7C6A" w:rsidRDefault="00B30BFC" w:rsidP="00EB7C6A">
            <w:pPr>
              <w:jc w:val="center"/>
            </w:pPr>
            <w:r>
              <w:t>SLE</w:t>
            </w:r>
          </w:p>
        </w:tc>
      </w:tr>
      <w:tr w:rsidR="00EB7C6A" w:rsidRPr="00EB7C6A" w14:paraId="6C35BE30" w14:textId="77777777" w:rsidTr="001F526A">
        <w:trPr>
          <w:trHeight w:val="20"/>
        </w:trPr>
        <w:tc>
          <w:tcPr>
            <w:tcW w:w="736" w:type="pct"/>
            <w:vAlign w:val="center"/>
          </w:tcPr>
          <w:p w14:paraId="74CC10AC" w14:textId="77777777" w:rsidR="00EB7C6A" w:rsidRPr="00EB7C6A" w:rsidRDefault="00EB7C6A" w:rsidP="00EB7C6A">
            <w:pPr>
              <w:pBdr>
                <w:top w:val="nil"/>
                <w:left w:val="nil"/>
                <w:bottom w:val="nil"/>
                <w:right w:val="nil"/>
                <w:between w:val="nil"/>
              </w:pBdr>
              <w:spacing w:line="229" w:lineRule="auto"/>
              <w:ind w:left="69"/>
              <w:jc w:val="both"/>
            </w:pPr>
            <w:r w:rsidRPr="00EB7C6A">
              <w:rPr>
                <w:rFonts w:eastAsia="Tahoma" w:cs="Tahoma"/>
              </w:rPr>
              <w:lastRenderedPageBreak/>
              <w:t>Potasio</w:t>
            </w:r>
          </w:p>
        </w:tc>
        <w:tc>
          <w:tcPr>
            <w:tcW w:w="1445" w:type="pct"/>
            <w:vAlign w:val="center"/>
          </w:tcPr>
          <w:p w14:paraId="53A88B12" w14:textId="77777777" w:rsidR="00EB7C6A" w:rsidRPr="00C0595D" w:rsidRDefault="00EB7C6A" w:rsidP="00EB7C6A">
            <w:pPr>
              <w:pBdr>
                <w:top w:val="nil"/>
                <w:left w:val="nil"/>
                <w:bottom w:val="nil"/>
                <w:right w:val="nil"/>
                <w:between w:val="nil"/>
              </w:pBdr>
              <w:spacing w:before="4" w:line="228" w:lineRule="auto"/>
              <w:ind w:left="69" w:right="570"/>
              <w:jc w:val="both"/>
            </w:pPr>
            <w:r w:rsidRPr="00C0595D">
              <w:rPr>
                <w:rFonts w:eastAsia="Tahoma" w:cs="Tahoma"/>
              </w:rPr>
              <w:t>AAS-Llama Óxido Nitroso-Acetileno (SM-3111-</w:t>
            </w:r>
            <w:proofErr w:type="gramStart"/>
            <w:r w:rsidRPr="00C0595D">
              <w:rPr>
                <w:rFonts w:eastAsia="Tahoma" w:cs="Tahoma"/>
              </w:rPr>
              <w:t>D)/</w:t>
            </w:r>
            <w:proofErr w:type="gramEnd"/>
            <w:r w:rsidRPr="00C0595D">
              <w:rPr>
                <w:rFonts w:eastAsia="Tahoma" w:cs="Tahoma"/>
              </w:rPr>
              <w:t>GFA (SM- 3113)</w:t>
            </w:r>
          </w:p>
        </w:tc>
        <w:tc>
          <w:tcPr>
            <w:tcW w:w="1446" w:type="pct"/>
            <w:vAlign w:val="center"/>
          </w:tcPr>
          <w:p w14:paraId="03EC23A9" w14:textId="3D3450EF" w:rsidR="00EB7C6A" w:rsidRPr="00C0595D" w:rsidRDefault="00EB7C6A" w:rsidP="00EB7C6A">
            <w:pPr>
              <w:jc w:val="both"/>
            </w:pPr>
            <w:r w:rsidRPr="00C0595D">
              <w:t xml:space="preserve">AA-7000 </w:t>
            </w:r>
            <w:proofErr w:type="spellStart"/>
            <w:r w:rsidRPr="00C0595D">
              <w:t>Shimadzu</w:t>
            </w:r>
            <w:proofErr w:type="spellEnd"/>
          </w:p>
        </w:tc>
        <w:tc>
          <w:tcPr>
            <w:tcW w:w="686" w:type="pct"/>
            <w:vAlign w:val="center"/>
          </w:tcPr>
          <w:p w14:paraId="1520B003" w14:textId="3906A29F" w:rsidR="00EB7C6A" w:rsidRPr="00EB7C6A" w:rsidRDefault="00EB7C6A" w:rsidP="00EB7C6A">
            <w:pPr>
              <w:pBdr>
                <w:top w:val="nil"/>
                <w:left w:val="nil"/>
                <w:bottom w:val="nil"/>
                <w:right w:val="nil"/>
                <w:between w:val="nil"/>
              </w:pBdr>
              <w:spacing w:line="229" w:lineRule="auto"/>
              <w:ind w:left="69"/>
              <w:jc w:val="center"/>
            </w:pPr>
            <w:r w:rsidRPr="00EB7C6A">
              <w:rPr>
                <w:rFonts w:eastAsia="Tahoma" w:cs="Tahoma"/>
              </w:rPr>
              <w:t xml:space="preserve">0,25 </w:t>
            </w:r>
            <w:proofErr w:type="gramStart"/>
            <w:r w:rsidRPr="00EB7C6A">
              <w:rPr>
                <w:rFonts w:eastAsia="Tahoma" w:cs="Tahoma"/>
              </w:rPr>
              <w:t>mg</w:t>
            </w:r>
            <w:r w:rsidR="0067003B" w:rsidRPr="00EB7C6A">
              <w:rPr>
                <w:rFonts w:eastAsia="Tahoma" w:cs="Tahoma"/>
              </w:rPr>
              <w:t>.</w:t>
            </w:r>
            <w:r w:rsidRPr="00EB7C6A">
              <w:rPr>
                <w:rFonts w:eastAsia="Tahoma" w:cs="Tahoma"/>
              </w:rPr>
              <w:t>L</w:t>
            </w:r>
            <w:proofErr w:type="gramEnd"/>
            <w:r w:rsidRPr="00EB7C6A">
              <w:rPr>
                <w:rFonts w:eastAsia="Tahoma" w:cs="Tahoma"/>
                <w:vertAlign w:val="superscript"/>
              </w:rPr>
              <w:t>-1</w:t>
            </w:r>
          </w:p>
        </w:tc>
        <w:tc>
          <w:tcPr>
            <w:tcW w:w="687" w:type="pct"/>
            <w:vAlign w:val="center"/>
          </w:tcPr>
          <w:p w14:paraId="220D1D9C" w14:textId="382DFD30" w:rsidR="00EB7C6A" w:rsidRPr="00EB7C6A" w:rsidRDefault="00B30BFC" w:rsidP="00EB7C6A">
            <w:pPr>
              <w:jc w:val="center"/>
            </w:pPr>
            <w:r>
              <w:t>SLE</w:t>
            </w:r>
          </w:p>
        </w:tc>
      </w:tr>
      <w:tr w:rsidR="00EB7C6A" w:rsidRPr="00EB7C6A" w14:paraId="46DC1C71" w14:textId="77777777" w:rsidTr="001F526A">
        <w:trPr>
          <w:trHeight w:val="20"/>
        </w:trPr>
        <w:tc>
          <w:tcPr>
            <w:tcW w:w="736" w:type="pct"/>
            <w:vAlign w:val="center"/>
          </w:tcPr>
          <w:p w14:paraId="64CE3371" w14:textId="77777777" w:rsidR="00EB7C6A" w:rsidRPr="00EB7C6A" w:rsidRDefault="00EB7C6A" w:rsidP="00EB7C6A">
            <w:pPr>
              <w:pBdr>
                <w:top w:val="nil"/>
                <w:left w:val="nil"/>
                <w:bottom w:val="nil"/>
                <w:right w:val="nil"/>
                <w:between w:val="nil"/>
              </w:pBdr>
              <w:spacing w:line="208" w:lineRule="auto"/>
              <w:ind w:left="69"/>
              <w:jc w:val="both"/>
            </w:pPr>
            <w:r w:rsidRPr="00EB7C6A">
              <w:rPr>
                <w:rFonts w:eastAsia="Tahoma" w:cs="Tahoma"/>
              </w:rPr>
              <w:t>Sodio</w:t>
            </w:r>
          </w:p>
        </w:tc>
        <w:tc>
          <w:tcPr>
            <w:tcW w:w="1445" w:type="pct"/>
            <w:vAlign w:val="center"/>
          </w:tcPr>
          <w:p w14:paraId="55986791" w14:textId="77777777" w:rsidR="00EB7C6A" w:rsidRPr="00C0595D" w:rsidRDefault="00EB7C6A" w:rsidP="00EB7C6A">
            <w:pPr>
              <w:pBdr>
                <w:top w:val="nil"/>
                <w:left w:val="nil"/>
                <w:bottom w:val="nil"/>
                <w:right w:val="nil"/>
                <w:between w:val="nil"/>
              </w:pBdr>
              <w:spacing w:line="208" w:lineRule="auto"/>
              <w:ind w:left="69"/>
              <w:jc w:val="both"/>
            </w:pPr>
            <w:r w:rsidRPr="00C0595D">
              <w:rPr>
                <w:rFonts w:eastAsia="Tahoma" w:cs="Tahoma"/>
              </w:rPr>
              <w:t>AAS-Llama Aire-Acetileno (SM-3111-B)</w:t>
            </w:r>
          </w:p>
        </w:tc>
        <w:tc>
          <w:tcPr>
            <w:tcW w:w="1446" w:type="pct"/>
            <w:vAlign w:val="center"/>
          </w:tcPr>
          <w:p w14:paraId="52CA06A2" w14:textId="1B11C1DC" w:rsidR="00EB7C6A" w:rsidRPr="00C0595D" w:rsidRDefault="00EB7C6A" w:rsidP="00EB7C6A">
            <w:pPr>
              <w:jc w:val="both"/>
            </w:pPr>
            <w:r w:rsidRPr="00C0595D">
              <w:t xml:space="preserve">AA-7000 </w:t>
            </w:r>
            <w:proofErr w:type="spellStart"/>
            <w:r w:rsidRPr="00C0595D">
              <w:t>Shimadzu</w:t>
            </w:r>
            <w:proofErr w:type="spellEnd"/>
          </w:p>
        </w:tc>
        <w:tc>
          <w:tcPr>
            <w:tcW w:w="686" w:type="pct"/>
            <w:vAlign w:val="center"/>
          </w:tcPr>
          <w:p w14:paraId="2B6D5057" w14:textId="737DEA68" w:rsidR="00EB7C6A" w:rsidRPr="00EB7C6A" w:rsidRDefault="0067003B" w:rsidP="00EB7C6A">
            <w:pPr>
              <w:pBdr>
                <w:top w:val="nil"/>
                <w:left w:val="nil"/>
                <w:bottom w:val="nil"/>
                <w:right w:val="nil"/>
                <w:between w:val="nil"/>
              </w:pBdr>
              <w:spacing w:line="208" w:lineRule="auto"/>
              <w:ind w:left="69"/>
              <w:jc w:val="center"/>
            </w:pPr>
            <w:r>
              <w:rPr>
                <w:rFonts w:eastAsia="Tahoma" w:cs="Tahoma"/>
              </w:rPr>
              <w:t xml:space="preserve">0,25 </w:t>
            </w:r>
            <w:proofErr w:type="gramStart"/>
            <w:r>
              <w:rPr>
                <w:rFonts w:eastAsia="Tahoma" w:cs="Tahoma"/>
              </w:rPr>
              <w:t>mg.</w:t>
            </w:r>
            <w:r w:rsidR="00EB7C6A" w:rsidRPr="00EB7C6A">
              <w:rPr>
                <w:rFonts w:eastAsia="Tahoma" w:cs="Tahoma"/>
              </w:rPr>
              <w:t>L</w:t>
            </w:r>
            <w:proofErr w:type="gramEnd"/>
            <w:r w:rsidR="00EB7C6A" w:rsidRPr="00EB7C6A">
              <w:rPr>
                <w:rFonts w:eastAsia="Tahoma" w:cs="Tahoma"/>
                <w:vertAlign w:val="superscript"/>
              </w:rPr>
              <w:t>-1</w:t>
            </w:r>
          </w:p>
        </w:tc>
        <w:tc>
          <w:tcPr>
            <w:tcW w:w="687" w:type="pct"/>
            <w:vAlign w:val="center"/>
          </w:tcPr>
          <w:p w14:paraId="1BAFEB21" w14:textId="77777777" w:rsidR="00EB7C6A" w:rsidRPr="00EB7C6A" w:rsidRDefault="00EB7C6A" w:rsidP="00EB7C6A">
            <w:pPr>
              <w:pBdr>
                <w:top w:val="nil"/>
                <w:left w:val="nil"/>
                <w:bottom w:val="nil"/>
                <w:right w:val="nil"/>
                <w:between w:val="nil"/>
              </w:pBdr>
              <w:spacing w:line="208" w:lineRule="auto"/>
              <w:ind w:left="69"/>
              <w:jc w:val="center"/>
            </w:pPr>
            <w:r w:rsidRPr="00EB7C6A">
              <w:rPr>
                <w:rFonts w:eastAsia="Tahoma" w:cs="Tahoma"/>
              </w:rPr>
              <w:t xml:space="preserve">200 </w:t>
            </w:r>
            <w:proofErr w:type="gramStart"/>
            <w:r w:rsidRPr="00EB7C6A">
              <w:rPr>
                <w:rFonts w:eastAsia="Tahoma" w:cs="Tahoma"/>
              </w:rPr>
              <w:t>mg.L</w:t>
            </w:r>
            <w:proofErr w:type="gramEnd"/>
            <w:r w:rsidRPr="00EB7C6A">
              <w:rPr>
                <w:rFonts w:eastAsia="Tahoma" w:cs="Tahoma"/>
                <w:vertAlign w:val="superscript"/>
              </w:rPr>
              <w:t>-1</w:t>
            </w:r>
          </w:p>
        </w:tc>
      </w:tr>
      <w:tr w:rsidR="00EB7C6A" w:rsidRPr="00EB7C6A" w14:paraId="5AB6392A" w14:textId="77777777" w:rsidTr="001F526A">
        <w:trPr>
          <w:trHeight w:val="20"/>
        </w:trPr>
        <w:tc>
          <w:tcPr>
            <w:tcW w:w="736" w:type="pct"/>
            <w:vAlign w:val="center"/>
          </w:tcPr>
          <w:p w14:paraId="053BF186" w14:textId="77777777" w:rsidR="00EB7C6A" w:rsidRPr="00EB7C6A" w:rsidRDefault="00EB7C6A" w:rsidP="00EB7C6A">
            <w:pPr>
              <w:pBdr>
                <w:top w:val="nil"/>
                <w:left w:val="nil"/>
                <w:bottom w:val="nil"/>
                <w:right w:val="nil"/>
                <w:between w:val="nil"/>
              </w:pBdr>
              <w:ind w:left="69"/>
              <w:jc w:val="both"/>
            </w:pPr>
            <w:r w:rsidRPr="00EB7C6A">
              <w:rPr>
                <w:rFonts w:eastAsia="Tahoma" w:cs="Tahoma"/>
              </w:rPr>
              <w:t xml:space="preserve">Hierro </w:t>
            </w:r>
            <w:r w:rsidRPr="00EB7C6A">
              <w:t>Soluble</w:t>
            </w:r>
          </w:p>
        </w:tc>
        <w:tc>
          <w:tcPr>
            <w:tcW w:w="1445" w:type="pct"/>
            <w:vAlign w:val="center"/>
          </w:tcPr>
          <w:p w14:paraId="67AD4651" w14:textId="77777777" w:rsidR="00EB7C6A" w:rsidRPr="00C0595D" w:rsidRDefault="00EB7C6A" w:rsidP="00EB7C6A">
            <w:pPr>
              <w:jc w:val="both"/>
            </w:pPr>
            <w:r w:rsidRPr="00C0595D">
              <w:t xml:space="preserve">Método de </w:t>
            </w:r>
            <w:proofErr w:type="spellStart"/>
            <w:r w:rsidRPr="00C0595D">
              <w:t>fenantrolina</w:t>
            </w:r>
            <w:proofErr w:type="spellEnd"/>
            <w:r w:rsidRPr="00C0595D">
              <w:t xml:space="preserve"> SM-3500-Fe B</w:t>
            </w:r>
          </w:p>
        </w:tc>
        <w:tc>
          <w:tcPr>
            <w:tcW w:w="1446" w:type="pct"/>
            <w:vAlign w:val="center"/>
          </w:tcPr>
          <w:p w14:paraId="7D6F8ACE" w14:textId="77777777" w:rsidR="00EB7C6A" w:rsidRPr="00C0595D" w:rsidRDefault="00EB7C6A" w:rsidP="00EB7C6A">
            <w:pPr>
              <w:jc w:val="both"/>
            </w:pPr>
            <w:proofErr w:type="spellStart"/>
            <w:r w:rsidRPr="00C0595D">
              <w:t>Schimadzu</w:t>
            </w:r>
            <w:proofErr w:type="spellEnd"/>
            <w:r w:rsidRPr="00C0595D">
              <w:t xml:space="preserve"> </w:t>
            </w:r>
            <w:proofErr w:type="gramStart"/>
            <w:r w:rsidRPr="00C0595D">
              <w:t>-  Espectrofotómetro</w:t>
            </w:r>
            <w:proofErr w:type="gramEnd"/>
            <w:r w:rsidRPr="00C0595D">
              <w:t xml:space="preserve"> UV 1700</w:t>
            </w:r>
          </w:p>
        </w:tc>
        <w:tc>
          <w:tcPr>
            <w:tcW w:w="686" w:type="pct"/>
            <w:vAlign w:val="center"/>
          </w:tcPr>
          <w:p w14:paraId="3B2D0AEE" w14:textId="77777777" w:rsidR="00EB7C6A" w:rsidRPr="00EB7C6A" w:rsidRDefault="00EB7C6A" w:rsidP="00EB7C6A">
            <w:pPr>
              <w:pBdr>
                <w:top w:val="nil"/>
                <w:left w:val="nil"/>
                <w:bottom w:val="nil"/>
                <w:right w:val="nil"/>
                <w:between w:val="nil"/>
              </w:pBdr>
              <w:ind w:left="69"/>
              <w:jc w:val="center"/>
            </w:pPr>
            <w:r w:rsidRPr="00EB7C6A">
              <w:rPr>
                <w:rFonts w:eastAsia="Tahoma" w:cs="Tahoma"/>
              </w:rPr>
              <w:t xml:space="preserve">0,05 mg </w:t>
            </w:r>
            <w:proofErr w:type="gramStart"/>
            <w:r w:rsidRPr="00EB7C6A">
              <w:rPr>
                <w:rFonts w:eastAsia="Tahoma" w:cs="Tahoma"/>
              </w:rPr>
              <w:t>Fe.L</w:t>
            </w:r>
            <w:proofErr w:type="gramEnd"/>
            <w:r w:rsidRPr="00EB7C6A">
              <w:rPr>
                <w:rFonts w:eastAsia="Tahoma" w:cs="Tahoma"/>
                <w:vertAlign w:val="superscript"/>
              </w:rPr>
              <w:t>-1</w:t>
            </w:r>
          </w:p>
        </w:tc>
        <w:tc>
          <w:tcPr>
            <w:tcW w:w="687" w:type="pct"/>
            <w:vAlign w:val="center"/>
          </w:tcPr>
          <w:p w14:paraId="4A091D4F" w14:textId="3F3F09F2" w:rsidR="00EB7C6A" w:rsidRPr="00EB7C6A" w:rsidRDefault="00B30BFC" w:rsidP="00EB7C6A">
            <w:pPr>
              <w:pBdr>
                <w:top w:val="nil"/>
                <w:left w:val="nil"/>
                <w:bottom w:val="nil"/>
                <w:right w:val="nil"/>
                <w:between w:val="nil"/>
              </w:pBdr>
              <w:ind w:left="69"/>
              <w:jc w:val="center"/>
            </w:pPr>
            <w:r>
              <w:rPr>
                <w:rFonts w:eastAsia="Tahoma" w:cs="Tahoma"/>
              </w:rPr>
              <w:t>SLE</w:t>
            </w:r>
          </w:p>
        </w:tc>
      </w:tr>
      <w:tr w:rsidR="00EB7C6A" w:rsidRPr="00EB7C6A" w14:paraId="0BA905F4" w14:textId="77777777" w:rsidTr="001F526A">
        <w:trPr>
          <w:trHeight w:val="20"/>
        </w:trPr>
        <w:tc>
          <w:tcPr>
            <w:tcW w:w="736" w:type="pct"/>
            <w:vAlign w:val="center"/>
          </w:tcPr>
          <w:p w14:paraId="1BBBD574" w14:textId="77777777" w:rsidR="00EB7C6A" w:rsidRPr="00EB7C6A" w:rsidRDefault="00EB7C6A" w:rsidP="00EB7C6A">
            <w:pPr>
              <w:pBdr>
                <w:top w:val="nil"/>
                <w:left w:val="nil"/>
                <w:bottom w:val="nil"/>
                <w:right w:val="nil"/>
                <w:between w:val="nil"/>
              </w:pBdr>
              <w:spacing w:line="212" w:lineRule="auto"/>
              <w:ind w:left="69"/>
              <w:jc w:val="both"/>
            </w:pPr>
            <w:r w:rsidRPr="00EB7C6A">
              <w:rPr>
                <w:rFonts w:eastAsia="Tahoma" w:cs="Tahoma"/>
              </w:rPr>
              <w:t>Sulfatos</w:t>
            </w:r>
          </w:p>
        </w:tc>
        <w:tc>
          <w:tcPr>
            <w:tcW w:w="1445" w:type="pct"/>
            <w:vAlign w:val="center"/>
          </w:tcPr>
          <w:p w14:paraId="0FF88AC6" w14:textId="77777777" w:rsidR="00EB7C6A" w:rsidRPr="00C0595D" w:rsidRDefault="00EB7C6A" w:rsidP="00EB7C6A">
            <w:pPr>
              <w:pBdr>
                <w:top w:val="nil"/>
                <w:left w:val="nil"/>
                <w:bottom w:val="nil"/>
                <w:right w:val="nil"/>
                <w:between w:val="nil"/>
              </w:pBdr>
              <w:spacing w:line="212" w:lineRule="auto"/>
              <w:ind w:left="69"/>
              <w:jc w:val="both"/>
            </w:pPr>
            <w:r w:rsidRPr="00C0595D">
              <w:rPr>
                <w:rFonts w:eastAsia="Tahoma" w:cs="Tahoma"/>
              </w:rPr>
              <w:t xml:space="preserve">Método </w:t>
            </w:r>
            <w:proofErr w:type="spellStart"/>
            <w:r w:rsidRPr="00C0595D">
              <w:rPr>
                <w:rFonts w:eastAsia="Tahoma" w:cs="Tahoma"/>
              </w:rPr>
              <w:t>turbidimétrico</w:t>
            </w:r>
            <w:proofErr w:type="spellEnd"/>
            <w:r w:rsidRPr="00C0595D">
              <w:rPr>
                <w:rFonts w:eastAsia="Tahoma" w:cs="Tahoma"/>
              </w:rPr>
              <w:t xml:space="preserve"> SM-4500 - SO4</w:t>
            </w:r>
            <w:r w:rsidRPr="00C0595D">
              <w:rPr>
                <w:rFonts w:eastAsia="Tahoma" w:cs="Tahoma"/>
                <w:vertAlign w:val="superscript"/>
              </w:rPr>
              <w:t xml:space="preserve">-2 </w:t>
            </w:r>
            <w:r w:rsidRPr="00C0595D">
              <w:rPr>
                <w:rFonts w:eastAsia="Tahoma" w:cs="Tahoma"/>
              </w:rPr>
              <w:t>E</w:t>
            </w:r>
          </w:p>
        </w:tc>
        <w:tc>
          <w:tcPr>
            <w:tcW w:w="1446" w:type="pct"/>
            <w:vAlign w:val="center"/>
          </w:tcPr>
          <w:p w14:paraId="4CF09A48" w14:textId="77777777" w:rsidR="00EB7C6A" w:rsidRPr="00C0595D" w:rsidRDefault="00EB7C6A" w:rsidP="00EB7C6A">
            <w:pPr>
              <w:jc w:val="both"/>
            </w:pPr>
            <w:r w:rsidRPr="00C0595D">
              <w:t>THERMO ORION AQ 4500 Turbidímetro</w:t>
            </w:r>
          </w:p>
        </w:tc>
        <w:tc>
          <w:tcPr>
            <w:tcW w:w="686" w:type="pct"/>
            <w:vAlign w:val="center"/>
          </w:tcPr>
          <w:p w14:paraId="455B9984" w14:textId="77777777" w:rsidR="00EB7C6A" w:rsidRPr="00EB7C6A" w:rsidRDefault="00EB7C6A" w:rsidP="00EB7C6A">
            <w:pPr>
              <w:pBdr>
                <w:top w:val="nil"/>
                <w:left w:val="nil"/>
                <w:bottom w:val="nil"/>
                <w:right w:val="nil"/>
                <w:between w:val="nil"/>
              </w:pBdr>
              <w:spacing w:line="212" w:lineRule="auto"/>
              <w:ind w:left="69"/>
              <w:jc w:val="center"/>
            </w:pPr>
            <w:r w:rsidRPr="00EB7C6A">
              <w:rPr>
                <w:rFonts w:eastAsia="Tahoma" w:cs="Tahoma"/>
              </w:rPr>
              <w:t>1,0 mg SO4</w:t>
            </w:r>
            <w:r w:rsidRPr="00EB7C6A">
              <w:rPr>
                <w:rFonts w:eastAsia="Tahoma" w:cs="Tahoma"/>
                <w:vertAlign w:val="superscript"/>
              </w:rPr>
              <w:t>-</w:t>
            </w:r>
            <w:proofErr w:type="gramStart"/>
            <w:r w:rsidRPr="00EB7C6A">
              <w:rPr>
                <w:rFonts w:eastAsia="Tahoma" w:cs="Tahoma"/>
                <w:vertAlign w:val="superscript"/>
              </w:rPr>
              <w:t>2</w:t>
            </w:r>
            <w:r w:rsidRPr="00EB7C6A">
              <w:rPr>
                <w:rFonts w:eastAsia="Tahoma" w:cs="Tahoma"/>
              </w:rPr>
              <w:t>.L</w:t>
            </w:r>
            <w:proofErr w:type="gramEnd"/>
            <w:r w:rsidRPr="00EB7C6A">
              <w:rPr>
                <w:rFonts w:eastAsia="Tahoma" w:cs="Tahoma"/>
                <w:vertAlign w:val="superscript"/>
              </w:rPr>
              <w:t>-1</w:t>
            </w:r>
          </w:p>
        </w:tc>
        <w:tc>
          <w:tcPr>
            <w:tcW w:w="687" w:type="pct"/>
            <w:vAlign w:val="center"/>
          </w:tcPr>
          <w:p w14:paraId="661D433A" w14:textId="77777777" w:rsidR="00EB7C6A" w:rsidRPr="00EB7C6A" w:rsidRDefault="00EB7C6A" w:rsidP="00EB7C6A">
            <w:pPr>
              <w:pBdr>
                <w:top w:val="nil"/>
                <w:left w:val="nil"/>
                <w:bottom w:val="nil"/>
                <w:right w:val="nil"/>
                <w:between w:val="nil"/>
              </w:pBdr>
              <w:spacing w:line="212" w:lineRule="auto"/>
              <w:ind w:left="69"/>
              <w:jc w:val="center"/>
            </w:pPr>
            <w:r w:rsidRPr="00EB7C6A">
              <w:rPr>
                <w:rFonts w:eastAsia="Tahoma" w:cs="Tahoma"/>
              </w:rPr>
              <w:t xml:space="preserve">250 </w:t>
            </w:r>
            <w:proofErr w:type="gramStart"/>
            <w:r w:rsidRPr="00EB7C6A">
              <w:rPr>
                <w:rFonts w:eastAsia="Tahoma" w:cs="Tahoma"/>
              </w:rPr>
              <w:t>mg.L</w:t>
            </w:r>
            <w:proofErr w:type="gramEnd"/>
            <w:r w:rsidRPr="00EB7C6A">
              <w:rPr>
                <w:rFonts w:eastAsia="Tahoma" w:cs="Tahoma"/>
                <w:vertAlign w:val="superscript"/>
              </w:rPr>
              <w:t>-1</w:t>
            </w:r>
          </w:p>
        </w:tc>
      </w:tr>
      <w:tr w:rsidR="00C0595D" w:rsidRPr="00EB7C6A" w14:paraId="08F3CACC" w14:textId="77777777" w:rsidTr="00DA0C37">
        <w:trPr>
          <w:trHeight w:val="20"/>
        </w:trPr>
        <w:tc>
          <w:tcPr>
            <w:tcW w:w="736" w:type="pct"/>
            <w:vAlign w:val="center"/>
          </w:tcPr>
          <w:p w14:paraId="42E43DB2" w14:textId="3BA429DB" w:rsidR="00C0595D" w:rsidRPr="00EB7C6A" w:rsidRDefault="00C0595D" w:rsidP="00EB7C6A">
            <w:pPr>
              <w:pBdr>
                <w:top w:val="nil"/>
                <w:left w:val="nil"/>
                <w:bottom w:val="nil"/>
                <w:right w:val="nil"/>
                <w:between w:val="nil"/>
              </w:pBdr>
              <w:spacing w:line="212" w:lineRule="auto"/>
              <w:ind w:left="69"/>
              <w:jc w:val="both"/>
              <w:rPr>
                <w:rFonts w:eastAsia="Tahoma" w:cs="Tahoma"/>
              </w:rPr>
            </w:pPr>
            <w:r>
              <w:rPr>
                <w:rFonts w:eastAsia="Tahoma" w:cs="Tahoma"/>
              </w:rPr>
              <w:t>Cianuros</w:t>
            </w:r>
          </w:p>
        </w:tc>
        <w:tc>
          <w:tcPr>
            <w:tcW w:w="1445" w:type="pct"/>
            <w:vAlign w:val="center"/>
          </w:tcPr>
          <w:p w14:paraId="491FA756" w14:textId="555C2FB5" w:rsidR="00C0595D" w:rsidRPr="00C0595D" w:rsidRDefault="00C0595D" w:rsidP="00C0595D">
            <w:pPr>
              <w:jc w:val="both"/>
            </w:pPr>
            <w:r w:rsidRPr="00C0595D">
              <w:t xml:space="preserve">SM 4500-CN E - Método Estándar - Métodos Normalizados para el análisis de aguas potables y residuales, edición </w:t>
            </w:r>
            <w:proofErr w:type="spellStart"/>
            <w:r w:rsidRPr="00C0595D">
              <w:t>N</w:t>
            </w:r>
            <w:r w:rsidRPr="00C0595D">
              <w:rPr>
                <w:rFonts w:ascii="Courier New" w:hAnsi="Courier New" w:cs="Courier New"/>
              </w:rPr>
              <w:t>º</w:t>
            </w:r>
            <w:proofErr w:type="spellEnd"/>
            <w:r w:rsidRPr="00C0595D">
              <w:t xml:space="preserve"> 17 (APHA-AWWA-WPCF).</w:t>
            </w:r>
          </w:p>
        </w:tc>
        <w:tc>
          <w:tcPr>
            <w:tcW w:w="1446" w:type="pct"/>
            <w:shd w:val="clear" w:color="auto" w:fill="auto"/>
            <w:vAlign w:val="center"/>
          </w:tcPr>
          <w:p w14:paraId="5E6367A1" w14:textId="583ED73A" w:rsidR="00C0595D" w:rsidRPr="00413538" w:rsidRDefault="00C302F6" w:rsidP="00DA0C37">
            <w:pPr>
              <w:jc w:val="center"/>
              <w:rPr>
                <w:sz w:val="18"/>
                <w:szCs w:val="18"/>
              </w:rPr>
            </w:pPr>
            <w:r>
              <w:rPr>
                <w:sz w:val="18"/>
                <w:szCs w:val="18"/>
              </w:rPr>
              <w:t>Sistema destilador de cianuros.</w:t>
            </w:r>
          </w:p>
        </w:tc>
        <w:tc>
          <w:tcPr>
            <w:tcW w:w="686" w:type="pct"/>
            <w:vAlign w:val="center"/>
          </w:tcPr>
          <w:p w14:paraId="268B8014" w14:textId="69B7CC59" w:rsidR="00C0595D" w:rsidRPr="00EB7C6A" w:rsidRDefault="00C0595D" w:rsidP="00EB7C6A">
            <w:pPr>
              <w:pBdr>
                <w:top w:val="nil"/>
                <w:left w:val="nil"/>
                <w:bottom w:val="nil"/>
                <w:right w:val="nil"/>
                <w:between w:val="nil"/>
              </w:pBdr>
              <w:spacing w:line="212" w:lineRule="auto"/>
              <w:ind w:left="69"/>
              <w:jc w:val="center"/>
              <w:rPr>
                <w:rFonts w:eastAsia="Tahoma" w:cs="Tahoma"/>
              </w:rPr>
            </w:pPr>
            <w:r>
              <w:rPr>
                <w:rFonts w:eastAsia="Tahoma" w:cs="Tahoma"/>
              </w:rPr>
              <w:t>0,02 mg</w:t>
            </w:r>
            <w:r w:rsidR="00E63E44">
              <w:rPr>
                <w:rFonts w:eastAsia="Tahoma" w:cs="Tahoma"/>
              </w:rPr>
              <w:t>.</w:t>
            </w:r>
            <w:r w:rsidR="00E63E44" w:rsidRPr="00EB7C6A">
              <w:rPr>
                <w:rFonts w:eastAsia="Tahoma" w:cs="Tahoma"/>
              </w:rPr>
              <w:t xml:space="preserve"> L</w:t>
            </w:r>
            <w:r w:rsidR="00E63E44" w:rsidRPr="00EB7C6A">
              <w:rPr>
                <w:rFonts w:eastAsia="Tahoma" w:cs="Tahoma"/>
                <w:vertAlign w:val="superscript"/>
              </w:rPr>
              <w:t>-1</w:t>
            </w:r>
          </w:p>
        </w:tc>
        <w:tc>
          <w:tcPr>
            <w:tcW w:w="687" w:type="pct"/>
            <w:vAlign w:val="center"/>
          </w:tcPr>
          <w:p w14:paraId="50BD4B04" w14:textId="1885A9C3" w:rsidR="00C0595D" w:rsidRPr="00EB7C6A" w:rsidRDefault="00E63E44" w:rsidP="00EB7C6A">
            <w:pPr>
              <w:pBdr>
                <w:top w:val="nil"/>
                <w:left w:val="nil"/>
                <w:bottom w:val="nil"/>
                <w:right w:val="nil"/>
                <w:between w:val="nil"/>
              </w:pBdr>
              <w:spacing w:line="212" w:lineRule="auto"/>
              <w:ind w:left="69"/>
              <w:jc w:val="center"/>
              <w:rPr>
                <w:rFonts w:eastAsia="Tahoma" w:cs="Tahoma"/>
              </w:rPr>
            </w:pPr>
            <w:r>
              <w:rPr>
                <w:rFonts w:eastAsia="Tahoma" w:cs="Tahoma"/>
              </w:rPr>
              <w:t>0,07 mg.</w:t>
            </w:r>
            <w:r w:rsidRPr="00EB7C6A">
              <w:rPr>
                <w:rFonts w:eastAsia="Tahoma" w:cs="Tahoma"/>
              </w:rPr>
              <w:t xml:space="preserve"> L</w:t>
            </w:r>
            <w:r w:rsidRPr="00EB7C6A">
              <w:rPr>
                <w:rFonts w:eastAsia="Tahoma" w:cs="Tahoma"/>
                <w:vertAlign w:val="superscript"/>
              </w:rPr>
              <w:t>-1</w:t>
            </w:r>
          </w:p>
        </w:tc>
      </w:tr>
      <w:tr w:rsidR="00C0595D" w:rsidRPr="00EB7C6A" w14:paraId="3B94FDD2" w14:textId="77777777" w:rsidTr="00DA0C37">
        <w:trPr>
          <w:trHeight w:val="20"/>
        </w:trPr>
        <w:tc>
          <w:tcPr>
            <w:tcW w:w="736" w:type="pct"/>
            <w:vAlign w:val="center"/>
          </w:tcPr>
          <w:p w14:paraId="255B92F3" w14:textId="5DDA2C5E" w:rsidR="00C0595D" w:rsidRDefault="00C0595D" w:rsidP="00EB7C6A">
            <w:pPr>
              <w:pBdr>
                <w:top w:val="nil"/>
                <w:left w:val="nil"/>
                <w:bottom w:val="nil"/>
                <w:right w:val="nil"/>
                <w:between w:val="nil"/>
              </w:pBdr>
              <w:spacing w:line="212" w:lineRule="auto"/>
              <w:ind w:left="69"/>
              <w:jc w:val="both"/>
              <w:rPr>
                <w:rFonts w:eastAsia="Tahoma" w:cs="Tahoma"/>
              </w:rPr>
            </w:pPr>
            <w:r>
              <w:rPr>
                <w:rFonts w:eastAsia="Tahoma" w:cs="Tahoma"/>
              </w:rPr>
              <w:t>PCB</w:t>
            </w:r>
          </w:p>
        </w:tc>
        <w:tc>
          <w:tcPr>
            <w:tcW w:w="1445" w:type="pct"/>
            <w:vAlign w:val="center"/>
          </w:tcPr>
          <w:p w14:paraId="45214008" w14:textId="56A47CD3" w:rsidR="00C0595D" w:rsidRPr="00E63E44" w:rsidRDefault="00E63E44" w:rsidP="00EB7C6A">
            <w:pPr>
              <w:pBdr>
                <w:top w:val="nil"/>
                <w:left w:val="nil"/>
                <w:bottom w:val="nil"/>
                <w:right w:val="nil"/>
                <w:between w:val="nil"/>
              </w:pBdr>
              <w:spacing w:line="212" w:lineRule="auto"/>
              <w:ind w:left="69"/>
              <w:jc w:val="both"/>
              <w:rPr>
                <w:rFonts w:eastAsia="Tahoma" w:cs="Tahoma"/>
              </w:rPr>
            </w:pPr>
            <w:r w:rsidRPr="00E63E44">
              <w:rPr>
                <w:rFonts w:eastAsia="Tahoma" w:cs="Tahoma"/>
              </w:rPr>
              <w:t xml:space="preserve">Determinación de residuos de </w:t>
            </w:r>
            <w:proofErr w:type="spellStart"/>
            <w:r w:rsidRPr="00E63E44">
              <w:rPr>
                <w:rFonts w:eastAsia="Tahoma" w:cs="Tahoma"/>
              </w:rPr>
              <w:t>PCBs</w:t>
            </w:r>
            <w:proofErr w:type="spellEnd"/>
            <w:r>
              <w:rPr>
                <w:rFonts w:eastAsia="Tahoma" w:cs="Tahoma"/>
              </w:rPr>
              <w:t xml:space="preserve"> en matriz acuosa</w:t>
            </w:r>
            <w:r w:rsidRPr="00E63E44">
              <w:rPr>
                <w:rFonts w:eastAsia="Tahoma" w:cs="Tahoma"/>
              </w:rPr>
              <w:t xml:space="preserve"> por GC-</w:t>
            </w:r>
            <w:proofErr w:type="gramStart"/>
            <w:r w:rsidRPr="00E63E44">
              <w:rPr>
                <w:rFonts w:eastAsia="Tahoma" w:cs="Tahoma"/>
              </w:rPr>
              <w:t xml:space="preserve">ECD  </w:t>
            </w:r>
            <w:r w:rsidRPr="00E63E44">
              <w:rPr>
                <w:i/>
              </w:rPr>
              <w:t>Gas</w:t>
            </w:r>
            <w:proofErr w:type="gramEnd"/>
            <w:r w:rsidRPr="00E63E44">
              <w:rPr>
                <w:i/>
              </w:rPr>
              <w:t xml:space="preserve"> </w:t>
            </w:r>
            <w:proofErr w:type="spellStart"/>
            <w:r w:rsidRPr="00E63E44">
              <w:rPr>
                <w:i/>
              </w:rPr>
              <w:t>Chromatography</w:t>
            </w:r>
            <w:proofErr w:type="spellEnd"/>
            <w:r w:rsidRPr="00E63E44">
              <w:rPr>
                <w:i/>
              </w:rPr>
              <w:t xml:space="preserve"> - </w:t>
            </w:r>
            <w:proofErr w:type="spellStart"/>
            <w:r w:rsidRPr="00E63E44">
              <w:rPr>
                <w:i/>
              </w:rPr>
              <w:t>Electron</w:t>
            </w:r>
            <w:proofErr w:type="spellEnd"/>
            <w:r w:rsidRPr="00E63E44">
              <w:rPr>
                <w:i/>
              </w:rPr>
              <w:t xml:space="preserve"> Capture Detector</w:t>
            </w:r>
          </w:p>
        </w:tc>
        <w:tc>
          <w:tcPr>
            <w:tcW w:w="1446" w:type="pct"/>
            <w:shd w:val="clear" w:color="auto" w:fill="auto"/>
            <w:vAlign w:val="center"/>
          </w:tcPr>
          <w:p w14:paraId="27A23EE3" w14:textId="708D5CED" w:rsidR="00C0595D" w:rsidRPr="00413538" w:rsidRDefault="004828A5" w:rsidP="00DA0C37">
            <w:pPr>
              <w:jc w:val="center"/>
              <w:rPr>
                <w:sz w:val="18"/>
                <w:szCs w:val="18"/>
              </w:rPr>
            </w:pPr>
            <w:r>
              <w:rPr>
                <w:sz w:val="18"/>
                <w:szCs w:val="18"/>
              </w:rPr>
              <w:t xml:space="preserve">Cromatógrafo </w:t>
            </w:r>
            <w:r w:rsidRPr="004828A5">
              <w:rPr>
                <w:sz w:val="18"/>
                <w:szCs w:val="18"/>
              </w:rPr>
              <w:t>de gases con detector de captura de electrones</w:t>
            </w:r>
            <w:r>
              <w:rPr>
                <w:sz w:val="18"/>
                <w:szCs w:val="18"/>
              </w:rPr>
              <w:t>.</w:t>
            </w:r>
          </w:p>
        </w:tc>
        <w:tc>
          <w:tcPr>
            <w:tcW w:w="686" w:type="pct"/>
            <w:vAlign w:val="center"/>
          </w:tcPr>
          <w:p w14:paraId="165344FD" w14:textId="63203DB9" w:rsidR="00C0595D" w:rsidRPr="00EB7C6A" w:rsidRDefault="00E63E44" w:rsidP="00EB7C6A">
            <w:pPr>
              <w:pBdr>
                <w:top w:val="nil"/>
                <w:left w:val="nil"/>
                <w:bottom w:val="nil"/>
                <w:right w:val="nil"/>
                <w:between w:val="nil"/>
              </w:pBdr>
              <w:spacing w:line="212" w:lineRule="auto"/>
              <w:ind w:left="69"/>
              <w:jc w:val="center"/>
              <w:rPr>
                <w:rFonts w:eastAsia="Tahoma" w:cs="Tahoma"/>
              </w:rPr>
            </w:pPr>
            <w:r>
              <w:rPr>
                <w:rFonts w:eastAsia="Tahoma" w:cs="Tahoma"/>
              </w:rPr>
              <w:t>0,2237 mg.</w:t>
            </w:r>
            <w:r w:rsidRPr="00EB7C6A">
              <w:rPr>
                <w:rFonts w:eastAsia="Tahoma" w:cs="Tahoma"/>
              </w:rPr>
              <w:t xml:space="preserve"> L</w:t>
            </w:r>
            <w:r w:rsidRPr="00EB7C6A">
              <w:rPr>
                <w:rFonts w:eastAsia="Tahoma" w:cs="Tahoma"/>
                <w:vertAlign w:val="superscript"/>
              </w:rPr>
              <w:t>-1</w:t>
            </w:r>
          </w:p>
        </w:tc>
        <w:tc>
          <w:tcPr>
            <w:tcW w:w="687" w:type="pct"/>
            <w:vAlign w:val="center"/>
          </w:tcPr>
          <w:p w14:paraId="138A4C12" w14:textId="2DB197E2" w:rsidR="00C0595D" w:rsidRPr="00EB7C6A" w:rsidRDefault="00061671" w:rsidP="00EB7C6A">
            <w:pPr>
              <w:pBdr>
                <w:top w:val="nil"/>
                <w:left w:val="nil"/>
                <w:bottom w:val="nil"/>
                <w:right w:val="nil"/>
                <w:between w:val="nil"/>
              </w:pBdr>
              <w:spacing w:line="212" w:lineRule="auto"/>
              <w:ind w:left="69"/>
              <w:jc w:val="center"/>
              <w:rPr>
                <w:rFonts w:eastAsia="Tahoma" w:cs="Tahoma"/>
              </w:rPr>
            </w:pPr>
            <w:r>
              <w:rPr>
                <w:rFonts w:eastAsia="Tahoma" w:cs="Tahoma"/>
              </w:rPr>
              <w:t>0 (cero)</w:t>
            </w:r>
          </w:p>
        </w:tc>
      </w:tr>
      <w:tr w:rsidR="00C0595D" w:rsidRPr="00725D98" w14:paraId="1EF517F1" w14:textId="77777777" w:rsidTr="00DA0C37">
        <w:trPr>
          <w:trHeight w:val="20"/>
        </w:trPr>
        <w:tc>
          <w:tcPr>
            <w:tcW w:w="736" w:type="pct"/>
            <w:vAlign w:val="center"/>
          </w:tcPr>
          <w:p w14:paraId="28F4D414" w14:textId="23E67DF8" w:rsidR="00C0595D" w:rsidRPr="00EB7C6A" w:rsidRDefault="00C0595D" w:rsidP="00EB7C6A">
            <w:pPr>
              <w:pBdr>
                <w:top w:val="nil"/>
                <w:left w:val="nil"/>
                <w:bottom w:val="nil"/>
                <w:right w:val="nil"/>
                <w:between w:val="nil"/>
              </w:pBdr>
              <w:spacing w:line="212" w:lineRule="auto"/>
              <w:ind w:left="69"/>
              <w:jc w:val="both"/>
              <w:rPr>
                <w:rFonts w:eastAsia="Tahoma" w:cs="Tahoma"/>
              </w:rPr>
            </w:pPr>
            <w:r>
              <w:rPr>
                <w:rFonts w:eastAsia="Tahoma" w:cs="Tahoma"/>
              </w:rPr>
              <w:t>Mercurio total</w:t>
            </w:r>
          </w:p>
        </w:tc>
        <w:tc>
          <w:tcPr>
            <w:tcW w:w="1445" w:type="pct"/>
            <w:vAlign w:val="center"/>
          </w:tcPr>
          <w:p w14:paraId="5378D469" w14:textId="3C6DB37A" w:rsidR="00C0595D" w:rsidRPr="00EB2FD4" w:rsidRDefault="00EB2FD4" w:rsidP="00EB2FD4">
            <w:pPr>
              <w:rPr>
                <w:lang w:val="en-US"/>
              </w:rPr>
            </w:pPr>
            <w:proofErr w:type="spellStart"/>
            <w:r w:rsidRPr="00EB2FD4">
              <w:rPr>
                <w:lang w:val="en-US"/>
              </w:rPr>
              <w:t>Método</w:t>
            </w:r>
            <w:proofErr w:type="spellEnd"/>
            <w:r w:rsidR="00E63E44" w:rsidRPr="00EB2FD4">
              <w:rPr>
                <w:lang w:val="en-US"/>
              </w:rPr>
              <w:t xml:space="preserve"> ICP/MES</w:t>
            </w:r>
            <w:r w:rsidRPr="00EB2FD4">
              <w:rPr>
                <w:lang w:val="en-US"/>
              </w:rPr>
              <w:t xml:space="preserve"> </w:t>
            </w:r>
            <w:r w:rsidRPr="00EB2FD4">
              <w:rPr>
                <w:i/>
                <w:lang w:val="en-US"/>
              </w:rPr>
              <w:t>“Inductively Coupled Plasma Mass Spectrometry”</w:t>
            </w:r>
          </w:p>
        </w:tc>
        <w:tc>
          <w:tcPr>
            <w:tcW w:w="1446" w:type="pct"/>
            <w:shd w:val="clear" w:color="auto" w:fill="auto"/>
            <w:vAlign w:val="center"/>
          </w:tcPr>
          <w:p w14:paraId="5D79B57B" w14:textId="2B1E9B60" w:rsidR="00C0595D" w:rsidRPr="004828A5" w:rsidRDefault="004828A5" w:rsidP="004828A5">
            <w:pPr>
              <w:jc w:val="center"/>
            </w:pPr>
            <w:r w:rsidRPr="004828A5">
              <w:t>Espectrómetro de Masas con Plasma Acoplado Inductivamente</w:t>
            </w:r>
          </w:p>
        </w:tc>
        <w:tc>
          <w:tcPr>
            <w:tcW w:w="686" w:type="pct"/>
            <w:shd w:val="clear" w:color="auto" w:fill="auto"/>
            <w:vAlign w:val="center"/>
          </w:tcPr>
          <w:p w14:paraId="21341AC2" w14:textId="4545F903" w:rsidR="00C0595D" w:rsidRPr="00312BEE" w:rsidRDefault="004828A5" w:rsidP="00312BEE">
            <w:pPr>
              <w:pBdr>
                <w:top w:val="nil"/>
                <w:left w:val="nil"/>
                <w:bottom w:val="nil"/>
                <w:right w:val="nil"/>
                <w:between w:val="nil"/>
              </w:pBdr>
              <w:spacing w:line="212" w:lineRule="auto"/>
              <w:ind w:left="69"/>
              <w:jc w:val="center"/>
              <w:rPr>
                <w:rFonts w:eastAsia="Tahoma" w:cs="Tahoma"/>
                <w:lang w:val="en-US"/>
              </w:rPr>
            </w:pPr>
            <w:r>
              <w:rPr>
                <w:rFonts w:eastAsia="Tahoma" w:cs="Tahoma"/>
                <w:lang w:val="en-US"/>
              </w:rPr>
              <w:t xml:space="preserve">0,001 mg </w:t>
            </w:r>
            <w:r w:rsidRPr="00EB7C6A">
              <w:rPr>
                <w:rFonts w:eastAsia="Tahoma" w:cs="Tahoma"/>
              </w:rPr>
              <w:t>L</w:t>
            </w:r>
            <w:r w:rsidRPr="00EB7C6A">
              <w:rPr>
                <w:rFonts w:eastAsia="Tahoma" w:cs="Tahoma"/>
                <w:vertAlign w:val="superscript"/>
              </w:rPr>
              <w:t>-1</w:t>
            </w:r>
          </w:p>
        </w:tc>
        <w:tc>
          <w:tcPr>
            <w:tcW w:w="687" w:type="pct"/>
            <w:vAlign w:val="center"/>
          </w:tcPr>
          <w:p w14:paraId="66F34D9B" w14:textId="40AF7C24" w:rsidR="00C0595D" w:rsidRPr="00EB2FD4" w:rsidRDefault="009D1755" w:rsidP="00EB7C6A">
            <w:pPr>
              <w:pBdr>
                <w:top w:val="nil"/>
                <w:left w:val="nil"/>
                <w:bottom w:val="nil"/>
                <w:right w:val="nil"/>
                <w:between w:val="nil"/>
              </w:pBdr>
              <w:spacing w:line="212" w:lineRule="auto"/>
              <w:ind w:left="69"/>
              <w:jc w:val="center"/>
              <w:rPr>
                <w:rFonts w:eastAsia="Tahoma" w:cs="Tahoma"/>
                <w:lang w:val="en-US"/>
              </w:rPr>
            </w:pPr>
            <w:r>
              <w:rPr>
                <w:rFonts w:eastAsia="Tahoma" w:cs="Tahoma"/>
                <w:lang w:val="en-US"/>
              </w:rPr>
              <w:t>SLE</w:t>
            </w:r>
          </w:p>
        </w:tc>
      </w:tr>
      <w:tr w:rsidR="00C0595D" w:rsidRPr="00725D98" w14:paraId="40E817AD" w14:textId="77777777" w:rsidTr="00DA0C37">
        <w:trPr>
          <w:trHeight w:val="20"/>
        </w:trPr>
        <w:tc>
          <w:tcPr>
            <w:tcW w:w="736" w:type="pct"/>
            <w:vAlign w:val="center"/>
          </w:tcPr>
          <w:p w14:paraId="0B6F286D" w14:textId="5667E2FF" w:rsidR="00C0595D" w:rsidRDefault="00C0595D" w:rsidP="00EB7C6A">
            <w:pPr>
              <w:pBdr>
                <w:top w:val="nil"/>
                <w:left w:val="nil"/>
                <w:bottom w:val="nil"/>
                <w:right w:val="nil"/>
                <w:between w:val="nil"/>
              </w:pBdr>
              <w:spacing w:line="212" w:lineRule="auto"/>
              <w:ind w:left="69"/>
              <w:jc w:val="both"/>
              <w:rPr>
                <w:rFonts w:eastAsia="Tahoma" w:cs="Tahoma"/>
              </w:rPr>
            </w:pPr>
            <w:r>
              <w:rPr>
                <w:rFonts w:eastAsia="Tahoma" w:cs="Tahoma"/>
              </w:rPr>
              <w:t>Bario</w:t>
            </w:r>
          </w:p>
        </w:tc>
        <w:tc>
          <w:tcPr>
            <w:tcW w:w="1445" w:type="pct"/>
            <w:vAlign w:val="center"/>
          </w:tcPr>
          <w:p w14:paraId="426E9DF6" w14:textId="6B5A3B6A" w:rsidR="00C0595D" w:rsidRPr="00EB2FD4" w:rsidRDefault="0067003B" w:rsidP="00EB2FD4">
            <w:pPr>
              <w:rPr>
                <w:lang w:val="en-US"/>
              </w:rPr>
            </w:pPr>
            <w:r w:rsidRPr="00EB2FD4">
              <w:rPr>
                <w:lang w:val="en-US"/>
              </w:rPr>
              <w:t>Method</w:t>
            </w:r>
            <w:r w:rsidR="00EB2FD4" w:rsidRPr="00EB2FD4">
              <w:rPr>
                <w:lang w:val="en-US"/>
              </w:rPr>
              <w:t xml:space="preserve"> ICP/MES </w:t>
            </w:r>
            <w:r w:rsidR="00EB2FD4" w:rsidRPr="00EB2FD4">
              <w:rPr>
                <w:i/>
                <w:lang w:val="en-US"/>
              </w:rPr>
              <w:t>“Inductively Coupled Plasma Mass Spectrometry”</w:t>
            </w:r>
          </w:p>
        </w:tc>
        <w:tc>
          <w:tcPr>
            <w:tcW w:w="1446" w:type="pct"/>
            <w:shd w:val="clear" w:color="auto" w:fill="auto"/>
            <w:vAlign w:val="center"/>
          </w:tcPr>
          <w:p w14:paraId="28AEC155" w14:textId="1389AD33" w:rsidR="00C0595D" w:rsidRPr="000D4D71" w:rsidRDefault="004828A5" w:rsidP="00DA0C37">
            <w:pPr>
              <w:jc w:val="center"/>
              <w:rPr>
                <w:sz w:val="18"/>
                <w:szCs w:val="18"/>
              </w:rPr>
            </w:pPr>
            <w:r w:rsidRPr="004828A5">
              <w:t>Espectrómetro de Masas con Plasma Acoplado Inductivamente</w:t>
            </w:r>
          </w:p>
        </w:tc>
        <w:tc>
          <w:tcPr>
            <w:tcW w:w="686" w:type="pct"/>
            <w:shd w:val="clear" w:color="auto" w:fill="auto"/>
            <w:vAlign w:val="center"/>
          </w:tcPr>
          <w:p w14:paraId="533BA0FC" w14:textId="073D2E66" w:rsidR="00C0595D" w:rsidRPr="00312BEE" w:rsidRDefault="004828A5" w:rsidP="00312BEE">
            <w:pPr>
              <w:pBdr>
                <w:top w:val="nil"/>
                <w:left w:val="nil"/>
                <w:bottom w:val="nil"/>
                <w:right w:val="nil"/>
                <w:between w:val="nil"/>
              </w:pBdr>
              <w:spacing w:line="212" w:lineRule="auto"/>
              <w:ind w:left="69"/>
              <w:jc w:val="center"/>
              <w:rPr>
                <w:rFonts w:eastAsia="Tahoma" w:cs="Tahoma"/>
                <w:lang w:val="en-US"/>
              </w:rPr>
            </w:pPr>
            <w:r>
              <w:rPr>
                <w:rFonts w:eastAsia="Tahoma" w:cs="Tahoma"/>
                <w:lang w:val="en-US"/>
              </w:rPr>
              <w:t xml:space="preserve">0,05 mg. </w:t>
            </w:r>
            <w:r w:rsidRPr="00EB7C6A">
              <w:rPr>
                <w:rFonts w:eastAsia="Tahoma" w:cs="Tahoma"/>
              </w:rPr>
              <w:t>L</w:t>
            </w:r>
            <w:r w:rsidRPr="00EB7C6A">
              <w:rPr>
                <w:rFonts w:eastAsia="Tahoma" w:cs="Tahoma"/>
                <w:vertAlign w:val="superscript"/>
              </w:rPr>
              <w:t>-1</w:t>
            </w:r>
          </w:p>
        </w:tc>
        <w:tc>
          <w:tcPr>
            <w:tcW w:w="687" w:type="pct"/>
            <w:vAlign w:val="center"/>
          </w:tcPr>
          <w:p w14:paraId="319BCBD9" w14:textId="4155934B" w:rsidR="00C0595D" w:rsidRPr="00EB2FD4" w:rsidRDefault="009D1755" w:rsidP="00EB7C6A">
            <w:pPr>
              <w:pBdr>
                <w:top w:val="nil"/>
                <w:left w:val="nil"/>
                <w:bottom w:val="nil"/>
                <w:right w:val="nil"/>
                <w:between w:val="nil"/>
              </w:pBdr>
              <w:spacing w:line="212" w:lineRule="auto"/>
              <w:ind w:left="69"/>
              <w:jc w:val="center"/>
              <w:rPr>
                <w:rFonts w:eastAsia="Tahoma" w:cs="Tahoma"/>
                <w:lang w:val="en-US"/>
              </w:rPr>
            </w:pPr>
            <w:r>
              <w:rPr>
                <w:rFonts w:eastAsia="Tahoma" w:cs="Tahoma"/>
                <w:lang w:val="en-US"/>
              </w:rPr>
              <w:t>2</w:t>
            </w:r>
            <w:r>
              <w:rPr>
                <w:rFonts w:eastAsia="Tahoma" w:cs="Tahoma"/>
              </w:rPr>
              <w:t xml:space="preserve"> mg.</w:t>
            </w:r>
            <w:r w:rsidRPr="00EB7C6A">
              <w:rPr>
                <w:rFonts w:eastAsia="Tahoma" w:cs="Tahoma"/>
              </w:rPr>
              <w:t xml:space="preserve"> L</w:t>
            </w:r>
            <w:r w:rsidRPr="00EB7C6A">
              <w:rPr>
                <w:rFonts w:eastAsia="Tahoma" w:cs="Tahoma"/>
                <w:vertAlign w:val="superscript"/>
              </w:rPr>
              <w:t>-</w:t>
            </w:r>
          </w:p>
        </w:tc>
      </w:tr>
    </w:tbl>
    <w:p w14:paraId="7273663F" w14:textId="69331937" w:rsidR="002B7E64" w:rsidRPr="00EB2FD4" w:rsidRDefault="002B5D2A" w:rsidP="009B2A15">
      <w:pPr>
        <w:jc w:val="both"/>
        <w:rPr>
          <w:lang w:val="en-US"/>
        </w:rPr>
        <w:sectPr w:rsidR="002B7E64" w:rsidRPr="00EB2FD4" w:rsidSect="002B7E64">
          <w:pgSz w:w="16838" w:h="11906" w:orient="landscape" w:code="9"/>
          <w:pgMar w:top="1701" w:right="1417" w:bottom="1701" w:left="1417" w:header="709" w:footer="709" w:gutter="0"/>
          <w:cols w:space="708"/>
          <w:docGrid w:linePitch="360"/>
        </w:sectPr>
      </w:pPr>
      <w:r>
        <w:rPr>
          <w:lang w:val="en-US"/>
        </w:rPr>
        <w:t xml:space="preserve"> </w:t>
      </w:r>
    </w:p>
    <w:p w14:paraId="0055C572" w14:textId="0ED82726" w:rsidR="002B7E64" w:rsidRDefault="002B7E64" w:rsidP="009B2A15">
      <w:pPr>
        <w:jc w:val="both"/>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809"/>
        <w:gridCol w:w="3507"/>
        <w:gridCol w:w="1737"/>
        <w:gridCol w:w="1667"/>
      </w:tblGrid>
      <w:tr w:rsidR="002A0C01" w:rsidRPr="00F54EEC" w14:paraId="3C8B2BBF" w14:textId="77777777" w:rsidTr="001F526A">
        <w:trPr>
          <w:trHeight w:val="313"/>
          <w:tblHeader/>
          <w:jc w:val="center"/>
        </w:trPr>
        <w:tc>
          <w:tcPr>
            <w:tcW w:w="5000" w:type="pct"/>
            <w:gridSpan w:val="4"/>
            <w:shd w:val="clear" w:color="auto" w:fill="auto"/>
            <w:vAlign w:val="center"/>
          </w:tcPr>
          <w:p w14:paraId="078CB868" w14:textId="07684F56" w:rsidR="002A0C01" w:rsidRPr="00DC69A0" w:rsidRDefault="00F203C3" w:rsidP="00F203C3">
            <w:pPr>
              <w:pStyle w:val="Descripcin"/>
              <w:keepNext/>
              <w:spacing w:after="0"/>
              <w:jc w:val="center"/>
            </w:pPr>
            <w:bookmarkStart w:id="48" w:name="_Toc108567687"/>
            <w:r>
              <w:t xml:space="preserve">TABLA </w:t>
            </w:r>
            <w:fldSimple w:instr=" SEQ TABLA \* ARABIC ">
              <w:r>
                <w:rPr>
                  <w:noProof/>
                </w:rPr>
                <w:t>10</w:t>
              </w:r>
            </w:fldSimple>
            <w:r>
              <w:t xml:space="preserve">. </w:t>
            </w:r>
            <w:r w:rsidR="001F526A" w:rsidRPr="00DC69A0">
              <w:t>MÉTODOS APLICADOS PARA DETERMINACIÓN DE AGROQUÍMICOS</w:t>
            </w:r>
            <w:bookmarkEnd w:id="48"/>
          </w:p>
        </w:tc>
      </w:tr>
      <w:tr w:rsidR="00F54EEC" w:rsidRPr="00F54EEC" w14:paraId="03F8B773" w14:textId="77777777" w:rsidTr="00356445">
        <w:trPr>
          <w:trHeight w:val="313"/>
          <w:tblHeader/>
          <w:jc w:val="center"/>
        </w:trPr>
        <w:tc>
          <w:tcPr>
            <w:tcW w:w="5000" w:type="pct"/>
            <w:gridSpan w:val="4"/>
            <w:shd w:val="clear" w:color="auto" w:fill="2B5D62"/>
            <w:vAlign w:val="center"/>
          </w:tcPr>
          <w:p w14:paraId="65803EDE" w14:textId="1A7B0B6D" w:rsidR="00F54EEC" w:rsidRPr="004149A5" w:rsidRDefault="004149A5" w:rsidP="004149A5">
            <w:pPr>
              <w:pBdr>
                <w:top w:val="nil"/>
                <w:left w:val="nil"/>
                <w:bottom w:val="nil"/>
                <w:right w:val="nil"/>
                <w:between w:val="nil"/>
              </w:pBdr>
              <w:spacing w:before="83" w:line="211" w:lineRule="auto"/>
              <w:ind w:left="104" w:right="181"/>
              <w:jc w:val="center"/>
              <w:rPr>
                <w:rFonts w:asciiTheme="majorHAnsi" w:hAnsiTheme="majorHAnsi"/>
                <w:b/>
              </w:rPr>
            </w:pPr>
            <w:r w:rsidRPr="004149A5">
              <w:rPr>
                <w:rFonts w:asciiTheme="majorHAnsi" w:hAnsiTheme="majorHAnsi"/>
                <w:b/>
                <w:color w:val="FFFFFF" w:themeColor="background1"/>
              </w:rPr>
              <w:t>AGROQUÍMICOS</w:t>
            </w:r>
          </w:p>
        </w:tc>
      </w:tr>
      <w:tr w:rsidR="00F54EEC" w:rsidRPr="00F54EEC" w14:paraId="4FCC3003" w14:textId="77777777" w:rsidTr="00356445">
        <w:trPr>
          <w:trHeight w:val="316"/>
          <w:tblHeader/>
          <w:jc w:val="center"/>
        </w:trPr>
        <w:tc>
          <w:tcPr>
            <w:tcW w:w="1037" w:type="pct"/>
          </w:tcPr>
          <w:p w14:paraId="28C6881D" w14:textId="77777777" w:rsidR="00F54EEC" w:rsidRPr="00C7572E" w:rsidRDefault="00F54EEC" w:rsidP="00F54EEC">
            <w:pPr>
              <w:spacing w:before="4"/>
              <w:rPr>
                <w:b/>
                <w:sz w:val="16"/>
                <w:szCs w:val="16"/>
              </w:rPr>
            </w:pPr>
          </w:p>
          <w:p w14:paraId="77A2605C" w14:textId="636078CE" w:rsidR="00F54EEC" w:rsidRPr="00F54EEC" w:rsidRDefault="00F54EEC" w:rsidP="00F54EEC">
            <w:pPr>
              <w:pBdr>
                <w:top w:val="nil"/>
                <w:left w:val="nil"/>
                <w:bottom w:val="nil"/>
                <w:right w:val="nil"/>
                <w:between w:val="nil"/>
              </w:pBdr>
              <w:spacing w:before="86" w:line="211" w:lineRule="auto"/>
              <w:ind w:left="69"/>
              <w:rPr>
                <w:rFonts w:asciiTheme="majorHAnsi" w:hAnsiTheme="majorHAnsi"/>
                <w:b/>
              </w:rPr>
            </w:pPr>
            <w:r w:rsidRPr="00C7572E">
              <w:rPr>
                <w:b/>
                <w:sz w:val="16"/>
                <w:szCs w:val="16"/>
              </w:rPr>
              <w:t>PARÁMETROS</w:t>
            </w:r>
          </w:p>
        </w:tc>
        <w:tc>
          <w:tcPr>
            <w:tcW w:w="2011" w:type="pct"/>
          </w:tcPr>
          <w:p w14:paraId="0707607D" w14:textId="77777777" w:rsidR="00F54EEC" w:rsidRPr="00C7572E" w:rsidRDefault="00F54EEC" w:rsidP="00F54EEC">
            <w:pPr>
              <w:ind w:left="167"/>
              <w:jc w:val="center"/>
              <w:rPr>
                <w:b/>
                <w:sz w:val="16"/>
                <w:szCs w:val="16"/>
              </w:rPr>
            </w:pPr>
          </w:p>
          <w:p w14:paraId="5AD88259" w14:textId="410D533B" w:rsidR="00F54EEC" w:rsidRPr="00F54EEC" w:rsidRDefault="00F54EEC" w:rsidP="00F54EEC">
            <w:pPr>
              <w:pBdr>
                <w:top w:val="nil"/>
                <w:left w:val="nil"/>
                <w:bottom w:val="nil"/>
                <w:right w:val="nil"/>
                <w:between w:val="nil"/>
              </w:pBdr>
              <w:spacing w:before="86" w:line="211" w:lineRule="auto"/>
              <w:ind w:left="545" w:right="536"/>
              <w:jc w:val="center"/>
              <w:rPr>
                <w:rFonts w:asciiTheme="majorHAnsi" w:hAnsiTheme="majorHAnsi"/>
                <w:b/>
              </w:rPr>
            </w:pPr>
            <w:r w:rsidRPr="00C7572E">
              <w:rPr>
                <w:b/>
                <w:sz w:val="16"/>
                <w:szCs w:val="16"/>
              </w:rPr>
              <w:t>MÉTODOS</w:t>
            </w:r>
          </w:p>
        </w:tc>
        <w:tc>
          <w:tcPr>
            <w:tcW w:w="996" w:type="pct"/>
            <w:vAlign w:val="center"/>
          </w:tcPr>
          <w:p w14:paraId="5BFC5D7D" w14:textId="7D0685A6" w:rsidR="00F54EEC" w:rsidRPr="00F54EEC" w:rsidRDefault="00F54EEC" w:rsidP="00F54EEC">
            <w:pPr>
              <w:ind w:left="6"/>
              <w:jc w:val="center"/>
              <w:rPr>
                <w:b/>
                <w:sz w:val="16"/>
                <w:szCs w:val="16"/>
              </w:rPr>
            </w:pPr>
            <w:r w:rsidRPr="00C7572E">
              <w:rPr>
                <w:b/>
                <w:sz w:val="16"/>
                <w:szCs w:val="16"/>
              </w:rPr>
              <w:t>LÍMITES DE CUANTIFICACIÓN</w:t>
            </w:r>
            <w:r>
              <w:rPr>
                <w:b/>
                <w:sz w:val="16"/>
                <w:szCs w:val="16"/>
              </w:rPr>
              <w:t xml:space="preserve"> </w:t>
            </w:r>
            <w:r w:rsidRPr="00C7572E">
              <w:rPr>
                <w:b/>
                <w:sz w:val="16"/>
                <w:szCs w:val="16"/>
              </w:rPr>
              <w:t>EN AGUA</w:t>
            </w:r>
          </w:p>
        </w:tc>
        <w:tc>
          <w:tcPr>
            <w:tcW w:w="956" w:type="pct"/>
            <w:vAlign w:val="center"/>
          </w:tcPr>
          <w:p w14:paraId="16EAFBD7" w14:textId="697449CB" w:rsidR="00F54EEC" w:rsidRPr="00F54EEC" w:rsidRDefault="00F54EEC" w:rsidP="004149A5">
            <w:pPr>
              <w:pBdr>
                <w:top w:val="nil"/>
                <w:left w:val="nil"/>
                <w:bottom w:val="nil"/>
                <w:right w:val="nil"/>
                <w:between w:val="nil"/>
              </w:pBdr>
              <w:spacing w:before="86" w:line="211" w:lineRule="auto"/>
              <w:ind w:right="198"/>
              <w:jc w:val="center"/>
              <w:rPr>
                <w:rFonts w:asciiTheme="majorHAnsi" w:hAnsiTheme="majorHAnsi"/>
                <w:b/>
              </w:rPr>
            </w:pPr>
            <w:r w:rsidRPr="00C7572E">
              <w:rPr>
                <w:b/>
                <w:sz w:val="16"/>
                <w:szCs w:val="16"/>
              </w:rPr>
              <w:t>LÍMITES DE LA    RES. 222/02 SEAM CLASE 2</w:t>
            </w:r>
          </w:p>
        </w:tc>
      </w:tr>
      <w:tr w:rsidR="001F526A" w:rsidRPr="00F54EEC" w14:paraId="617890E0" w14:textId="77777777" w:rsidTr="00356445">
        <w:trPr>
          <w:trHeight w:val="314"/>
          <w:jc w:val="center"/>
        </w:trPr>
        <w:tc>
          <w:tcPr>
            <w:tcW w:w="1037" w:type="pct"/>
            <w:shd w:val="clear" w:color="auto" w:fill="FFFFFF"/>
            <w:vAlign w:val="center"/>
          </w:tcPr>
          <w:p w14:paraId="675AB2D0" w14:textId="77777777" w:rsidR="001F526A" w:rsidRPr="00356445" w:rsidRDefault="001F526A" w:rsidP="00356445">
            <w:pPr>
              <w:jc w:val="both"/>
            </w:pPr>
            <w:r w:rsidRPr="00356445">
              <w:t>OC- Aldrin</w:t>
            </w:r>
          </w:p>
        </w:tc>
        <w:tc>
          <w:tcPr>
            <w:tcW w:w="2011" w:type="pct"/>
            <w:vMerge w:val="restart"/>
            <w:vAlign w:val="center"/>
          </w:tcPr>
          <w:p w14:paraId="03DF46EF" w14:textId="012CC31D" w:rsidR="001F526A" w:rsidRPr="00356445" w:rsidRDefault="001F526A" w:rsidP="00356445">
            <w:pPr>
              <w:jc w:val="both"/>
              <w:rPr>
                <w:sz w:val="18"/>
                <w:szCs w:val="18"/>
              </w:rPr>
            </w:pPr>
            <w:r w:rsidRPr="00356445">
              <w:rPr>
                <w:sz w:val="18"/>
                <w:szCs w:val="18"/>
              </w:rPr>
              <w:t>Extracción US-EPA 8081B y 3510 con modificaciones Cuantificación por EPA 608.1 con modificaciones - GC-MS/MS</w:t>
            </w:r>
          </w:p>
        </w:tc>
        <w:tc>
          <w:tcPr>
            <w:tcW w:w="996" w:type="pct"/>
            <w:vAlign w:val="center"/>
          </w:tcPr>
          <w:p w14:paraId="1D8AB998" w14:textId="228A35C1" w:rsidR="001F526A" w:rsidRPr="00356445" w:rsidRDefault="00ED2D2A" w:rsidP="00356445">
            <w:pPr>
              <w:jc w:val="center"/>
            </w:pPr>
            <w:r>
              <w:t>&gt;</w:t>
            </w:r>
            <w:r w:rsidR="001F526A" w:rsidRPr="00356445">
              <w:t>1,00</w:t>
            </w:r>
          </w:p>
        </w:tc>
        <w:tc>
          <w:tcPr>
            <w:tcW w:w="956" w:type="pct"/>
            <w:vAlign w:val="center"/>
          </w:tcPr>
          <w:p w14:paraId="6DFEC280" w14:textId="680C0ECC" w:rsidR="001F526A" w:rsidRPr="00356445" w:rsidRDefault="001F526A" w:rsidP="00356445">
            <w:pPr>
              <w:jc w:val="center"/>
            </w:pPr>
            <w:r w:rsidRPr="00356445">
              <w:t>SLE</w:t>
            </w:r>
          </w:p>
        </w:tc>
      </w:tr>
      <w:tr w:rsidR="001F526A" w:rsidRPr="00F54EEC" w14:paraId="57B73E83" w14:textId="77777777" w:rsidTr="00356445">
        <w:trPr>
          <w:trHeight w:val="316"/>
          <w:jc w:val="center"/>
        </w:trPr>
        <w:tc>
          <w:tcPr>
            <w:tcW w:w="1037" w:type="pct"/>
            <w:shd w:val="clear" w:color="auto" w:fill="FFFFFF"/>
            <w:vAlign w:val="center"/>
          </w:tcPr>
          <w:p w14:paraId="695ABC43" w14:textId="77777777" w:rsidR="001F526A" w:rsidRPr="00356445" w:rsidRDefault="001F526A" w:rsidP="00356445">
            <w:pPr>
              <w:jc w:val="both"/>
            </w:pPr>
            <w:r w:rsidRPr="00356445">
              <w:t>OC-</w:t>
            </w:r>
            <w:proofErr w:type="spellStart"/>
            <w:r w:rsidRPr="00356445">
              <w:t>Endrin</w:t>
            </w:r>
            <w:proofErr w:type="spellEnd"/>
          </w:p>
        </w:tc>
        <w:tc>
          <w:tcPr>
            <w:tcW w:w="2011" w:type="pct"/>
            <w:vMerge/>
            <w:vAlign w:val="center"/>
          </w:tcPr>
          <w:p w14:paraId="474FA80C" w14:textId="01B810C1" w:rsidR="001F526A" w:rsidRPr="00356445" w:rsidRDefault="001F526A" w:rsidP="00356445">
            <w:pPr>
              <w:jc w:val="both"/>
              <w:rPr>
                <w:sz w:val="18"/>
                <w:szCs w:val="18"/>
              </w:rPr>
            </w:pPr>
          </w:p>
        </w:tc>
        <w:tc>
          <w:tcPr>
            <w:tcW w:w="996" w:type="pct"/>
            <w:vAlign w:val="center"/>
          </w:tcPr>
          <w:p w14:paraId="58F53CD7" w14:textId="402DC6C3" w:rsidR="001F526A" w:rsidRPr="00356445" w:rsidRDefault="00ED2D2A" w:rsidP="00356445">
            <w:pPr>
              <w:jc w:val="center"/>
            </w:pPr>
            <w:r>
              <w:t>&gt;</w:t>
            </w:r>
            <w:r w:rsidR="001F526A" w:rsidRPr="00356445">
              <w:t>1,25</w:t>
            </w:r>
          </w:p>
        </w:tc>
        <w:tc>
          <w:tcPr>
            <w:tcW w:w="956" w:type="pct"/>
            <w:vAlign w:val="center"/>
          </w:tcPr>
          <w:p w14:paraId="532BF087" w14:textId="77777777" w:rsidR="001F526A" w:rsidRPr="00356445" w:rsidRDefault="001F526A" w:rsidP="00356445">
            <w:pPr>
              <w:jc w:val="center"/>
            </w:pPr>
            <w:r w:rsidRPr="00356445">
              <w:t>2</w:t>
            </w:r>
          </w:p>
        </w:tc>
      </w:tr>
      <w:tr w:rsidR="001F526A" w:rsidRPr="00F54EEC" w14:paraId="0382F6D8" w14:textId="77777777" w:rsidTr="00356445">
        <w:trPr>
          <w:trHeight w:val="313"/>
          <w:jc w:val="center"/>
        </w:trPr>
        <w:tc>
          <w:tcPr>
            <w:tcW w:w="1037" w:type="pct"/>
            <w:shd w:val="clear" w:color="auto" w:fill="FFFFFF"/>
            <w:vAlign w:val="center"/>
          </w:tcPr>
          <w:p w14:paraId="2BE60EC5" w14:textId="77777777" w:rsidR="001F526A" w:rsidRPr="00356445" w:rsidRDefault="001F526A" w:rsidP="00356445">
            <w:pPr>
              <w:jc w:val="both"/>
            </w:pPr>
            <w:r w:rsidRPr="00356445">
              <w:t>OC-</w:t>
            </w:r>
            <w:proofErr w:type="spellStart"/>
            <w:r w:rsidRPr="00356445">
              <w:t>Dieldrin</w:t>
            </w:r>
            <w:proofErr w:type="spellEnd"/>
          </w:p>
        </w:tc>
        <w:tc>
          <w:tcPr>
            <w:tcW w:w="2011" w:type="pct"/>
            <w:vMerge/>
            <w:vAlign w:val="center"/>
          </w:tcPr>
          <w:p w14:paraId="3E19C92B" w14:textId="0D677836" w:rsidR="001F526A" w:rsidRPr="00356445" w:rsidRDefault="001F526A" w:rsidP="00356445">
            <w:pPr>
              <w:jc w:val="both"/>
              <w:rPr>
                <w:sz w:val="18"/>
                <w:szCs w:val="18"/>
              </w:rPr>
            </w:pPr>
          </w:p>
        </w:tc>
        <w:tc>
          <w:tcPr>
            <w:tcW w:w="996" w:type="pct"/>
            <w:vAlign w:val="center"/>
          </w:tcPr>
          <w:p w14:paraId="33D1539D" w14:textId="455DEDEB" w:rsidR="001F526A" w:rsidRPr="00356445" w:rsidRDefault="00ED2D2A" w:rsidP="00356445">
            <w:pPr>
              <w:jc w:val="center"/>
            </w:pPr>
            <w:r>
              <w:t>&gt;</w:t>
            </w:r>
            <w:r w:rsidR="001F526A" w:rsidRPr="00356445">
              <w:t>1,50</w:t>
            </w:r>
          </w:p>
        </w:tc>
        <w:tc>
          <w:tcPr>
            <w:tcW w:w="956" w:type="pct"/>
            <w:vAlign w:val="center"/>
          </w:tcPr>
          <w:p w14:paraId="008182C9" w14:textId="7AB39EC0" w:rsidR="001F526A" w:rsidRPr="00356445" w:rsidRDefault="001F526A" w:rsidP="00356445">
            <w:pPr>
              <w:jc w:val="center"/>
            </w:pPr>
            <w:r w:rsidRPr="00356445">
              <w:t>SLE</w:t>
            </w:r>
          </w:p>
        </w:tc>
      </w:tr>
      <w:tr w:rsidR="001F526A" w:rsidRPr="00F54EEC" w14:paraId="0C7A774E" w14:textId="77777777" w:rsidTr="00356445">
        <w:trPr>
          <w:trHeight w:val="314"/>
          <w:jc w:val="center"/>
        </w:trPr>
        <w:tc>
          <w:tcPr>
            <w:tcW w:w="1037" w:type="pct"/>
            <w:shd w:val="clear" w:color="auto" w:fill="FFFFFF"/>
            <w:vAlign w:val="center"/>
          </w:tcPr>
          <w:p w14:paraId="52447B2F" w14:textId="77777777" w:rsidR="001F526A" w:rsidRPr="00356445" w:rsidRDefault="001F526A" w:rsidP="00356445">
            <w:pPr>
              <w:jc w:val="both"/>
            </w:pPr>
            <w:r w:rsidRPr="00356445">
              <w:t>2,4-D</w:t>
            </w:r>
          </w:p>
        </w:tc>
        <w:tc>
          <w:tcPr>
            <w:tcW w:w="2011" w:type="pct"/>
            <w:vMerge/>
            <w:vAlign w:val="center"/>
          </w:tcPr>
          <w:p w14:paraId="11314D2E" w14:textId="557B56A8" w:rsidR="001F526A" w:rsidRPr="00356445" w:rsidRDefault="001F526A" w:rsidP="00356445">
            <w:pPr>
              <w:jc w:val="both"/>
              <w:rPr>
                <w:sz w:val="18"/>
                <w:szCs w:val="18"/>
              </w:rPr>
            </w:pPr>
          </w:p>
        </w:tc>
        <w:tc>
          <w:tcPr>
            <w:tcW w:w="996" w:type="pct"/>
            <w:vAlign w:val="center"/>
          </w:tcPr>
          <w:p w14:paraId="2836A0B0" w14:textId="5F65FFF3" w:rsidR="001F526A" w:rsidRPr="00356445" w:rsidRDefault="00ED2D2A" w:rsidP="00356445">
            <w:pPr>
              <w:jc w:val="center"/>
            </w:pPr>
            <w:r>
              <w:t>&gt;</w:t>
            </w:r>
            <w:r w:rsidR="001F526A" w:rsidRPr="00356445">
              <w:t>2,50</w:t>
            </w:r>
          </w:p>
        </w:tc>
        <w:tc>
          <w:tcPr>
            <w:tcW w:w="956" w:type="pct"/>
            <w:vAlign w:val="center"/>
          </w:tcPr>
          <w:p w14:paraId="52BF35A9" w14:textId="77777777" w:rsidR="001F526A" w:rsidRPr="00356445" w:rsidRDefault="001F526A" w:rsidP="00356445">
            <w:pPr>
              <w:jc w:val="center"/>
            </w:pPr>
            <w:r w:rsidRPr="00356445">
              <w:t>30</w:t>
            </w:r>
          </w:p>
        </w:tc>
      </w:tr>
      <w:tr w:rsidR="001F526A" w:rsidRPr="00F54EEC" w14:paraId="3A283D55" w14:textId="77777777" w:rsidTr="00356445">
        <w:trPr>
          <w:trHeight w:val="316"/>
          <w:jc w:val="center"/>
        </w:trPr>
        <w:tc>
          <w:tcPr>
            <w:tcW w:w="1037" w:type="pct"/>
            <w:shd w:val="clear" w:color="auto" w:fill="FFFFFF"/>
            <w:vAlign w:val="center"/>
          </w:tcPr>
          <w:p w14:paraId="513F95D2" w14:textId="77777777" w:rsidR="001F526A" w:rsidRPr="00356445" w:rsidRDefault="001F526A" w:rsidP="00356445">
            <w:pPr>
              <w:jc w:val="both"/>
            </w:pPr>
            <w:r w:rsidRPr="00356445">
              <w:t>Atrazina</w:t>
            </w:r>
          </w:p>
        </w:tc>
        <w:tc>
          <w:tcPr>
            <w:tcW w:w="2011" w:type="pct"/>
            <w:vMerge/>
            <w:vAlign w:val="center"/>
          </w:tcPr>
          <w:p w14:paraId="3370232E" w14:textId="77B84DDC" w:rsidR="001F526A" w:rsidRPr="00356445" w:rsidRDefault="001F526A" w:rsidP="00356445">
            <w:pPr>
              <w:jc w:val="both"/>
              <w:rPr>
                <w:sz w:val="18"/>
                <w:szCs w:val="18"/>
              </w:rPr>
            </w:pPr>
          </w:p>
        </w:tc>
        <w:tc>
          <w:tcPr>
            <w:tcW w:w="996" w:type="pct"/>
            <w:vAlign w:val="center"/>
          </w:tcPr>
          <w:p w14:paraId="0F6372C2" w14:textId="764F9E9A" w:rsidR="001F526A" w:rsidRPr="00356445" w:rsidRDefault="00ED2D2A" w:rsidP="00356445">
            <w:pPr>
              <w:jc w:val="center"/>
            </w:pPr>
            <w:r>
              <w:t>&gt;</w:t>
            </w:r>
            <w:r w:rsidR="001F526A" w:rsidRPr="00356445">
              <w:t>2,00</w:t>
            </w:r>
          </w:p>
        </w:tc>
        <w:tc>
          <w:tcPr>
            <w:tcW w:w="956" w:type="pct"/>
            <w:vAlign w:val="center"/>
          </w:tcPr>
          <w:p w14:paraId="75362B4E" w14:textId="77777777" w:rsidR="001F526A" w:rsidRPr="00356445" w:rsidRDefault="001F526A" w:rsidP="00356445">
            <w:pPr>
              <w:jc w:val="center"/>
            </w:pPr>
            <w:r w:rsidRPr="00356445">
              <w:t>3</w:t>
            </w:r>
          </w:p>
        </w:tc>
      </w:tr>
      <w:tr w:rsidR="001F526A" w:rsidRPr="00F54EEC" w14:paraId="2ED155B3" w14:textId="77777777" w:rsidTr="00356445">
        <w:trPr>
          <w:trHeight w:val="313"/>
          <w:jc w:val="center"/>
        </w:trPr>
        <w:tc>
          <w:tcPr>
            <w:tcW w:w="1037" w:type="pct"/>
            <w:shd w:val="clear" w:color="auto" w:fill="FFFFFF"/>
            <w:vAlign w:val="center"/>
          </w:tcPr>
          <w:p w14:paraId="34C5B23B" w14:textId="77777777" w:rsidR="001F526A" w:rsidRPr="00356445" w:rsidRDefault="001F526A" w:rsidP="00356445">
            <w:pPr>
              <w:jc w:val="both"/>
            </w:pPr>
            <w:proofErr w:type="spellStart"/>
            <w:r w:rsidRPr="00356445">
              <w:t>Carbaril</w:t>
            </w:r>
            <w:proofErr w:type="spellEnd"/>
          </w:p>
        </w:tc>
        <w:tc>
          <w:tcPr>
            <w:tcW w:w="2011" w:type="pct"/>
            <w:vMerge/>
            <w:vAlign w:val="center"/>
          </w:tcPr>
          <w:p w14:paraId="250EE5D1" w14:textId="748FE129" w:rsidR="001F526A" w:rsidRPr="00356445" w:rsidRDefault="001F526A" w:rsidP="00356445">
            <w:pPr>
              <w:jc w:val="both"/>
              <w:rPr>
                <w:sz w:val="18"/>
                <w:szCs w:val="18"/>
              </w:rPr>
            </w:pPr>
          </w:p>
        </w:tc>
        <w:tc>
          <w:tcPr>
            <w:tcW w:w="996" w:type="pct"/>
            <w:vAlign w:val="center"/>
          </w:tcPr>
          <w:p w14:paraId="1F535ECC" w14:textId="0548A991" w:rsidR="001F526A" w:rsidRPr="00356445" w:rsidRDefault="00ED2D2A" w:rsidP="00356445">
            <w:pPr>
              <w:jc w:val="center"/>
            </w:pPr>
            <w:r>
              <w:t>&gt;</w:t>
            </w:r>
            <w:r w:rsidR="001F526A" w:rsidRPr="00356445">
              <w:t>3,50</w:t>
            </w:r>
          </w:p>
        </w:tc>
        <w:tc>
          <w:tcPr>
            <w:tcW w:w="956" w:type="pct"/>
            <w:vAlign w:val="center"/>
          </w:tcPr>
          <w:p w14:paraId="5C687806" w14:textId="7F4398AA" w:rsidR="001F526A" w:rsidRPr="00356445" w:rsidRDefault="001F526A" w:rsidP="00356445">
            <w:pPr>
              <w:jc w:val="center"/>
            </w:pPr>
            <w:r w:rsidRPr="00356445">
              <w:t>SLE</w:t>
            </w:r>
          </w:p>
        </w:tc>
      </w:tr>
      <w:tr w:rsidR="001F526A" w:rsidRPr="00F54EEC" w14:paraId="414D1957" w14:textId="77777777" w:rsidTr="00356445">
        <w:trPr>
          <w:trHeight w:val="316"/>
          <w:jc w:val="center"/>
        </w:trPr>
        <w:tc>
          <w:tcPr>
            <w:tcW w:w="1037" w:type="pct"/>
            <w:shd w:val="clear" w:color="auto" w:fill="FFFFFF"/>
            <w:vAlign w:val="center"/>
          </w:tcPr>
          <w:p w14:paraId="2FD16D80" w14:textId="77777777" w:rsidR="001F526A" w:rsidRPr="00356445" w:rsidRDefault="001F526A" w:rsidP="00356445">
            <w:pPr>
              <w:jc w:val="both"/>
            </w:pPr>
            <w:proofErr w:type="spellStart"/>
            <w:r w:rsidRPr="00356445">
              <w:t>Carbofuran</w:t>
            </w:r>
            <w:proofErr w:type="spellEnd"/>
          </w:p>
        </w:tc>
        <w:tc>
          <w:tcPr>
            <w:tcW w:w="2011" w:type="pct"/>
            <w:vMerge/>
            <w:vAlign w:val="center"/>
          </w:tcPr>
          <w:p w14:paraId="7835C115" w14:textId="4EBDE5FE" w:rsidR="001F526A" w:rsidRPr="00356445" w:rsidRDefault="001F526A" w:rsidP="00356445">
            <w:pPr>
              <w:jc w:val="both"/>
              <w:rPr>
                <w:sz w:val="18"/>
                <w:szCs w:val="18"/>
              </w:rPr>
            </w:pPr>
          </w:p>
        </w:tc>
        <w:tc>
          <w:tcPr>
            <w:tcW w:w="996" w:type="pct"/>
            <w:vAlign w:val="center"/>
          </w:tcPr>
          <w:p w14:paraId="10628731" w14:textId="654F5FE5" w:rsidR="001F526A" w:rsidRPr="00356445" w:rsidRDefault="00ED2D2A" w:rsidP="00356445">
            <w:pPr>
              <w:jc w:val="center"/>
            </w:pPr>
            <w:r>
              <w:t>&gt;</w:t>
            </w:r>
            <w:r w:rsidR="001F526A" w:rsidRPr="00356445">
              <w:t>3,00</w:t>
            </w:r>
          </w:p>
        </w:tc>
        <w:tc>
          <w:tcPr>
            <w:tcW w:w="956" w:type="pct"/>
            <w:vAlign w:val="center"/>
          </w:tcPr>
          <w:p w14:paraId="2EE9256A" w14:textId="77777777" w:rsidR="001F526A" w:rsidRPr="00356445" w:rsidRDefault="001F526A" w:rsidP="00356445">
            <w:pPr>
              <w:jc w:val="center"/>
            </w:pPr>
            <w:r w:rsidRPr="00356445">
              <w:t>40</w:t>
            </w:r>
          </w:p>
        </w:tc>
      </w:tr>
      <w:tr w:rsidR="001F526A" w:rsidRPr="00F54EEC" w14:paraId="437483D6" w14:textId="77777777" w:rsidTr="00356445">
        <w:trPr>
          <w:trHeight w:val="314"/>
          <w:jc w:val="center"/>
        </w:trPr>
        <w:tc>
          <w:tcPr>
            <w:tcW w:w="1037" w:type="pct"/>
            <w:shd w:val="clear" w:color="auto" w:fill="FFFFFF"/>
            <w:vAlign w:val="center"/>
          </w:tcPr>
          <w:p w14:paraId="45D20389" w14:textId="77777777" w:rsidR="001F526A" w:rsidRPr="00356445" w:rsidRDefault="001F526A" w:rsidP="00356445">
            <w:pPr>
              <w:jc w:val="both"/>
            </w:pPr>
            <w:r w:rsidRPr="00356445">
              <w:t>Cipermetrina</w:t>
            </w:r>
          </w:p>
        </w:tc>
        <w:tc>
          <w:tcPr>
            <w:tcW w:w="2011" w:type="pct"/>
            <w:vMerge/>
            <w:vAlign w:val="center"/>
          </w:tcPr>
          <w:p w14:paraId="669B72BA" w14:textId="662D241A" w:rsidR="001F526A" w:rsidRPr="00356445" w:rsidRDefault="001F526A" w:rsidP="00356445">
            <w:pPr>
              <w:jc w:val="both"/>
              <w:rPr>
                <w:sz w:val="18"/>
                <w:szCs w:val="18"/>
              </w:rPr>
            </w:pPr>
          </w:p>
        </w:tc>
        <w:tc>
          <w:tcPr>
            <w:tcW w:w="996" w:type="pct"/>
            <w:vAlign w:val="center"/>
          </w:tcPr>
          <w:p w14:paraId="24DE6BF3" w14:textId="3CC16DFF" w:rsidR="001F526A" w:rsidRPr="00356445" w:rsidRDefault="00ED2D2A" w:rsidP="00356445">
            <w:pPr>
              <w:jc w:val="center"/>
            </w:pPr>
            <w:r>
              <w:t>&gt;</w:t>
            </w:r>
            <w:r w:rsidR="001F526A" w:rsidRPr="00356445">
              <w:t>1,20</w:t>
            </w:r>
          </w:p>
        </w:tc>
        <w:tc>
          <w:tcPr>
            <w:tcW w:w="956" w:type="pct"/>
            <w:vAlign w:val="center"/>
          </w:tcPr>
          <w:p w14:paraId="03E00034" w14:textId="6694BCE8" w:rsidR="001F526A" w:rsidRPr="00356445" w:rsidRDefault="001F526A" w:rsidP="00356445">
            <w:pPr>
              <w:jc w:val="center"/>
            </w:pPr>
            <w:r w:rsidRPr="00356445">
              <w:t>SLE</w:t>
            </w:r>
          </w:p>
        </w:tc>
      </w:tr>
      <w:tr w:rsidR="001F526A" w:rsidRPr="00F54EEC" w14:paraId="3FE4B561" w14:textId="77777777" w:rsidTr="00356445">
        <w:trPr>
          <w:trHeight w:val="316"/>
          <w:jc w:val="center"/>
        </w:trPr>
        <w:tc>
          <w:tcPr>
            <w:tcW w:w="1037" w:type="pct"/>
            <w:shd w:val="clear" w:color="auto" w:fill="FFFFFF"/>
            <w:vAlign w:val="center"/>
          </w:tcPr>
          <w:p w14:paraId="67F28461" w14:textId="77777777" w:rsidR="001F526A" w:rsidRPr="00356445" w:rsidRDefault="001F526A" w:rsidP="00356445">
            <w:pPr>
              <w:jc w:val="both"/>
            </w:pPr>
            <w:proofErr w:type="spellStart"/>
            <w:r w:rsidRPr="00356445">
              <w:t>Clordano</w:t>
            </w:r>
            <w:proofErr w:type="spellEnd"/>
          </w:p>
        </w:tc>
        <w:tc>
          <w:tcPr>
            <w:tcW w:w="2011" w:type="pct"/>
            <w:vMerge/>
            <w:vAlign w:val="center"/>
          </w:tcPr>
          <w:p w14:paraId="688E028B" w14:textId="6CCEE9AF" w:rsidR="001F526A" w:rsidRPr="00356445" w:rsidRDefault="001F526A" w:rsidP="00356445">
            <w:pPr>
              <w:jc w:val="both"/>
              <w:rPr>
                <w:sz w:val="18"/>
                <w:szCs w:val="18"/>
              </w:rPr>
            </w:pPr>
          </w:p>
        </w:tc>
        <w:tc>
          <w:tcPr>
            <w:tcW w:w="996" w:type="pct"/>
            <w:vAlign w:val="center"/>
          </w:tcPr>
          <w:p w14:paraId="5DCD5CB2" w14:textId="6FDE3FD6" w:rsidR="001F526A" w:rsidRPr="00356445" w:rsidRDefault="00ED2D2A" w:rsidP="00356445">
            <w:pPr>
              <w:jc w:val="center"/>
            </w:pPr>
            <w:r>
              <w:t>&gt;</w:t>
            </w:r>
            <w:r w:rsidR="001F526A" w:rsidRPr="00356445">
              <w:t>0,9</w:t>
            </w:r>
          </w:p>
        </w:tc>
        <w:tc>
          <w:tcPr>
            <w:tcW w:w="956" w:type="pct"/>
            <w:vAlign w:val="center"/>
          </w:tcPr>
          <w:p w14:paraId="2A6A023D" w14:textId="77777777" w:rsidR="001F526A" w:rsidRPr="00356445" w:rsidRDefault="001F526A" w:rsidP="00356445">
            <w:pPr>
              <w:jc w:val="center"/>
            </w:pPr>
            <w:r w:rsidRPr="00356445">
              <w:t>0</w:t>
            </w:r>
          </w:p>
        </w:tc>
      </w:tr>
      <w:tr w:rsidR="001F526A" w:rsidRPr="00F54EEC" w14:paraId="681914C8" w14:textId="77777777" w:rsidTr="00356445">
        <w:trPr>
          <w:trHeight w:val="314"/>
          <w:jc w:val="center"/>
        </w:trPr>
        <w:tc>
          <w:tcPr>
            <w:tcW w:w="1037" w:type="pct"/>
            <w:shd w:val="clear" w:color="auto" w:fill="FFFFFF"/>
            <w:vAlign w:val="center"/>
          </w:tcPr>
          <w:p w14:paraId="440F0E33" w14:textId="77777777" w:rsidR="001F526A" w:rsidRPr="00356445" w:rsidRDefault="001F526A" w:rsidP="00356445">
            <w:pPr>
              <w:jc w:val="both"/>
            </w:pPr>
            <w:proofErr w:type="spellStart"/>
            <w:r w:rsidRPr="00356445">
              <w:t>Clorpirifos</w:t>
            </w:r>
            <w:proofErr w:type="spellEnd"/>
          </w:p>
        </w:tc>
        <w:tc>
          <w:tcPr>
            <w:tcW w:w="2011" w:type="pct"/>
            <w:vMerge/>
            <w:vAlign w:val="center"/>
          </w:tcPr>
          <w:p w14:paraId="6625DA41" w14:textId="58E7E286" w:rsidR="001F526A" w:rsidRPr="00356445" w:rsidRDefault="001F526A" w:rsidP="00356445">
            <w:pPr>
              <w:jc w:val="both"/>
              <w:rPr>
                <w:sz w:val="18"/>
                <w:szCs w:val="18"/>
              </w:rPr>
            </w:pPr>
          </w:p>
        </w:tc>
        <w:tc>
          <w:tcPr>
            <w:tcW w:w="996" w:type="pct"/>
            <w:vAlign w:val="center"/>
          </w:tcPr>
          <w:p w14:paraId="10A08AB4" w14:textId="1532C403" w:rsidR="001F526A" w:rsidRPr="00356445" w:rsidRDefault="00ED2D2A" w:rsidP="00356445">
            <w:pPr>
              <w:jc w:val="center"/>
            </w:pPr>
            <w:r>
              <w:t>&gt;</w:t>
            </w:r>
            <w:r w:rsidR="001F526A" w:rsidRPr="00356445">
              <w:t>5,00</w:t>
            </w:r>
          </w:p>
        </w:tc>
        <w:tc>
          <w:tcPr>
            <w:tcW w:w="956" w:type="pct"/>
            <w:vAlign w:val="center"/>
          </w:tcPr>
          <w:p w14:paraId="79F5DC80" w14:textId="2D7075E3" w:rsidR="001F526A" w:rsidRPr="00356445" w:rsidRDefault="001F526A" w:rsidP="00356445">
            <w:pPr>
              <w:jc w:val="center"/>
            </w:pPr>
            <w:r w:rsidRPr="00356445">
              <w:t>SLE</w:t>
            </w:r>
          </w:p>
        </w:tc>
      </w:tr>
      <w:tr w:rsidR="001F526A" w:rsidRPr="00F54EEC" w14:paraId="3B6F1181" w14:textId="77777777" w:rsidTr="00356445">
        <w:trPr>
          <w:trHeight w:val="313"/>
          <w:jc w:val="center"/>
        </w:trPr>
        <w:tc>
          <w:tcPr>
            <w:tcW w:w="1037" w:type="pct"/>
            <w:shd w:val="clear" w:color="auto" w:fill="FFFFFF"/>
            <w:vAlign w:val="center"/>
          </w:tcPr>
          <w:p w14:paraId="253F2748" w14:textId="77777777" w:rsidR="001F526A" w:rsidRPr="00356445" w:rsidRDefault="001F526A" w:rsidP="00356445">
            <w:pPr>
              <w:jc w:val="both"/>
            </w:pPr>
            <w:r w:rsidRPr="00356445">
              <w:t>DDD</w:t>
            </w:r>
          </w:p>
        </w:tc>
        <w:tc>
          <w:tcPr>
            <w:tcW w:w="2011" w:type="pct"/>
            <w:vMerge/>
            <w:vAlign w:val="center"/>
          </w:tcPr>
          <w:p w14:paraId="198C6BA0" w14:textId="52EA0393" w:rsidR="001F526A" w:rsidRPr="00356445" w:rsidRDefault="001F526A" w:rsidP="00356445">
            <w:pPr>
              <w:jc w:val="both"/>
              <w:rPr>
                <w:sz w:val="18"/>
                <w:szCs w:val="18"/>
              </w:rPr>
            </w:pPr>
          </w:p>
        </w:tc>
        <w:tc>
          <w:tcPr>
            <w:tcW w:w="996" w:type="pct"/>
            <w:vAlign w:val="center"/>
          </w:tcPr>
          <w:p w14:paraId="02D2BAD8" w14:textId="6A543861" w:rsidR="001F526A" w:rsidRPr="00356445" w:rsidRDefault="00ED2D2A" w:rsidP="00356445">
            <w:pPr>
              <w:jc w:val="center"/>
            </w:pPr>
            <w:r>
              <w:t>&gt;</w:t>
            </w:r>
            <w:r w:rsidR="001F526A" w:rsidRPr="00356445">
              <w:t>2,00</w:t>
            </w:r>
          </w:p>
        </w:tc>
        <w:tc>
          <w:tcPr>
            <w:tcW w:w="956" w:type="pct"/>
            <w:vAlign w:val="center"/>
          </w:tcPr>
          <w:p w14:paraId="6956A118" w14:textId="6E0DCD06" w:rsidR="001F526A" w:rsidRPr="00356445" w:rsidRDefault="001F526A" w:rsidP="00356445">
            <w:pPr>
              <w:jc w:val="center"/>
            </w:pPr>
            <w:r w:rsidRPr="00356445">
              <w:t>SLE</w:t>
            </w:r>
          </w:p>
        </w:tc>
      </w:tr>
      <w:tr w:rsidR="001F526A" w:rsidRPr="00F54EEC" w14:paraId="18C9B3DA" w14:textId="77777777" w:rsidTr="00356445">
        <w:trPr>
          <w:trHeight w:val="316"/>
          <w:jc w:val="center"/>
        </w:trPr>
        <w:tc>
          <w:tcPr>
            <w:tcW w:w="1037" w:type="pct"/>
            <w:shd w:val="clear" w:color="auto" w:fill="FFFFFF"/>
            <w:vAlign w:val="center"/>
          </w:tcPr>
          <w:p w14:paraId="2EFF4F0A" w14:textId="77777777" w:rsidR="001F526A" w:rsidRPr="00356445" w:rsidRDefault="001F526A" w:rsidP="00356445">
            <w:pPr>
              <w:jc w:val="both"/>
            </w:pPr>
            <w:r w:rsidRPr="00356445">
              <w:t>DDE</w:t>
            </w:r>
          </w:p>
        </w:tc>
        <w:tc>
          <w:tcPr>
            <w:tcW w:w="2011" w:type="pct"/>
            <w:vMerge w:val="restart"/>
            <w:vAlign w:val="center"/>
          </w:tcPr>
          <w:p w14:paraId="7891BF8B" w14:textId="47957E80" w:rsidR="001F526A" w:rsidRPr="00356445" w:rsidRDefault="001F526A" w:rsidP="00356445">
            <w:pPr>
              <w:jc w:val="both"/>
              <w:rPr>
                <w:sz w:val="18"/>
                <w:szCs w:val="18"/>
              </w:rPr>
            </w:pPr>
            <w:r w:rsidRPr="00356445">
              <w:rPr>
                <w:sz w:val="18"/>
                <w:szCs w:val="18"/>
              </w:rPr>
              <w:t>Extracción US-EPA 8081B y 3510 con modificaciones Cuantificación por EPA 608.1 con modificaciones - GC-MS/MS</w:t>
            </w:r>
          </w:p>
        </w:tc>
        <w:tc>
          <w:tcPr>
            <w:tcW w:w="996" w:type="pct"/>
            <w:vAlign w:val="center"/>
          </w:tcPr>
          <w:p w14:paraId="13880FEC" w14:textId="7A6E2EEB" w:rsidR="001F526A" w:rsidRPr="00356445" w:rsidRDefault="00ED2D2A" w:rsidP="00356445">
            <w:pPr>
              <w:jc w:val="center"/>
            </w:pPr>
            <w:r>
              <w:t>&gt;</w:t>
            </w:r>
            <w:r w:rsidR="001F526A" w:rsidRPr="00356445">
              <w:t>2,00</w:t>
            </w:r>
          </w:p>
        </w:tc>
        <w:tc>
          <w:tcPr>
            <w:tcW w:w="956" w:type="pct"/>
            <w:vAlign w:val="center"/>
          </w:tcPr>
          <w:p w14:paraId="65D789AE" w14:textId="09759BA1" w:rsidR="001F526A" w:rsidRPr="00356445" w:rsidRDefault="001F526A" w:rsidP="00356445">
            <w:pPr>
              <w:jc w:val="center"/>
            </w:pPr>
            <w:r w:rsidRPr="00356445">
              <w:t>SLE</w:t>
            </w:r>
          </w:p>
        </w:tc>
      </w:tr>
      <w:tr w:rsidR="001F526A" w:rsidRPr="00F54EEC" w14:paraId="22D6172B" w14:textId="77777777" w:rsidTr="00356445">
        <w:trPr>
          <w:trHeight w:val="313"/>
          <w:jc w:val="center"/>
        </w:trPr>
        <w:tc>
          <w:tcPr>
            <w:tcW w:w="1037" w:type="pct"/>
            <w:shd w:val="clear" w:color="auto" w:fill="FFFFFF"/>
            <w:vAlign w:val="center"/>
          </w:tcPr>
          <w:p w14:paraId="0D056B4B" w14:textId="77777777" w:rsidR="001F526A" w:rsidRPr="00356445" w:rsidRDefault="001F526A" w:rsidP="00356445">
            <w:pPr>
              <w:jc w:val="both"/>
            </w:pPr>
            <w:r w:rsidRPr="00356445">
              <w:t>DDT</w:t>
            </w:r>
          </w:p>
        </w:tc>
        <w:tc>
          <w:tcPr>
            <w:tcW w:w="2011" w:type="pct"/>
            <w:vMerge/>
            <w:vAlign w:val="center"/>
          </w:tcPr>
          <w:p w14:paraId="42E84DED" w14:textId="765F7842" w:rsidR="001F526A" w:rsidRPr="00356445" w:rsidRDefault="001F526A" w:rsidP="00356445">
            <w:pPr>
              <w:jc w:val="both"/>
              <w:rPr>
                <w:sz w:val="18"/>
                <w:szCs w:val="18"/>
              </w:rPr>
            </w:pPr>
          </w:p>
        </w:tc>
        <w:tc>
          <w:tcPr>
            <w:tcW w:w="996" w:type="pct"/>
            <w:vAlign w:val="center"/>
          </w:tcPr>
          <w:p w14:paraId="23F1DF75" w14:textId="7436109A" w:rsidR="001F526A" w:rsidRPr="00356445" w:rsidRDefault="00ED2D2A" w:rsidP="00356445">
            <w:pPr>
              <w:jc w:val="center"/>
            </w:pPr>
            <w:r>
              <w:t>&gt;</w:t>
            </w:r>
            <w:r w:rsidR="001F526A" w:rsidRPr="00356445">
              <w:t>2,00</w:t>
            </w:r>
          </w:p>
        </w:tc>
        <w:tc>
          <w:tcPr>
            <w:tcW w:w="956" w:type="pct"/>
            <w:vAlign w:val="center"/>
          </w:tcPr>
          <w:p w14:paraId="111662B9" w14:textId="77777777" w:rsidR="001F526A" w:rsidRPr="00356445" w:rsidRDefault="001F526A" w:rsidP="00356445">
            <w:pPr>
              <w:jc w:val="center"/>
            </w:pPr>
            <w:r w:rsidRPr="00356445">
              <w:t>2</w:t>
            </w:r>
          </w:p>
        </w:tc>
      </w:tr>
      <w:tr w:rsidR="001F526A" w:rsidRPr="00F54EEC" w14:paraId="755941BF" w14:textId="77777777" w:rsidTr="00D60568">
        <w:trPr>
          <w:trHeight w:val="314"/>
          <w:jc w:val="center"/>
        </w:trPr>
        <w:tc>
          <w:tcPr>
            <w:tcW w:w="1037" w:type="pct"/>
            <w:tcBorders>
              <w:top w:val="nil"/>
            </w:tcBorders>
            <w:vAlign w:val="center"/>
          </w:tcPr>
          <w:p w14:paraId="0A439CCC" w14:textId="77777777" w:rsidR="001F526A" w:rsidRPr="00356445" w:rsidRDefault="001F526A" w:rsidP="00356445">
            <w:pPr>
              <w:jc w:val="both"/>
            </w:pPr>
            <w:proofErr w:type="spellStart"/>
            <w:r w:rsidRPr="00356445">
              <w:t>Diclorvos</w:t>
            </w:r>
            <w:proofErr w:type="spellEnd"/>
          </w:p>
        </w:tc>
        <w:tc>
          <w:tcPr>
            <w:tcW w:w="2011" w:type="pct"/>
            <w:vMerge/>
            <w:vAlign w:val="center"/>
          </w:tcPr>
          <w:p w14:paraId="27CACFF8" w14:textId="1966EAD1" w:rsidR="001F526A" w:rsidRPr="00356445" w:rsidRDefault="001F526A" w:rsidP="00356445">
            <w:pPr>
              <w:jc w:val="both"/>
              <w:rPr>
                <w:sz w:val="18"/>
                <w:szCs w:val="18"/>
              </w:rPr>
            </w:pPr>
          </w:p>
        </w:tc>
        <w:tc>
          <w:tcPr>
            <w:tcW w:w="996" w:type="pct"/>
            <w:tcBorders>
              <w:top w:val="nil"/>
            </w:tcBorders>
            <w:vAlign w:val="center"/>
          </w:tcPr>
          <w:p w14:paraId="5EE2FF38" w14:textId="19136FBE" w:rsidR="001F526A" w:rsidRPr="00356445" w:rsidRDefault="00ED2D2A" w:rsidP="00356445">
            <w:pPr>
              <w:jc w:val="center"/>
            </w:pPr>
            <w:r>
              <w:t>&gt;</w:t>
            </w:r>
            <w:r w:rsidR="001F526A" w:rsidRPr="00356445">
              <w:t>10,0</w:t>
            </w:r>
          </w:p>
        </w:tc>
        <w:tc>
          <w:tcPr>
            <w:tcW w:w="956" w:type="pct"/>
            <w:tcBorders>
              <w:top w:val="nil"/>
            </w:tcBorders>
            <w:vAlign w:val="center"/>
          </w:tcPr>
          <w:p w14:paraId="456601A0" w14:textId="77777777" w:rsidR="001F526A" w:rsidRPr="00356445" w:rsidRDefault="001F526A" w:rsidP="00356445">
            <w:pPr>
              <w:jc w:val="center"/>
            </w:pPr>
            <w:r w:rsidRPr="00356445">
              <w:t>10</w:t>
            </w:r>
          </w:p>
        </w:tc>
      </w:tr>
      <w:tr w:rsidR="001F526A" w:rsidRPr="00F54EEC" w14:paraId="3C84CFA8" w14:textId="77777777" w:rsidTr="00356445">
        <w:trPr>
          <w:trHeight w:val="313"/>
          <w:jc w:val="center"/>
        </w:trPr>
        <w:tc>
          <w:tcPr>
            <w:tcW w:w="1037" w:type="pct"/>
            <w:vAlign w:val="center"/>
          </w:tcPr>
          <w:p w14:paraId="7C3C286E" w14:textId="77777777" w:rsidR="001F526A" w:rsidRPr="00356445" w:rsidRDefault="001F526A" w:rsidP="00356445">
            <w:pPr>
              <w:jc w:val="both"/>
            </w:pPr>
            <w:proofErr w:type="spellStart"/>
            <w:r w:rsidRPr="00356445">
              <w:t>Heptacloro</w:t>
            </w:r>
            <w:proofErr w:type="spellEnd"/>
          </w:p>
        </w:tc>
        <w:tc>
          <w:tcPr>
            <w:tcW w:w="2011" w:type="pct"/>
            <w:vMerge/>
            <w:vAlign w:val="center"/>
          </w:tcPr>
          <w:p w14:paraId="52B7E22D" w14:textId="0632A646" w:rsidR="001F526A" w:rsidRPr="00356445" w:rsidRDefault="001F526A" w:rsidP="00356445">
            <w:pPr>
              <w:jc w:val="both"/>
              <w:rPr>
                <w:sz w:val="18"/>
                <w:szCs w:val="18"/>
              </w:rPr>
            </w:pPr>
          </w:p>
        </w:tc>
        <w:tc>
          <w:tcPr>
            <w:tcW w:w="996" w:type="pct"/>
            <w:vAlign w:val="center"/>
          </w:tcPr>
          <w:p w14:paraId="2AE80178" w14:textId="7878BBB2" w:rsidR="001F526A" w:rsidRPr="00356445" w:rsidRDefault="00ED2D2A" w:rsidP="00356445">
            <w:pPr>
              <w:jc w:val="center"/>
            </w:pPr>
            <w:r>
              <w:t>&gt;</w:t>
            </w:r>
            <w:r w:rsidR="001F526A" w:rsidRPr="00356445">
              <w:t>1,50</w:t>
            </w:r>
          </w:p>
        </w:tc>
        <w:tc>
          <w:tcPr>
            <w:tcW w:w="956" w:type="pct"/>
            <w:vAlign w:val="center"/>
          </w:tcPr>
          <w:p w14:paraId="218D15AA" w14:textId="77777777" w:rsidR="001F526A" w:rsidRPr="00356445" w:rsidRDefault="001F526A" w:rsidP="00356445">
            <w:pPr>
              <w:jc w:val="center"/>
            </w:pPr>
            <w:r w:rsidRPr="00356445">
              <w:t>0</w:t>
            </w:r>
          </w:p>
        </w:tc>
      </w:tr>
      <w:tr w:rsidR="001F526A" w:rsidRPr="00F54EEC" w14:paraId="7B2ACDB1" w14:textId="77777777" w:rsidTr="00356445">
        <w:trPr>
          <w:trHeight w:val="313"/>
          <w:jc w:val="center"/>
        </w:trPr>
        <w:tc>
          <w:tcPr>
            <w:tcW w:w="1037" w:type="pct"/>
            <w:vAlign w:val="center"/>
          </w:tcPr>
          <w:p w14:paraId="4E1F4303" w14:textId="77777777" w:rsidR="001F526A" w:rsidRPr="00356445" w:rsidRDefault="001F526A" w:rsidP="00356445">
            <w:pPr>
              <w:jc w:val="both"/>
            </w:pPr>
            <w:proofErr w:type="spellStart"/>
            <w:r w:rsidRPr="00356445">
              <w:t>Imidaclorprid</w:t>
            </w:r>
            <w:proofErr w:type="spellEnd"/>
          </w:p>
        </w:tc>
        <w:tc>
          <w:tcPr>
            <w:tcW w:w="2011" w:type="pct"/>
            <w:vMerge/>
            <w:vAlign w:val="center"/>
          </w:tcPr>
          <w:p w14:paraId="2E32F3A2" w14:textId="3AEAC330" w:rsidR="001F526A" w:rsidRPr="00356445" w:rsidRDefault="001F526A" w:rsidP="00356445">
            <w:pPr>
              <w:jc w:val="both"/>
              <w:rPr>
                <w:sz w:val="18"/>
                <w:szCs w:val="18"/>
              </w:rPr>
            </w:pPr>
          </w:p>
        </w:tc>
        <w:tc>
          <w:tcPr>
            <w:tcW w:w="996" w:type="pct"/>
            <w:vAlign w:val="center"/>
          </w:tcPr>
          <w:p w14:paraId="205AA1E8" w14:textId="265D175F" w:rsidR="001F526A" w:rsidRPr="00356445" w:rsidRDefault="00ED2D2A" w:rsidP="00356445">
            <w:pPr>
              <w:jc w:val="center"/>
            </w:pPr>
            <w:r>
              <w:t>&gt;</w:t>
            </w:r>
            <w:r w:rsidR="001F526A" w:rsidRPr="00356445">
              <w:t>5,00</w:t>
            </w:r>
          </w:p>
        </w:tc>
        <w:tc>
          <w:tcPr>
            <w:tcW w:w="956" w:type="pct"/>
            <w:vAlign w:val="center"/>
          </w:tcPr>
          <w:p w14:paraId="500216A0" w14:textId="5792ADE8" w:rsidR="001F526A" w:rsidRPr="00356445" w:rsidRDefault="001F526A" w:rsidP="00356445">
            <w:pPr>
              <w:jc w:val="center"/>
            </w:pPr>
            <w:r w:rsidRPr="00356445">
              <w:t>SLE</w:t>
            </w:r>
          </w:p>
        </w:tc>
      </w:tr>
      <w:tr w:rsidR="001F526A" w:rsidRPr="00F54EEC" w14:paraId="3F9A9035" w14:textId="77777777" w:rsidTr="00356445">
        <w:trPr>
          <w:trHeight w:val="316"/>
          <w:jc w:val="center"/>
        </w:trPr>
        <w:tc>
          <w:tcPr>
            <w:tcW w:w="1037" w:type="pct"/>
            <w:vAlign w:val="center"/>
          </w:tcPr>
          <w:p w14:paraId="3421E9C6" w14:textId="77777777" w:rsidR="001F526A" w:rsidRPr="00356445" w:rsidRDefault="001F526A" w:rsidP="00356445">
            <w:pPr>
              <w:jc w:val="both"/>
            </w:pPr>
            <w:r w:rsidRPr="00356445">
              <w:t>Lindano</w:t>
            </w:r>
          </w:p>
        </w:tc>
        <w:tc>
          <w:tcPr>
            <w:tcW w:w="2011" w:type="pct"/>
            <w:vMerge/>
            <w:vAlign w:val="center"/>
          </w:tcPr>
          <w:p w14:paraId="29CECE5B" w14:textId="3D78A38F" w:rsidR="001F526A" w:rsidRPr="00356445" w:rsidRDefault="001F526A" w:rsidP="00356445">
            <w:pPr>
              <w:jc w:val="both"/>
              <w:rPr>
                <w:sz w:val="18"/>
                <w:szCs w:val="18"/>
              </w:rPr>
            </w:pPr>
          </w:p>
        </w:tc>
        <w:tc>
          <w:tcPr>
            <w:tcW w:w="996" w:type="pct"/>
            <w:vAlign w:val="center"/>
          </w:tcPr>
          <w:p w14:paraId="14122F1E" w14:textId="1590A17D" w:rsidR="001F526A" w:rsidRPr="00356445" w:rsidRDefault="008A3787" w:rsidP="00356445">
            <w:pPr>
              <w:jc w:val="center"/>
            </w:pPr>
            <w:r>
              <w:t>&gt;</w:t>
            </w:r>
            <w:r w:rsidR="001F526A" w:rsidRPr="00356445">
              <w:t>0,200</w:t>
            </w:r>
          </w:p>
        </w:tc>
        <w:tc>
          <w:tcPr>
            <w:tcW w:w="956" w:type="pct"/>
            <w:vAlign w:val="center"/>
          </w:tcPr>
          <w:p w14:paraId="18A651BD" w14:textId="77777777" w:rsidR="001F526A" w:rsidRPr="00356445" w:rsidRDefault="001F526A" w:rsidP="00356445">
            <w:pPr>
              <w:jc w:val="center"/>
            </w:pPr>
            <w:r w:rsidRPr="00356445">
              <w:t>0,2</w:t>
            </w:r>
          </w:p>
        </w:tc>
      </w:tr>
      <w:tr w:rsidR="001F526A" w:rsidRPr="00F54EEC" w14:paraId="7B65CE70" w14:textId="77777777" w:rsidTr="00356445">
        <w:trPr>
          <w:trHeight w:val="314"/>
          <w:jc w:val="center"/>
        </w:trPr>
        <w:tc>
          <w:tcPr>
            <w:tcW w:w="1037" w:type="pct"/>
            <w:vAlign w:val="center"/>
          </w:tcPr>
          <w:p w14:paraId="279B2536" w14:textId="77777777" w:rsidR="001F526A" w:rsidRPr="00356445" w:rsidRDefault="001F526A" w:rsidP="00356445">
            <w:pPr>
              <w:jc w:val="both"/>
            </w:pPr>
            <w:proofErr w:type="spellStart"/>
            <w:r w:rsidRPr="00356445">
              <w:t>Metamidofos</w:t>
            </w:r>
            <w:proofErr w:type="spellEnd"/>
          </w:p>
        </w:tc>
        <w:tc>
          <w:tcPr>
            <w:tcW w:w="2011" w:type="pct"/>
            <w:vMerge/>
            <w:vAlign w:val="center"/>
          </w:tcPr>
          <w:p w14:paraId="127BB7F5" w14:textId="4039790B" w:rsidR="001F526A" w:rsidRPr="00356445" w:rsidRDefault="001F526A" w:rsidP="00356445">
            <w:pPr>
              <w:jc w:val="both"/>
              <w:rPr>
                <w:sz w:val="18"/>
                <w:szCs w:val="18"/>
              </w:rPr>
            </w:pPr>
          </w:p>
        </w:tc>
        <w:tc>
          <w:tcPr>
            <w:tcW w:w="996" w:type="pct"/>
            <w:vAlign w:val="center"/>
          </w:tcPr>
          <w:p w14:paraId="05EF47EF" w14:textId="6C11B898" w:rsidR="001F526A" w:rsidRPr="00356445" w:rsidRDefault="008A3787" w:rsidP="00356445">
            <w:pPr>
              <w:jc w:val="center"/>
            </w:pPr>
            <w:r>
              <w:t>&gt;</w:t>
            </w:r>
            <w:r w:rsidR="001F526A" w:rsidRPr="00356445">
              <w:t>25,0</w:t>
            </w:r>
          </w:p>
        </w:tc>
        <w:tc>
          <w:tcPr>
            <w:tcW w:w="956" w:type="pct"/>
            <w:vAlign w:val="center"/>
          </w:tcPr>
          <w:p w14:paraId="47A761F5" w14:textId="172DB8A5" w:rsidR="001F526A" w:rsidRPr="00356445" w:rsidRDefault="001F526A" w:rsidP="00356445">
            <w:pPr>
              <w:jc w:val="center"/>
            </w:pPr>
            <w:r w:rsidRPr="00356445">
              <w:t>SLE</w:t>
            </w:r>
          </w:p>
        </w:tc>
      </w:tr>
      <w:tr w:rsidR="001F526A" w:rsidRPr="00F54EEC" w14:paraId="4CD6D2C6" w14:textId="77777777" w:rsidTr="00356445">
        <w:trPr>
          <w:trHeight w:val="316"/>
          <w:jc w:val="center"/>
        </w:trPr>
        <w:tc>
          <w:tcPr>
            <w:tcW w:w="1037" w:type="pct"/>
            <w:vAlign w:val="center"/>
          </w:tcPr>
          <w:p w14:paraId="0BADA81C" w14:textId="77777777" w:rsidR="001F526A" w:rsidRPr="00356445" w:rsidRDefault="001F526A" w:rsidP="00356445">
            <w:pPr>
              <w:jc w:val="both"/>
            </w:pPr>
            <w:proofErr w:type="spellStart"/>
            <w:r w:rsidRPr="00356445">
              <w:t>Metilparaoxon</w:t>
            </w:r>
            <w:proofErr w:type="spellEnd"/>
          </w:p>
        </w:tc>
        <w:tc>
          <w:tcPr>
            <w:tcW w:w="2011" w:type="pct"/>
            <w:vMerge/>
            <w:vAlign w:val="center"/>
          </w:tcPr>
          <w:p w14:paraId="36EC5040" w14:textId="5C9C9388" w:rsidR="001F526A" w:rsidRPr="00356445" w:rsidRDefault="001F526A" w:rsidP="00356445">
            <w:pPr>
              <w:jc w:val="both"/>
              <w:rPr>
                <w:sz w:val="18"/>
                <w:szCs w:val="18"/>
              </w:rPr>
            </w:pPr>
          </w:p>
        </w:tc>
        <w:tc>
          <w:tcPr>
            <w:tcW w:w="996" w:type="pct"/>
            <w:vAlign w:val="center"/>
          </w:tcPr>
          <w:p w14:paraId="2016F2BF" w14:textId="7AC9E7EA" w:rsidR="001F526A" w:rsidRPr="00356445" w:rsidRDefault="008A3787" w:rsidP="00356445">
            <w:pPr>
              <w:jc w:val="center"/>
            </w:pPr>
            <w:r>
              <w:t>&gt;</w:t>
            </w:r>
            <w:r w:rsidR="001F526A" w:rsidRPr="00356445">
              <w:t>25,0</w:t>
            </w:r>
          </w:p>
        </w:tc>
        <w:tc>
          <w:tcPr>
            <w:tcW w:w="956" w:type="pct"/>
            <w:vAlign w:val="center"/>
          </w:tcPr>
          <w:p w14:paraId="2B6B422F" w14:textId="501161BD" w:rsidR="001F526A" w:rsidRPr="00356445" w:rsidRDefault="001F526A" w:rsidP="00356445">
            <w:pPr>
              <w:jc w:val="center"/>
            </w:pPr>
            <w:r w:rsidRPr="00356445">
              <w:t>SLE</w:t>
            </w:r>
          </w:p>
        </w:tc>
      </w:tr>
      <w:tr w:rsidR="001F526A" w:rsidRPr="00F54EEC" w14:paraId="5FE827F5" w14:textId="77777777" w:rsidTr="00356445">
        <w:trPr>
          <w:trHeight w:val="313"/>
          <w:jc w:val="center"/>
        </w:trPr>
        <w:tc>
          <w:tcPr>
            <w:tcW w:w="1037" w:type="pct"/>
            <w:vAlign w:val="center"/>
          </w:tcPr>
          <w:p w14:paraId="6860DDA1" w14:textId="77777777" w:rsidR="001F526A" w:rsidRPr="00356445" w:rsidRDefault="001F526A" w:rsidP="00356445">
            <w:pPr>
              <w:jc w:val="both"/>
            </w:pPr>
            <w:proofErr w:type="spellStart"/>
            <w:r w:rsidRPr="00356445">
              <w:t>Metomilo</w:t>
            </w:r>
            <w:proofErr w:type="spellEnd"/>
          </w:p>
        </w:tc>
        <w:tc>
          <w:tcPr>
            <w:tcW w:w="2011" w:type="pct"/>
            <w:vMerge/>
            <w:vAlign w:val="center"/>
          </w:tcPr>
          <w:p w14:paraId="0AA702EA" w14:textId="6E692842" w:rsidR="001F526A" w:rsidRPr="00356445" w:rsidRDefault="001F526A" w:rsidP="00356445">
            <w:pPr>
              <w:jc w:val="both"/>
              <w:rPr>
                <w:sz w:val="18"/>
                <w:szCs w:val="18"/>
              </w:rPr>
            </w:pPr>
          </w:p>
        </w:tc>
        <w:tc>
          <w:tcPr>
            <w:tcW w:w="996" w:type="pct"/>
            <w:vAlign w:val="center"/>
          </w:tcPr>
          <w:p w14:paraId="67235250" w14:textId="3620F7B3" w:rsidR="001F526A" w:rsidRPr="00356445" w:rsidRDefault="008A3787" w:rsidP="00356445">
            <w:pPr>
              <w:jc w:val="center"/>
            </w:pPr>
            <w:r>
              <w:t>&gt;</w:t>
            </w:r>
            <w:r w:rsidR="001F526A" w:rsidRPr="00356445">
              <w:t>25,0</w:t>
            </w:r>
          </w:p>
        </w:tc>
        <w:tc>
          <w:tcPr>
            <w:tcW w:w="956" w:type="pct"/>
            <w:vAlign w:val="center"/>
          </w:tcPr>
          <w:p w14:paraId="5119A552" w14:textId="45DF7AA8" w:rsidR="001F526A" w:rsidRPr="00356445" w:rsidRDefault="001F526A" w:rsidP="00356445">
            <w:pPr>
              <w:jc w:val="center"/>
            </w:pPr>
            <w:r w:rsidRPr="00356445">
              <w:t>SLE</w:t>
            </w:r>
          </w:p>
        </w:tc>
      </w:tr>
      <w:tr w:rsidR="001F526A" w:rsidRPr="00F54EEC" w14:paraId="77D2FA56" w14:textId="77777777" w:rsidTr="00356445">
        <w:trPr>
          <w:trHeight w:val="317"/>
          <w:jc w:val="center"/>
        </w:trPr>
        <w:tc>
          <w:tcPr>
            <w:tcW w:w="1037" w:type="pct"/>
            <w:vAlign w:val="center"/>
          </w:tcPr>
          <w:p w14:paraId="6851D4CB" w14:textId="77777777" w:rsidR="001F526A" w:rsidRPr="00356445" w:rsidRDefault="001F526A" w:rsidP="00356445">
            <w:pPr>
              <w:jc w:val="both"/>
            </w:pPr>
            <w:proofErr w:type="spellStart"/>
            <w:r w:rsidRPr="00356445">
              <w:t>Simazina</w:t>
            </w:r>
            <w:proofErr w:type="spellEnd"/>
          </w:p>
        </w:tc>
        <w:tc>
          <w:tcPr>
            <w:tcW w:w="2011" w:type="pct"/>
            <w:vMerge/>
            <w:vAlign w:val="center"/>
          </w:tcPr>
          <w:p w14:paraId="3AEFA3ED" w14:textId="00E1CC1E" w:rsidR="001F526A" w:rsidRPr="00356445" w:rsidRDefault="001F526A" w:rsidP="00356445">
            <w:pPr>
              <w:jc w:val="both"/>
              <w:rPr>
                <w:sz w:val="18"/>
                <w:szCs w:val="18"/>
              </w:rPr>
            </w:pPr>
          </w:p>
        </w:tc>
        <w:tc>
          <w:tcPr>
            <w:tcW w:w="996" w:type="pct"/>
            <w:vAlign w:val="center"/>
          </w:tcPr>
          <w:p w14:paraId="265D5414" w14:textId="3D7879C3" w:rsidR="001F526A" w:rsidRPr="00356445" w:rsidRDefault="008A3787" w:rsidP="00356445">
            <w:pPr>
              <w:jc w:val="center"/>
            </w:pPr>
            <w:r>
              <w:t>&gt;</w:t>
            </w:r>
            <w:r w:rsidR="001F526A" w:rsidRPr="00356445">
              <w:t>2,50</w:t>
            </w:r>
          </w:p>
        </w:tc>
        <w:tc>
          <w:tcPr>
            <w:tcW w:w="956" w:type="pct"/>
            <w:vAlign w:val="center"/>
          </w:tcPr>
          <w:p w14:paraId="656F3F0E" w14:textId="77777777" w:rsidR="001F526A" w:rsidRPr="00356445" w:rsidRDefault="001F526A" w:rsidP="00356445">
            <w:pPr>
              <w:jc w:val="center"/>
            </w:pPr>
            <w:r w:rsidRPr="00356445">
              <w:t>4</w:t>
            </w:r>
          </w:p>
        </w:tc>
      </w:tr>
      <w:tr w:rsidR="001F526A" w:rsidRPr="00F54EEC" w14:paraId="49030D63" w14:textId="77777777" w:rsidTr="00356445">
        <w:trPr>
          <w:trHeight w:val="313"/>
          <w:jc w:val="center"/>
        </w:trPr>
        <w:tc>
          <w:tcPr>
            <w:tcW w:w="1037" w:type="pct"/>
            <w:vAlign w:val="center"/>
          </w:tcPr>
          <w:p w14:paraId="73DAB7EA" w14:textId="77777777" w:rsidR="001F526A" w:rsidRPr="00356445" w:rsidRDefault="001F526A" w:rsidP="00356445">
            <w:pPr>
              <w:jc w:val="both"/>
            </w:pPr>
            <w:proofErr w:type="spellStart"/>
            <w:r w:rsidRPr="00356445">
              <w:t>Tebuconazole</w:t>
            </w:r>
            <w:proofErr w:type="spellEnd"/>
          </w:p>
        </w:tc>
        <w:tc>
          <w:tcPr>
            <w:tcW w:w="2011" w:type="pct"/>
            <w:vMerge/>
            <w:vAlign w:val="center"/>
          </w:tcPr>
          <w:p w14:paraId="763CE1CF" w14:textId="48CD026A" w:rsidR="001F526A" w:rsidRPr="00356445" w:rsidRDefault="001F526A" w:rsidP="00356445">
            <w:pPr>
              <w:jc w:val="both"/>
              <w:rPr>
                <w:sz w:val="18"/>
                <w:szCs w:val="18"/>
              </w:rPr>
            </w:pPr>
          </w:p>
        </w:tc>
        <w:tc>
          <w:tcPr>
            <w:tcW w:w="996" w:type="pct"/>
            <w:vAlign w:val="center"/>
          </w:tcPr>
          <w:p w14:paraId="28CE83D2" w14:textId="33E93740" w:rsidR="001F526A" w:rsidRPr="00356445" w:rsidRDefault="008A3787" w:rsidP="00356445">
            <w:pPr>
              <w:jc w:val="center"/>
            </w:pPr>
            <w:r>
              <w:t>&gt;</w:t>
            </w:r>
            <w:r w:rsidR="001F526A" w:rsidRPr="00356445">
              <w:t>2,00</w:t>
            </w:r>
          </w:p>
        </w:tc>
        <w:tc>
          <w:tcPr>
            <w:tcW w:w="956" w:type="pct"/>
            <w:vAlign w:val="center"/>
          </w:tcPr>
          <w:p w14:paraId="15A3D3DA" w14:textId="7E9E9B55" w:rsidR="001F526A" w:rsidRPr="00356445" w:rsidRDefault="001F526A" w:rsidP="00356445">
            <w:pPr>
              <w:jc w:val="center"/>
            </w:pPr>
            <w:r w:rsidRPr="00356445">
              <w:t>SLE</w:t>
            </w:r>
          </w:p>
        </w:tc>
      </w:tr>
      <w:tr w:rsidR="007A0790" w:rsidRPr="00F54EEC" w14:paraId="494ACB20" w14:textId="77777777" w:rsidTr="007A0790">
        <w:trPr>
          <w:trHeight w:val="313"/>
          <w:jc w:val="center"/>
        </w:trPr>
        <w:tc>
          <w:tcPr>
            <w:tcW w:w="1037" w:type="pct"/>
            <w:shd w:val="clear" w:color="auto" w:fill="auto"/>
            <w:vAlign w:val="center"/>
          </w:tcPr>
          <w:p w14:paraId="15257BD7" w14:textId="77777777" w:rsidR="007A0790" w:rsidRPr="00DA0C37" w:rsidRDefault="007A0790" w:rsidP="00356445">
            <w:pPr>
              <w:jc w:val="both"/>
            </w:pPr>
            <w:proofErr w:type="spellStart"/>
            <w:r w:rsidRPr="00DA0C37">
              <w:t>Sulfuramida</w:t>
            </w:r>
            <w:proofErr w:type="spellEnd"/>
          </w:p>
        </w:tc>
        <w:tc>
          <w:tcPr>
            <w:tcW w:w="2011" w:type="pct"/>
            <w:vMerge w:val="restart"/>
            <w:shd w:val="clear" w:color="auto" w:fill="auto"/>
            <w:vAlign w:val="center"/>
          </w:tcPr>
          <w:p w14:paraId="2640E384" w14:textId="3181149A" w:rsidR="007A0790" w:rsidRPr="007A0790" w:rsidRDefault="007A0790" w:rsidP="007A0790">
            <w:pPr>
              <w:jc w:val="both"/>
              <w:rPr>
                <w:sz w:val="18"/>
                <w:szCs w:val="18"/>
              </w:rPr>
            </w:pPr>
            <w:r w:rsidRPr="007A0790">
              <w:rPr>
                <w:sz w:val="18"/>
                <w:szCs w:val="18"/>
              </w:rPr>
              <w:t>Extracción US-EPA 8081B y 3510 con modificaciones Cuantificación por EPA 608.1 con modificaciones - GC-MS/MS</w:t>
            </w:r>
          </w:p>
        </w:tc>
        <w:tc>
          <w:tcPr>
            <w:tcW w:w="996" w:type="pct"/>
            <w:shd w:val="clear" w:color="auto" w:fill="auto"/>
            <w:vAlign w:val="center"/>
          </w:tcPr>
          <w:p w14:paraId="5A0C97A8" w14:textId="02161244" w:rsidR="007A0790" w:rsidRPr="00356445" w:rsidRDefault="007A0790" w:rsidP="00356445">
            <w:pPr>
              <w:jc w:val="center"/>
            </w:pPr>
            <w:r>
              <w:t>&gt;0,6</w:t>
            </w:r>
          </w:p>
        </w:tc>
        <w:tc>
          <w:tcPr>
            <w:tcW w:w="956" w:type="pct"/>
            <w:vAlign w:val="center"/>
          </w:tcPr>
          <w:p w14:paraId="3022FCD9" w14:textId="3E4B0F7F" w:rsidR="007A0790" w:rsidRPr="00356445" w:rsidRDefault="007A0790" w:rsidP="00356445">
            <w:pPr>
              <w:jc w:val="center"/>
            </w:pPr>
            <w:r>
              <w:t>SLE</w:t>
            </w:r>
          </w:p>
        </w:tc>
      </w:tr>
      <w:tr w:rsidR="007A0790" w:rsidRPr="00F54EEC" w14:paraId="7FE6EAC5" w14:textId="77777777" w:rsidTr="008570CA">
        <w:trPr>
          <w:trHeight w:val="313"/>
          <w:jc w:val="center"/>
        </w:trPr>
        <w:tc>
          <w:tcPr>
            <w:tcW w:w="1037" w:type="pct"/>
            <w:shd w:val="clear" w:color="auto" w:fill="auto"/>
            <w:vAlign w:val="center"/>
          </w:tcPr>
          <w:p w14:paraId="555F709A" w14:textId="77777777" w:rsidR="007A0790" w:rsidRPr="00DA0C37" w:rsidRDefault="007A0790" w:rsidP="00356445">
            <w:pPr>
              <w:jc w:val="both"/>
            </w:pPr>
            <w:proofErr w:type="spellStart"/>
            <w:r w:rsidRPr="00DA0C37">
              <w:t>Lambdacialotrina</w:t>
            </w:r>
            <w:proofErr w:type="spellEnd"/>
          </w:p>
        </w:tc>
        <w:tc>
          <w:tcPr>
            <w:tcW w:w="2011" w:type="pct"/>
            <w:vMerge/>
            <w:shd w:val="clear" w:color="auto" w:fill="auto"/>
          </w:tcPr>
          <w:p w14:paraId="19A62A3E" w14:textId="77777777" w:rsidR="007A0790" w:rsidRPr="00F54EEC" w:rsidRDefault="007A0790" w:rsidP="00F54EEC">
            <w:pPr>
              <w:pBdr>
                <w:top w:val="nil"/>
                <w:left w:val="nil"/>
                <w:bottom w:val="nil"/>
                <w:right w:val="nil"/>
                <w:between w:val="nil"/>
              </w:pBdr>
              <w:spacing w:before="83" w:line="211" w:lineRule="auto"/>
              <w:ind w:left="830"/>
              <w:rPr>
                <w:rFonts w:asciiTheme="majorHAnsi" w:hAnsiTheme="majorHAnsi"/>
              </w:rPr>
            </w:pPr>
          </w:p>
        </w:tc>
        <w:tc>
          <w:tcPr>
            <w:tcW w:w="996" w:type="pct"/>
            <w:shd w:val="clear" w:color="auto" w:fill="auto"/>
            <w:vAlign w:val="center"/>
          </w:tcPr>
          <w:p w14:paraId="496FA5F4" w14:textId="7862D1C3" w:rsidR="007A0790" w:rsidRPr="00356445" w:rsidRDefault="007A0790" w:rsidP="00356445">
            <w:pPr>
              <w:jc w:val="center"/>
            </w:pPr>
            <w:r>
              <w:t>&gt;0,2</w:t>
            </w:r>
          </w:p>
        </w:tc>
        <w:tc>
          <w:tcPr>
            <w:tcW w:w="956" w:type="pct"/>
            <w:vAlign w:val="center"/>
          </w:tcPr>
          <w:p w14:paraId="5B3E4B98" w14:textId="609E4BFC" w:rsidR="007A0790" w:rsidRPr="00356445" w:rsidRDefault="007A0790" w:rsidP="00356445">
            <w:pPr>
              <w:jc w:val="center"/>
            </w:pPr>
            <w:r>
              <w:t>SLE</w:t>
            </w:r>
          </w:p>
        </w:tc>
      </w:tr>
      <w:tr w:rsidR="007A0790" w:rsidRPr="00F54EEC" w14:paraId="0375FB9B" w14:textId="77777777" w:rsidTr="008570CA">
        <w:trPr>
          <w:trHeight w:val="313"/>
          <w:jc w:val="center"/>
        </w:trPr>
        <w:tc>
          <w:tcPr>
            <w:tcW w:w="1037" w:type="pct"/>
            <w:shd w:val="clear" w:color="auto" w:fill="auto"/>
            <w:vAlign w:val="center"/>
          </w:tcPr>
          <w:p w14:paraId="58C97EA0" w14:textId="77777777" w:rsidR="007A0790" w:rsidRPr="00DA0C37" w:rsidRDefault="007A0790" w:rsidP="00356445">
            <w:pPr>
              <w:jc w:val="both"/>
            </w:pPr>
            <w:proofErr w:type="spellStart"/>
            <w:r w:rsidRPr="00DA0C37">
              <w:t>Bifentrin</w:t>
            </w:r>
            <w:proofErr w:type="spellEnd"/>
          </w:p>
        </w:tc>
        <w:tc>
          <w:tcPr>
            <w:tcW w:w="2011" w:type="pct"/>
            <w:vMerge/>
            <w:shd w:val="clear" w:color="auto" w:fill="auto"/>
          </w:tcPr>
          <w:p w14:paraId="5DD7DEEB" w14:textId="77777777" w:rsidR="007A0790" w:rsidRPr="00F54EEC" w:rsidRDefault="007A0790" w:rsidP="00F54EEC">
            <w:pPr>
              <w:pBdr>
                <w:top w:val="nil"/>
                <w:left w:val="nil"/>
                <w:bottom w:val="nil"/>
                <w:right w:val="nil"/>
                <w:between w:val="nil"/>
              </w:pBdr>
              <w:spacing w:before="83" w:line="211" w:lineRule="auto"/>
              <w:ind w:left="830"/>
              <w:rPr>
                <w:rFonts w:asciiTheme="majorHAnsi" w:hAnsiTheme="majorHAnsi"/>
              </w:rPr>
            </w:pPr>
          </w:p>
        </w:tc>
        <w:tc>
          <w:tcPr>
            <w:tcW w:w="996" w:type="pct"/>
            <w:shd w:val="clear" w:color="auto" w:fill="auto"/>
            <w:vAlign w:val="center"/>
          </w:tcPr>
          <w:p w14:paraId="450BB217" w14:textId="7E35FE1E" w:rsidR="007A0790" w:rsidRPr="00356445" w:rsidRDefault="007A0790" w:rsidP="00356445">
            <w:pPr>
              <w:jc w:val="center"/>
            </w:pPr>
            <w:r>
              <w:t>&gt;1,3</w:t>
            </w:r>
          </w:p>
        </w:tc>
        <w:tc>
          <w:tcPr>
            <w:tcW w:w="956" w:type="pct"/>
            <w:vAlign w:val="center"/>
          </w:tcPr>
          <w:p w14:paraId="6CBC00C2" w14:textId="33D5DC03" w:rsidR="007A0790" w:rsidRPr="00356445" w:rsidRDefault="007A0790" w:rsidP="00356445">
            <w:pPr>
              <w:jc w:val="center"/>
            </w:pPr>
            <w:r>
              <w:t>SLE</w:t>
            </w:r>
          </w:p>
        </w:tc>
      </w:tr>
      <w:tr w:rsidR="007A0790" w:rsidRPr="00F54EEC" w14:paraId="7BC6C34D" w14:textId="77777777" w:rsidTr="008570CA">
        <w:trPr>
          <w:trHeight w:val="313"/>
          <w:jc w:val="center"/>
        </w:trPr>
        <w:tc>
          <w:tcPr>
            <w:tcW w:w="1037" w:type="pct"/>
            <w:shd w:val="clear" w:color="auto" w:fill="auto"/>
            <w:vAlign w:val="center"/>
          </w:tcPr>
          <w:p w14:paraId="604216CA" w14:textId="77777777" w:rsidR="007A0790" w:rsidRPr="00DA0C37" w:rsidRDefault="007A0790" w:rsidP="00356445">
            <w:pPr>
              <w:jc w:val="both"/>
            </w:pPr>
            <w:proofErr w:type="spellStart"/>
            <w:r w:rsidRPr="00DA0C37">
              <w:t>Tiametoxam</w:t>
            </w:r>
            <w:proofErr w:type="spellEnd"/>
          </w:p>
        </w:tc>
        <w:tc>
          <w:tcPr>
            <w:tcW w:w="2011" w:type="pct"/>
            <w:vMerge/>
            <w:shd w:val="clear" w:color="auto" w:fill="auto"/>
          </w:tcPr>
          <w:p w14:paraId="4FD2E900" w14:textId="77777777" w:rsidR="007A0790" w:rsidRPr="00F54EEC" w:rsidRDefault="007A0790" w:rsidP="00F54EEC">
            <w:pPr>
              <w:pBdr>
                <w:top w:val="nil"/>
                <w:left w:val="nil"/>
                <w:bottom w:val="nil"/>
                <w:right w:val="nil"/>
                <w:between w:val="nil"/>
              </w:pBdr>
              <w:spacing w:before="83" w:line="211" w:lineRule="auto"/>
              <w:ind w:left="830"/>
              <w:rPr>
                <w:rFonts w:asciiTheme="majorHAnsi" w:hAnsiTheme="majorHAnsi"/>
              </w:rPr>
            </w:pPr>
          </w:p>
        </w:tc>
        <w:tc>
          <w:tcPr>
            <w:tcW w:w="996" w:type="pct"/>
            <w:shd w:val="clear" w:color="auto" w:fill="auto"/>
            <w:vAlign w:val="center"/>
          </w:tcPr>
          <w:p w14:paraId="62712709" w14:textId="2A3995D6" w:rsidR="007A0790" w:rsidRPr="008A3787" w:rsidRDefault="007A0790" w:rsidP="00356445">
            <w:pPr>
              <w:jc w:val="center"/>
              <w:rPr>
                <w:lang w:val="en-US"/>
              </w:rPr>
            </w:pPr>
            <w:r>
              <w:rPr>
                <w:lang w:val="en-US"/>
              </w:rPr>
              <w:t>&gt;0,6</w:t>
            </w:r>
          </w:p>
        </w:tc>
        <w:tc>
          <w:tcPr>
            <w:tcW w:w="956" w:type="pct"/>
            <w:vAlign w:val="center"/>
          </w:tcPr>
          <w:p w14:paraId="29F37470" w14:textId="2E663449" w:rsidR="007A0790" w:rsidRPr="00356445" w:rsidRDefault="007A0790" w:rsidP="00356445">
            <w:pPr>
              <w:jc w:val="center"/>
            </w:pPr>
            <w:r>
              <w:t>SLE</w:t>
            </w:r>
          </w:p>
        </w:tc>
      </w:tr>
      <w:tr w:rsidR="00356445" w:rsidRPr="00F54EEC" w14:paraId="546BE470" w14:textId="77777777" w:rsidTr="00356445">
        <w:trPr>
          <w:trHeight w:val="68"/>
          <w:jc w:val="center"/>
        </w:trPr>
        <w:tc>
          <w:tcPr>
            <w:tcW w:w="1037" w:type="pct"/>
            <w:vAlign w:val="center"/>
          </w:tcPr>
          <w:p w14:paraId="14392550" w14:textId="24682B15" w:rsidR="00356445" w:rsidRPr="00356445" w:rsidRDefault="00356445" w:rsidP="00356445">
            <w:pPr>
              <w:jc w:val="both"/>
            </w:pPr>
            <w:r w:rsidRPr="00356445">
              <w:t>Glifosato/AMPA en agua</w:t>
            </w:r>
          </w:p>
        </w:tc>
        <w:tc>
          <w:tcPr>
            <w:tcW w:w="2011" w:type="pct"/>
            <w:vAlign w:val="center"/>
          </w:tcPr>
          <w:p w14:paraId="6F591C24" w14:textId="4B497CAD" w:rsidR="00356445" w:rsidRPr="00356445" w:rsidRDefault="00356445" w:rsidP="00356445">
            <w:pPr>
              <w:jc w:val="both"/>
              <w:rPr>
                <w:sz w:val="18"/>
                <w:szCs w:val="18"/>
              </w:rPr>
            </w:pPr>
            <w:r w:rsidRPr="00356445">
              <w:rPr>
                <w:sz w:val="18"/>
                <w:szCs w:val="18"/>
              </w:rPr>
              <w:t>Extracción: Método propio (Según Amarante, J. et al; 2002) Cuantificación por HPLC/FLD</w:t>
            </w:r>
          </w:p>
        </w:tc>
        <w:tc>
          <w:tcPr>
            <w:tcW w:w="996" w:type="pct"/>
            <w:vAlign w:val="center"/>
          </w:tcPr>
          <w:p w14:paraId="4899861E" w14:textId="2B3CF0B3" w:rsidR="00356445" w:rsidRPr="009D1755" w:rsidRDefault="00ED2D2A" w:rsidP="009D1755">
            <w:pPr>
              <w:jc w:val="center"/>
            </w:pPr>
            <w:r>
              <w:t>&gt;</w:t>
            </w:r>
            <w:r w:rsidR="009D1755" w:rsidRPr="009D1755">
              <w:t xml:space="preserve">0,3 </w:t>
            </w:r>
            <w:r w:rsidR="009D1755" w:rsidRPr="009D1755">
              <w:rPr>
                <w:rFonts w:ascii="Courier New" w:hAnsi="Courier New" w:cs="Courier New"/>
              </w:rPr>
              <w:t>µ</w:t>
            </w:r>
            <w:r w:rsidR="009D1755" w:rsidRPr="009D1755">
              <w:t>g/L</w:t>
            </w:r>
          </w:p>
        </w:tc>
        <w:tc>
          <w:tcPr>
            <w:tcW w:w="956" w:type="pct"/>
            <w:vAlign w:val="center"/>
          </w:tcPr>
          <w:p w14:paraId="44BAFC3F" w14:textId="5330A851" w:rsidR="00356445" w:rsidRPr="00356445" w:rsidRDefault="009D1755" w:rsidP="00356445">
            <w:pPr>
              <w:jc w:val="center"/>
            </w:pPr>
            <w:r>
              <w:t>0,7</w:t>
            </w:r>
          </w:p>
        </w:tc>
      </w:tr>
      <w:tr w:rsidR="00C0595D" w:rsidRPr="00F54EEC" w14:paraId="7F53FD03" w14:textId="77777777" w:rsidTr="00356445">
        <w:trPr>
          <w:trHeight w:val="68"/>
          <w:jc w:val="center"/>
        </w:trPr>
        <w:tc>
          <w:tcPr>
            <w:tcW w:w="1037" w:type="pct"/>
            <w:vAlign w:val="center"/>
          </w:tcPr>
          <w:p w14:paraId="360ADAE2" w14:textId="6A7C2CCC" w:rsidR="00C0595D" w:rsidRPr="00356445" w:rsidRDefault="00C0595D" w:rsidP="00356445">
            <w:pPr>
              <w:jc w:val="both"/>
            </w:pPr>
            <w:proofErr w:type="spellStart"/>
            <w:r>
              <w:t>Fipronil</w:t>
            </w:r>
            <w:proofErr w:type="spellEnd"/>
          </w:p>
        </w:tc>
        <w:tc>
          <w:tcPr>
            <w:tcW w:w="2011" w:type="pct"/>
            <w:vAlign w:val="center"/>
          </w:tcPr>
          <w:p w14:paraId="597BECC9" w14:textId="35D89C14" w:rsidR="00C0595D" w:rsidRPr="002B5D2A" w:rsidRDefault="002B5D2A" w:rsidP="00356445">
            <w:pPr>
              <w:jc w:val="both"/>
              <w:rPr>
                <w:sz w:val="18"/>
                <w:szCs w:val="18"/>
                <w:lang w:val="en-US"/>
              </w:rPr>
            </w:pPr>
            <w:proofErr w:type="spellStart"/>
            <w:r>
              <w:rPr>
                <w:sz w:val="18"/>
                <w:szCs w:val="18"/>
                <w:lang w:val="en-US"/>
              </w:rPr>
              <w:t>Metodo</w:t>
            </w:r>
            <w:proofErr w:type="spellEnd"/>
            <w:r>
              <w:rPr>
                <w:sz w:val="18"/>
                <w:szCs w:val="18"/>
                <w:lang w:val="en-US"/>
              </w:rPr>
              <w:t>: LC-</w:t>
            </w:r>
            <w:r w:rsidRPr="002B5D2A">
              <w:rPr>
                <w:sz w:val="18"/>
                <w:szCs w:val="18"/>
                <w:lang w:val="en-US"/>
              </w:rPr>
              <w:t xml:space="preserve">MS/MS </w:t>
            </w:r>
            <w:r w:rsidRPr="002B5D2A">
              <w:rPr>
                <w:i/>
                <w:lang w:val="en-US"/>
              </w:rPr>
              <w:t>Liquid Chromatography Mass Spectrometry</w:t>
            </w:r>
            <w:r w:rsidRPr="002B5D2A">
              <w:rPr>
                <w:rFonts w:ascii="Courier New" w:hAnsi="Courier New" w:cs="Courier New"/>
                <w:i/>
                <w:lang w:val="en-US"/>
              </w:rPr>
              <w:t> </w:t>
            </w:r>
          </w:p>
        </w:tc>
        <w:tc>
          <w:tcPr>
            <w:tcW w:w="996" w:type="pct"/>
            <w:vAlign w:val="center"/>
          </w:tcPr>
          <w:p w14:paraId="0237CF50" w14:textId="5BEAD6B9" w:rsidR="00C0595D" w:rsidRPr="00356445" w:rsidRDefault="00ED2D2A" w:rsidP="00356445">
            <w:pPr>
              <w:jc w:val="center"/>
            </w:pPr>
            <w:r>
              <w:rPr>
                <w:rFonts w:eastAsia="Tahoma" w:cs="Tahoma"/>
              </w:rPr>
              <w:t>&gt;</w:t>
            </w:r>
            <w:r w:rsidR="00E63E44">
              <w:rPr>
                <w:rFonts w:eastAsia="Tahoma" w:cs="Tahoma"/>
              </w:rPr>
              <w:t>0,0100 mg.</w:t>
            </w:r>
            <w:r w:rsidR="00E63E44" w:rsidRPr="00EB7C6A">
              <w:rPr>
                <w:rFonts w:eastAsia="Tahoma" w:cs="Tahoma"/>
              </w:rPr>
              <w:t xml:space="preserve"> L</w:t>
            </w:r>
            <w:r w:rsidR="00E63E44" w:rsidRPr="00EB7C6A">
              <w:rPr>
                <w:rFonts w:eastAsia="Tahoma" w:cs="Tahoma"/>
                <w:vertAlign w:val="superscript"/>
              </w:rPr>
              <w:t>-1</w:t>
            </w:r>
          </w:p>
        </w:tc>
        <w:tc>
          <w:tcPr>
            <w:tcW w:w="956" w:type="pct"/>
            <w:vAlign w:val="center"/>
          </w:tcPr>
          <w:p w14:paraId="3218DFF1" w14:textId="5B3C4CEC" w:rsidR="00C0595D" w:rsidRPr="00356445" w:rsidRDefault="00ED2D2A" w:rsidP="00356445">
            <w:pPr>
              <w:jc w:val="center"/>
            </w:pPr>
            <w:r>
              <w:t>SLE</w:t>
            </w:r>
          </w:p>
        </w:tc>
      </w:tr>
    </w:tbl>
    <w:p w14:paraId="5A93F10D" w14:textId="77777777" w:rsidR="00347316" w:rsidRDefault="00347316" w:rsidP="009B2A15">
      <w:pPr>
        <w:jc w:val="both"/>
      </w:pPr>
    </w:p>
    <w:p w14:paraId="25504F41" w14:textId="303D800A" w:rsidR="00430237" w:rsidRDefault="00B56588" w:rsidP="009C4D1F">
      <w:pPr>
        <w:pStyle w:val="Ttulo2"/>
        <w:rPr>
          <w:lang w:val="es-ES"/>
        </w:rPr>
      </w:pPr>
      <w:bookmarkStart w:id="49" w:name="_Toc70326558"/>
      <w:bookmarkStart w:id="50" w:name="_Toc70327366"/>
      <w:bookmarkStart w:id="51" w:name="_Toc108566541"/>
      <w:r>
        <w:rPr>
          <w:lang w:val="es-ES"/>
        </w:rPr>
        <w:t>2.6</w:t>
      </w:r>
      <w:r w:rsidR="00DC4698">
        <w:rPr>
          <w:lang w:val="es-ES"/>
        </w:rPr>
        <w:t xml:space="preserve"> Control de la calidad de los datos</w:t>
      </w:r>
      <w:bookmarkEnd w:id="49"/>
      <w:bookmarkEnd w:id="50"/>
      <w:bookmarkEnd w:id="51"/>
    </w:p>
    <w:p w14:paraId="7C518D43" w14:textId="77777777" w:rsidR="00DC4698" w:rsidRPr="00C302F6" w:rsidRDefault="00DC4698" w:rsidP="009B2A15">
      <w:pPr>
        <w:jc w:val="both"/>
        <w:rPr>
          <w:sz w:val="10"/>
          <w:lang w:val="es-ES"/>
        </w:rPr>
      </w:pPr>
    </w:p>
    <w:p w14:paraId="251F32FB" w14:textId="74A90206" w:rsidR="0086705A" w:rsidRPr="00646B46" w:rsidRDefault="0086705A" w:rsidP="003F623F">
      <w:pPr>
        <w:jc w:val="both"/>
        <w:rPr>
          <w:sz w:val="19"/>
          <w:szCs w:val="19"/>
        </w:rPr>
      </w:pPr>
      <w:r w:rsidRPr="00646B46">
        <w:rPr>
          <w:sz w:val="19"/>
          <w:szCs w:val="19"/>
        </w:rPr>
        <w:t xml:space="preserve">Tal </w:t>
      </w:r>
      <w:r w:rsidR="003C7E20" w:rsidRPr="00646B46">
        <w:rPr>
          <w:sz w:val="19"/>
          <w:szCs w:val="19"/>
        </w:rPr>
        <w:t>como lo establece el Padrón de Calidad de las A</w:t>
      </w:r>
      <w:r w:rsidRPr="00646B46">
        <w:rPr>
          <w:sz w:val="19"/>
          <w:szCs w:val="19"/>
        </w:rPr>
        <w:t xml:space="preserve">guas en el </w:t>
      </w:r>
      <w:r w:rsidR="003C7E20" w:rsidRPr="00646B46">
        <w:rPr>
          <w:sz w:val="19"/>
          <w:szCs w:val="19"/>
        </w:rPr>
        <w:t>T</w:t>
      </w:r>
      <w:r w:rsidRPr="00646B46">
        <w:rPr>
          <w:sz w:val="19"/>
          <w:szCs w:val="19"/>
        </w:rPr>
        <w:t>erritorio</w:t>
      </w:r>
      <w:r w:rsidR="003C7E20" w:rsidRPr="00646B46">
        <w:rPr>
          <w:sz w:val="19"/>
          <w:szCs w:val="19"/>
        </w:rPr>
        <w:t xml:space="preserve"> N</w:t>
      </w:r>
      <w:r w:rsidRPr="00646B46">
        <w:rPr>
          <w:sz w:val="19"/>
          <w:szCs w:val="19"/>
        </w:rPr>
        <w:t xml:space="preserve">acional (Res. SEAM </w:t>
      </w:r>
      <w:proofErr w:type="spellStart"/>
      <w:r w:rsidRPr="00646B46">
        <w:rPr>
          <w:sz w:val="19"/>
          <w:szCs w:val="19"/>
        </w:rPr>
        <w:t>N</w:t>
      </w:r>
      <w:r w:rsidRPr="00646B46">
        <w:rPr>
          <w:rFonts w:ascii="Courier New" w:hAnsi="Courier New" w:cs="Courier New"/>
          <w:sz w:val="19"/>
          <w:szCs w:val="19"/>
        </w:rPr>
        <w:t>º</w:t>
      </w:r>
      <w:proofErr w:type="spellEnd"/>
      <w:r w:rsidRPr="00646B46">
        <w:rPr>
          <w:sz w:val="19"/>
          <w:szCs w:val="19"/>
        </w:rPr>
        <w:t xml:space="preserve"> 222/02 - Art. 13</w:t>
      </w:r>
      <w:r w:rsidRPr="00646B46">
        <w:rPr>
          <w:rFonts w:ascii="Courier New" w:hAnsi="Courier New" w:cs="Courier New"/>
          <w:sz w:val="19"/>
          <w:szCs w:val="19"/>
        </w:rPr>
        <w:t>º</w:t>
      </w:r>
      <w:r w:rsidRPr="00646B46">
        <w:rPr>
          <w:sz w:val="19"/>
          <w:szCs w:val="19"/>
        </w:rPr>
        <w:t xml:space="preserve">) la recolección de muestras de agua y sus respectivos análisis fueron efectuados según la metodología internacionalmente reconocida: el </w:t>
      </w:r>
      <w:r w:rsidRPr="00646B46">
        <w:rPr>
          <w:i/>
          <w:sz w:val="19"/>
          <w:szCs w:val="19"/>
        </w:rPr>
        <w:t xml:space="preserve">Standard </w:t>
      </w:r>
      <w:proofErr w:type="spellStart"/>
      <w:r w:rsidRPr="00646B46">
        <w:rPr>
          <w:i/>
          <w:sz w:val="19"/>
          <w:szCs w:val="19"/>
        </w:rPr>
        <w:t>Methods</w:t>
      </w:r>
      <w:proofErr w:type="spellEnd"/>
      <w:r w:rsidRPr="00646B46">
        <w:rPr>
          <w:i/>
          <w:sz w:val="19"/>
          <w:szCs w:val="19"/>
        </w:rPr>
        <w:t xml:space="preserve"> - </w:t>
      </w:r>
      <w:proofErr w:type="spellStart"/>
      <w:r w:rsidRPr="00646B46">
        <w:rPr>
          <w:i/>
          <w:sz w:val="19"/>
          <w:szCs w:val="19"/>
        </w:rPr>
        <w:t>For</w:t>
      </w:r>
      <w:proofErr w:type="spellEnd"/>
      <w:r w:rsidRPr="00646B46">
        <w:rPr>
          <w:i/>
          <w:sz w:val="19"/>
          <w:szCs w:val="19"/>
        </w:rPr>
        <w:t xml:space="preserve"> </w:t>
      </w:r>
      <w:proofErr w:type="spellStart"/>
      <w:r w:rsidRPr="00646B46">
        <w:rPr>
          <w:i/>
          <w:sz w:val="19"/>
          <w:szCs w:val="19"/>
        </w:rPr>
        <w:t>the</w:t>
      </w:r>
      <w:proofErr w:type="spellEnd"/>
      <w:r w:rsidRPr="00646B46">
        <w:rPr>
          <w:i/>
          <w:sz w:val="19"/>
          <w:szCs w:val="19"/>
        </w:rPr>
        <w:t xml:space="preserve"> </w:t>
      </w:r>
      <w:proofErr w:type="spellStart"/>
      <w:r w:rsidRPr="00646B46">
        <w:rPr>
          <w:i/>
          <w:sz w:val="19"/>
          <w:szCs w:val="19"/>
        </w:rPr>
        <w:t>examimation</w:t>
      </w:r>
      <w:proofErr w:type="spellEnd"/>
      <w:r w:rsidRPr="00646B46">
        <w:rPr>
          <w:i/>
          <w:sz w:val="19"/>
          <w:szCs w:val="19"/>
        </w:rPr>
        <w:t xml:space="preserve"> </w:t>
      </w:r>
      <w:proofErr w:type="spellStart"/>
      <w:r w:rsidRPr="00646B46">
        <w:rPr>
          <w:i/>
          <w:sz w:val="19"/>
          <w:szCs w:val="19"/>
        </w:rPr>
        <w:t>of</w:t>
      </w:r>
      <w:proofErr w:type="spellEnd"/>
      <w:r w:rsidRPr="00646B46">
        <w:rPr>
          <w:i/>
          <w:sz w:val="19"/>
          <w:szCs w:val="19"/>
        </w:rPr>
        <w:t xml:space="preserve"> </w:t>
      </w:r>
      <w:proofErr w:type="spellStart"/>
      <w:r w:rsidRPr="00646B46">
        <w:rPr>
          <w:i/>
          <w:sz w:val="19"/>
          <w:szCs w:val="19"/>
        </w:rPr>
        <w:t>water</w:t>
      </w:r>
      <w:proofErr w:type="spellEnd"/>
      <w:r w:rsidRPr="00646B46">
        <w:rPr>
          <w:i/>
          <w:sz w:val="19"/>
          <w:szCs w:val="19"/>
        </w:rPr>
        <w:t xml:space="preserve"> and </w:t>
      </w:r>
      <w:proofErr w:type="spellStart"/>
      <w:r w:rsidRPr="00646B46">
        <w:rPr>
          <w:i/>
          <w:sz w:val="19"/>
          <w:szCs w:val="19"/>
        </w:rPr>
        <w:t>wastewater</w:t>
      </w:r>
      <w:proofErr w:type="spellEnd"/>
      <w:r w:rsidRPr="00646B46">
        <w:rPr>
          <w:sz w:val="19"/>
          <w:szCs w:val="19"/>
        </w:rPr>
        <w:t xml:space="preserve"> - APHA - AWWA - WPCF. </w:t>
      </w:r>
      <w:r w:rsidR="003C7E20" w:rsidRPr="00646B46">
        <w:rPr>
          <w:sz w:val="19"/>
          <w:szCs w:val="19"/>
        </w:rPr>
        <w:t xml:space="preserve">Los métodos </w:t>
      </w:r>
      <w:r w:rsidR="006076DC" w:rsidRPr="00646B46">
        <w:rPr>
          <w:sz w:val="19"/>
          <w:szCs w:val="19"/>
        </w:rPr>
        <w:t>y equipos utilizados para la</w:t>
      </w:r>
      <w:r w:rsidR="003C7E20" w:rsidRPr="00646B46">
        <w:rPr>
          <w:sz w:val="19"/>
          <w:szCs w:val="19"/>
        </w:rPr>
        <w:t xml:space="preserve"> determinación analítica de cada parámetro </w:t>
      </w:r>
      <w:r w:rsidR="00420F18">
        <w:rPr>
          <w:sz w:val="19"/>
          <w:szCs w:val="19"/>
        </w:rPr>
        <w:t>pueden revisarse en la</w:t>
      </w:r>
      <w:r w:rsidR="00B56588" w:rsidRPr="00646B46">
        <w:rPr>
          <w:sz w:val="19"/>
          <w:szCs w:val="19"/>
        </w:rPr>
        <w:t xml:space="preserve">s </w:t>
      </w:r>
      <w:r w:rsidR="00420F18">
        <w:rPr>
          <w:sz w:val="19"/>
          <w:szCs w:val="19"/>
        </w:rPr>
        <w:t>tablas 8, 9 y 10</w:t>
      </w:r>
      <w:r w:rsidR="00B56588" w:rsidRPr="00646B46">
        <w:rPr>
          <w:sz w:val="19"/>
          <w:szCs w:val="19"/>
        </w:rPr>
        <w:t>.</w:t>
      </w:r>
    </w:p>
    <w:p w14:paraId="3A7CB9BB" w14:textId="77777777" w:rsidR="00C302F6" w:rsidRPr="00646B46" w:rsidRDefault="00C302F6" w:rsidP="003F623F">
      <w:pPr>
        <w:jc w:val="both"/>
        <w:rPr>
          <w:sz w:val="19"/>
          <w:szCs w:val="19"/>
        </w:rPr>
      </w:pPr>
    </w:p>
    <w:p w14:paraId="2C933DC3" w14:textId="39C2CF99" w:rsidR="00DC4698" w:rsidRPr="00646B46" w:rsidRDefault="003C7E20" w:rsidP="003F623F">
      <w:pPr>
        <w:jc w:val="both"/>
        <w:rPr>
          <w:sz w:val="19"/>
          <w:szCs w:val="19"/>
        </w:rPr>
      </w:pPr>
      <w:r w:rsidRPr="00646B46">
        <w:rPr>
          <w:sz w:val="19"/>
          <w:szCs w:val="19"/>
        </w:rPr>
        <w:lastRenderedPageBreak/>
        <w:t>Para la ejecución de los muestreos en campo se conformó un equipo de trabajo integrado</w:t>
      </w:r>
      <w:r w:rsidR="00DC4698" w:rsidRPr="00646B46">
        <w:rPr>
          <w:sz w:val="19"/>
          <w:szCs w:val="19"/>
        </w:rPr>
        <w:t xml:space="preserve"> por técnicos del laboratorio del Centro Multidisciplinario de Investigaciones Tecnológicas (CEMIT) y de la consultora TECNOAMBIENTAL. </w:t>
      </w:r>
      <w:r w:rsidRPr="00646B46">
        <w:rPr>
          <w:sz w:val="19"/>
          <w:szCs w:val="19"/>
        </w:rPr>
        <w:t xml:space="preserve">Las muestras fueron tomadas según la metodología anteriormente descripta atendiendo la correcta </w:t>
      </w:r>
      <w:r w:rsidR="00B56588" w:rsidRPr="00646B46">
        <w:rPr>
          <w:sz w:val="19"/>
          <w:szCs w:val="19"/>
        </w:rPr>
        <w:t xml:space="preserve">aplicación y/o </w:t>
      </w:r>
      <w:r w:rsidR="00E240A8" w:rsidRPr="00646B46">
        <w:rPr>
          <w:sz w:val="19"/>
          <w:szCs w:val="19"/>
        </w:rPr>
        <w:t>utilización</w:t>
      </w:r>
      <w:r w:rsidRPr="00646B46">
        <w:rPr>
          <w:sz w:val="19"/>
          <w:szCs w:val="19"/>
        </w:rPr>
        <w:t xml:space="preserve"> de procedimientos, frascos</w:t>
      </w:r>
      <w:r w:rsidR="00B55318" w:rsidRPr="00646B46">
        <w:rPr>
          <w:sz w:val="19"/>
          <w:szCs w:val="19"/>
        </w:rPr>
        <w:t>,</w:t>
      </w:r>
      <w:r w:rsidRPr="00646B46">
        <w:rPr>
          <w:sz w:val="19"/>
          <w:szCs w:val="19"/>
        </w:rPr>
        <w:t xml:space="preserve"> preservantes</w:t>
      </w:r>
      <w:r w:rsidR="00B56588" w:rsidRPr="00646B46">
        <w:rPr>
          <w:sz w:val="19"/>
          <w:szCs w:val="19"/>
        </w:rPr>
        <w:t>;</w:t>
      </w:r>
      <w:r w:rsidRPr="00646B46">
        <w:rPr>
          <w:sz w:val="19"/>
          <w:szCs w:val="19"/>
        </w:rPr>
        <w:t xml:space="preserve"> </w:t>
      </w:r>
      <w:r w:rsidR="00B56588" w:rsidRPr="00646B46">
        <w:rPr>
          <w:sz w:val="19"/>
          <w:szCs w:val="19"/>
        </w:rPr>
        <w:t xml:space="preserve">además del </w:t>
      </w:r>
      <w:r w:rsidRPr="00646B46">
        <w:rPr>
          <w:sz w:val="19"/>
          <w:szCs w:val="19"/>
        </w:rPr>
        <w:t>m</w:t>
      </w:r>
      <w:r w:rsidR="00530E57" w:rsidRPr="00646B46">
        <w:rPr>
          <w:sz w:val="19"/>
          <w:szCs w:val="19"/>
        </w:rPr>
        <w:t>antenimiento de la cadena de frí</w:t>
      </w:r>
      <w:r w:rsidRPr="00646B46">
        <w:rPr>
          <w:sz w:val="19"/>
          <w:szCs w:val="19"/>
        </w:rPr>
        <w:t>o</w:t>
      </w:r>
      <w:r w:rsidR="00B55318" w:rsidRPr="00646B46">
        <w:rPr>
          <w:sz w:val="19"/>
          <w:szCs w:val="19"/>
        </w:rPr>
        <w:t>,</w:t>
      </w:r>
      <w:r w:rsidRPr="00646B46">
        <w:rPr>
          <w:sz w:val="19"/>
          <w:szCs w:val="19"/>
        </w:rPr>
        <w:t xml:space="preserve"> desde el punto de toma hasta los laboratorios.</w:t>
      </w:r>
    </w:p>
    <w:p w14:paraId="597B9786" w14:textId="77777777" w:rsidR="00B55318" w:rsidRPr="00646B46" w:rsidRDefault="00B55318" w:rsidP="003F623F">
      <w:pPr>
        <w:jc w:val="both"/>
        <w:rPr>
          <w:sz w:val="19"/>
          <w:szCs w:val="19"/>
        </w:rPr>
      </w:pPr>
    </w:p>
    <w:p w14:paraId="5B977675" w14:textId="6A9DB6F3" w:rsidR="00820DD7" w:rsidRPr="00646B46" w:rsidRDefault="00B55318" w:rsidP="003F623F">
      <w:pPr>
        <w:jc w:val="both"/>
        <w:rPr>
          <w:sz w:val="19"/>
          <w:szCs w:val="19"/>
        </w:rPr>
      </w:pPr>
      <w:r w:rsidRPr="00646B46">
        <w:rPr>
          <w:sz w:val="19"/>
          <w:szCs w:val="19"/>
        </w:rPr>
        <w:t>Para descartar la posibilidad de que los frascos utilizados constituyan una fuente de contaminación de las muestras</w:t>
      </w:r>
      <w:r w:rsidR="001412EE" w:rsidRPr="00646B46">
        <w:rPr>
          <w:sz w:val="19"/>
          <w:szCs w:val="19"/>
        </w:rPr>
        <w:t>,</w:t>
      </w:r>
      <w:r w:rsidRPr="00646B46">
        <w:rPr>
          <w:sz w:val="19"/>
          <w:szCs w:val="19"/>
        </w:rPr>
        <w:t xml:space="preserve"> se </w:t>
      </w:r>
      <w:r w:rsidR="001412EE" w:rsidRPr="00646B46">
        <w:rPr>
          <w:sz w:val="19"/>
          <w:szCs w:val="19"/>
        </w:rPr>
        <w:t>utilizó un “blanco de viaje”. Los blancos de viaje son frascos que contienen agua desionizada libre del analito en cuestión</w:t>
      </w:r>
      <w:r w:rsidR="00820DD7" w:rsidRPr="00646B46">
        <w:rPr>
          <w:sz w:val="19"/>
          <w:szCs w:val="19"/>
        </w:rPr>
        <w:t>,</w:t>
      </w:r>
      <w:r w:rsidR="001412EE" w:rsidRPr="00646B46">
        <w:rPr>
          <w:sz w:val="19"/>
          <w:szCs w:val="19"/>
        </w:rPr>
        <w:t xml:space="preserve"> y se preservan y analizan de la misma manera que cualquier </w:t>
      </w:r>
      <w:r w:rsidR="00820DD7" w:rsidRPr="00646B46">
        <w:rPr>
          <w:sz w:val="19"/>
          <w:szCs w:val="19"/>
        </w:rPr>
        <w:t xml:space="preserve">otra </w:t>
      </w:r>
      <w:r w:rsidR="001412EE" w:rsidRPr="00646B46">
        <w:rPr>
          <w:sz w:val="19"/>
          <w:szCs w:val="19"/>
        </w:rPr>
        <w:t xml:space="preserve">muestra para la misma determinación. </w:t>
      </w:r>
    </w:p>
    <w:p w14:paraId="3D5D45C8" w14:textId="77777777" w:rsidR="00820DD7" w:rsidRPr="00646B46" w:rsidRDefault="00820DD7" w:rsidP="003F623F">
      <w:pPr>
        <w:jc w:val="both"/>
        <w:rPr>
          <w:sz w:val="19"/>
          <w:szCs w:val="19"/>
        </w:rPr>
      </w:pPr>
    </w:p>
    <w:p w14:paraId="555E7B94" w14:textId="5E753942" w:rsidR="003F623F" w:rsidRPr="00646B46" w:rsidRDefault="001412EE" w:rsidP="003F623F">
      <w:pPr>
        <w:jc w:val="both"/>
        <w:rPr>
          <w:sz w:val="19"/>
          <w:szCs w:val="19"/>
        </w:rPr>
      </w:pPr>
      <w:r w:rsidRPr="00646B46">
        <w:rPr>
          <w:sz w:val="19"/>
          <w:szCs w:val="19"/>
        </w:rPr>
        <w:t xml:space="preserve">Si las determinaciones analíticas hechas a los blancos de </w:t>
      </w:r>
      <w:proofErr w:type="gramStart"/>
      <w:r w:rsidRPr="00646B46">
        <w:rPr>
          <w:sz w:val="19"/>
          <w:szCs w:val="19"/>
        </w:rPr>
        <w:t>viajes  arrojan</w:t>
      </w:r>
      <w:proofErr w:type="gramEnd"/>
      <w:r w:rsidRPr="00646B46">
        <w:rPr>
          <w:sz w:val="19"/>
          <w:szCs w:val="19"/>
        </w:rPr>
        <w:t xml:space="preserve"> resultados cercanos a cero (0)</w:t>
      </w:r>
      <w:r w:rsidR="00820DD7" w:rsidRPr="00646B46">
        <w:rPr>
          <w:sz w:val="19"/>
          <w:szCs w:val="19"/>
        </w:rPr>
        <w:t>,</w:t>
      </w:r>
      <w:r w:rsidRPr="00646B46">
        <w:rPr>
          <w:sz w:val="19"/>
          <w:szCs w:val="19"/>
        </w:rPr>
        <w:t xml:space="preserve"> significa que los frascos no se contaminaron durante el viaje</w:t>
      </w:r>
      <w:r w:rsidR="00820DD7" w:rsidRPr="00646B46">
        <w:rPr>
          <w:sz w:val="19"/>
          <w:szCs w:val="19"/>
        </w:rPr>
        <w:t xml:space="preserve"> y que la</w:t>
      </w:r>
      <w:r w:rsidR="006076DC" w:rsidRPr="00646B46">
        <w:rPr>
          <w:sz w:val="19"/>
          <w:szCs w:val="19"/>
        </w:rPr>
        <w:t>s</w:t>
      </w:r>
      <w:r w:rsidR="00820DD7" w:rsidRPr="00646B46">
        <w:rPr>
          <w:sz w:val="19"/>
          <w:szCs w:val="19"/>
        </w:rPr>
        <w:t xml:space="preserve"> muestra</w:t>
      </w:r>
      <w:r w:rsidR="006076DC" w:rsidRPr="00646B46">
        <w:rPr>
          <w:sz w:val="19"/>
          <w:szCs w:val="19"/>
        </w:rPr>
        <w:t>s</w:t>
      </w:r>
      <w:r w:rsidR="00820DD7" w:rsidRPr="00646B46">
        <w:rPr>
          <w:sz w:val="19"/>
          <w:szCs w:val="19"/>
        </w:rPr>
        <w:t xml:space="preserve"> son</w:t>
      </w:r>
      <w:r w:rsidRPr="00646B46">
        <w:rPr>
          <w:sz w:val="19"/>
          <w:szCs w:val="19"/>
        </w:rPr>
        <w:t xml:space="preserve"> representativa</w:t>
      </w:r>
      <w:r w:rsidR="00820DD7" w:rsidRPr="00646B46">
        <w:rPr>
          <w:sz w:val="19"/>
          <w:szCs w:val="19"/>
        </w:rPr>
        <w:t>s</w:t>
      </w:r>
      <w:r w:rsidRPr="00646B46">
        <w:rPr>
          <w:sz w:val="19"/>
          <w:szCs w:val="19"/>
        </w:rPr>
        <w:t xml:space="preserve"> de</w:t>
      </w:r>
      <w:r w:rsidR="00820DD7" w:rsidRPr="00646B46">
        <w:rPr>
          <w:sz w:val="19"/>
          <w:szCs w:val="19"/>
        </w:rPr>
        <w:t xml:space="preserve"> los </w:t>
      </w:r>
      <w:r w:rsidRPr="00646B46">
        <w:rPr>
          <w:sz w:val="19"/>
          <w:szCs w:val="19"/>
        </w:rPr>
        <w:t>punto</w:t>
      </w:r>
      <w:r w:rsidR="00820DD7" w:rsidRPr="00646B46">
        <w:rPr>
          <w:sz w:val="19"/>
          <w:szCs w:val="19"/>
        </w:rPr>
        <w:t>s</w:t>
      </w:r>
      <w:r w:rsidRPr="00646B46">
        <w:rPr>
          <w:sz w:val="19"/>
          <w:szCs w:val="19"/>
        </w:rPr>
        <w:t xml:space="preserve"> analizado</w:t>
      </w:r>
      <w:r w:rsidR="00820DD7" w:rsidRPr="00646B46">
        <w:rPr>
          <w:sz w:val="19"/>
          <w:szCs w:val="19"/>
        </w:rPr>
        <w:t>s</w:t>
      </w:r>
      <w:r w:rsidR="00DA0C37" w:rsidRPr="00646B46">
        <w:rPr>
          <w:sz w:val="19"/>
          <w:szCs w:val="19"/>
        </w:rPr>
        <w:t>.</w:t>
      </w:r>
    </w:p>
    <w:p w14:paraId="038DD300" w14:textId="77777777" w:rsidR="001412EE" w:rsidRPr="00646B46" w:rsidRDefault="001412EE" w:rsidP="003F623F">
      <w:pPr>
        <w:jc w:val="both"/>
        <w:rPr>
          <w:sz w:val="19"/>
          <w:szCs w:val="19"/>
        </w:rPr>
      </w:pPr>
    </w:p>
    <w:p w14:paraId="5FA547BD" w14:textId="151D1F13" w:rsidR="00DC4698" w:rsidRPr="00646B46" w:rsidRDefault="00DC4698" w:rsidP="003F623F">
      <w:pPr>
        <w:jc w:val="both"/>
        <w:rPr>
          <w:sz w:val="19"/>
          <w:szCs w:val="19"/>
        </w:rPr>
      </w:pPr>
      <w:r w:rsidRPr="00646B46">
        <w:rPr>
          <w:sz w:val="19"/>
          <w:szCs w:val="19"/>
        </w:rPr>
        <w:t>El Laboratorio de Calidad de Aguas del CEMIT perteneciente a la Universidad Nacional de Asunción (UNA), se encuentra acreditado desde el año 2015 por el Organismo Nacional de Acreditación del Paraguay (ONA). El profesional responsable del procesamiento y análisis de los resultados es la Lic. Quím. Claudia Ávalos de Enciso</w:t>
      </w:r>
      <w:r w:rsidR="0086705A" w:rsidRPr="00646B46">
        <w:rPr>
          <w:sz w:val="19"/>
          <w:szCs w:val="19"/>
        </w:rPr>
        <w:t>.</w:t>
      </w:r>
    </w:p>
    <w:p w14:paraId="253DB981" w14:textId="77777777" w:rsidR="0086705A" w:rsidRPr="00646B46" w:rsidRDefault="0086705A" w:rsidP="003F623F">
      <w:pPr>
        <w:jc w:val="both"/>
        <w:rPr>
          <w:sz w:val="19"/>
          <w:szCs w:val="19"/>
        </w:rPr>
      </w:pPr>
    </w:p>
    <w:p w14:paraId="085DE4BF" w14:textId="41D5CFB4" w:rsidR="0086705A" w:rsidRPr="00646B46" w:rsidRDefault="006076DC" w:rsidP="003F623F">
      <w:pPr>
        <w:jc w:val="both"/>
        <w:rPr>
          <w:sz w:val="19"/>
          <w:szCs w:val="19"/>
        </w:rPr>
      </w:pPr>
      <w:r w:rsidRPr="00646B46">
        <w:rPr>
          <w:sz w:val="19"/>
          <w:szCs w:val="19"/>
        </w:rPr>
        <w:t xml:space="preserve">Para la </w:t>
      </w:r>
      <w:r w:rsidR="00386C34" w:rsidRPr="00646B46">
        <w:rPr>
          <w:sz w:val="19"/>
          <w:szCs w:val="19"/>
        </w:rPr>
        <w:t>determinación</w:t>
      </w:r>
      <w:r w:rsidRPr="00646B46">
        <w:rPr>
          <w:sz w:val="19"/>
          <w:szCs w:val="19"/>
        </w:rPr>
        <w:t xml:space="preserve"> analítica de Mercurio total, Bario, </w:t>
      </w:r>
      <w:r w:rsidR="00386C34" w:rsidRPr="00646B46">
        <w:rPr>
          <w:sz w:val="19"/>
          <w:szCs w:val="19"/>
        </w:rPr>
        <w:t xml:space="preserve">Cianuros, </w:t>
      </w:r>
      <w:proofErr w:type="spellStart"/>
      <w:r w:rsidR="00386C34" w:rsidRPr="00646B46">
        <w:rPr>
          <w:sz w:val="19"/>
          <w:szCs w:val="19"/>
        </w:rPr>
        <w:t>Fipronil</w:t>
      </w:r>
      <w:proofErr w:type="spellEnd"/>
      <w:r w:rsidR="00386C34" w:rsidRPr="00646B46">
        <w:rPr>
          <w:sz w:val="19"/>
          <w:szCs w:val="19"/>
        </w:rPr>
        <w:t xml:space="preserve"> y </w:t>
      </w:r>
      <w:proofErr w:type="spellStart"/>
      <w:r w:rsidR="00386C34" w:rsidRPr="00646B46">
        <w:rPr>
          <w:sz w:val="19"/>
          <w:szCs w:val="19"/>
        </w:rPr>
        <w:t>PCBs</w:t>
      </w:r>
      <w:proofErr w:type="spellEnd"/>
      <w:r w:rsidR="00386C34" w:rsidRPr="00646B46">
        <w:rPr>
          <w:sz w:val="19"/>
          <w:szCs w:val="19"/>
        </w:rPr>
        <w:t xml:space="preserve"> se recurrió </w:t>
      </w:r>
      <w:proofErr w:type="gramStart"/>
      <w:r w:rsidR="00386C34" w:rsidRPr="00646B46">
        <w:rPr>
          <w:sz w:val="19"/>
          <w:szCs w:val="19"/>
        </w:rPr>
        <w:t>a  laboratorios</w:t>
      </w:r>
      <w:proofErr w:type="gramEnd"/>
      <w:r w:rsidR="00386C34" w:rsidRPr="00646B46">
        <w:rPr>
          <w:sz w:val="19"/>
          <w:szCs w:val="19"/>
        </w:rPr>
        <w:t xml:space="preserve"> externos al CEMIT, los mismos</w:t>
      </w:r>
      <w:r w:rsidR="00935726" w:rsidRPr="00646B46">
        <w:rPr>
          <w:sz w:val="19"/>
          <w:szCs w:val="19"/>
        </w:rPr>
        <w:t xml:space="preserve"> también son laboratorios acreditados por el ONA y</w:t>
      </w:r>
      <w:r w:rsidR="00386C34" w:rsidRPr="00646B46">
        <w:rPr>
          <w:sz w:val="19"/>
          <w:szCs w:val="19"/>
        </w:rPr>
        <w:t xml:space="preserve"> se enlistan a continuación:</w:t>
      </w:r>
    </w:p>
    <w:p w14:paraId="193DCB69" w14:textId="21C81D9F" w:rsidR="0086705A" w:rsidRPr="00646B46" w:rsidRDefault="00B56588" w:rsidP="003F623F">
      <w:pPr>
        <w:pStyle w:val="Prrafodelista"/>
        <w:numPr>
          <w:ilvl w:val="0"/>
          <w:numId w:val="17"/>
        </w:numPr>
        <w:jc w:val="both"/>
        <w:rPr>
          <w:sz w:val="19"/>
          <w:szCs w:val="19"/>
        </w:rPr>
      </w:pPr>
      <w:r w:rsidRPr="00646B46">
        <w:rPr>
          <w:sz w:val="19"/>
          <w:szCs w:val="19"/>
        </w:rPr>
        <w:t>Mercurio total y Bario</w:t>
      </w:r>
      <w:r w:rsidR="00386C34" w:rsidRPr="00646B46">
        <w:rPr>
          <w:sz w:val="19"/>
          <w:szCs w:val="19"/>
        </w:rPr>
        <w:t>, ANALITICA S.A. L</w:t>
      </w:r>
      <w:r w:rsidR="0086705A" w:rsidRPr="00646B46">
        <w:rPr>
          <w:sz w:val="19"/>
          <w:szCs w:val="19"/>
        </w:rPr>
        <w:t>aboratorio de Ensayo acreditado por el Organismo Nacional de Acreditación, según Norma NP-ISO/EIC 17025:2018.</w:t>
      </w:r>
    </w:p>
    <w:p w14:paraId="57CDF6DF" w14:textId="13B8AB76" w:rsidR="00386C34" w:rsidRPr="00646B46" w:rsidRDefault="00386C34" w:rsidP="003F623F">
      <w:pPr>
        <w:pStyle w:val="Prrafodelista"/>
        <w:numPr>
          <w:ilvl w:val="0"/>
          <w:numId w:val="17"/>
        </w:numPr>
        <w:jc w:val="both"/>
        <w:rPr>
          <w:sz w:val="19"/>
          <w:szCs w:val="19"/>
        </w:rPr>
      </w:pPr>
      <w:r w:rsidRPr="00646B46">
        <w:rPr>
          <w:sz w:val="19"/>
          <w:szCs w:val="19"/>
        </w:rPr>
        <w:t>Cianuros. Laboratorio de Calidad de Agua de la Facultad de Ciencias Exactas y Naturales de la Universidad Nacional de Asunción (FACEN – UNA).</w:t>
      </w:r>
    </w:p>
    <w:p w14:paraId="0589D4E3" w14:textId="7ECB147D" w:rsidR="00386C34" w:rsidRPr="00646B46" w:rsidRDefault="00386C34" w:rsidP="003F623F">
      <w:pPr>
        <w:pStyle w:val="Prrafodelista"/>
        <w:numPr>
          <w:ilvl w:val="0"/>
          <w:numId w:val="17"/>
        </w:numPr>
        <w:jc w:val="both"/>
        <w:rPr>
          <w:sz w:val="19"/>
          <w:szCs w:val="19"/>
        </w:rPr>
      </w:pPr>
      <w:proofErr w:type="spellStart"/>
      <w:r w:rsidRPr="00646B46">
        <w:rPr>
          <w:sz w:val="19"/>
          <w:szCs w:val="19"/>
        </w:rPr>
        <w:t>Fipronil</w:t>
      </w:r>
      <w:proofErr w:type="spellEnd"/>
      <w:r w:rsidRPr="00646B46">
        <w:rPr>
          <w:sz w:val="19"/>
          <w:szCs w:val="19"/>
        </w:rPr>
        <w:t xml:space="preserve"> y </w:t>
      </w:r>
      <w:proofErr w:type="spellStart"/>
      <w:r w:rsidRPr="00646B46">
        <w:rPr>
          <w:sz w:val="19"/>
          <w:szCs w:val="19"/>
        </w:rPr>
        <w:t>PCBs</w:t>
      </w:r>
      <w:proofErr w:type="spellEnd"/>
      <w:r w:rsidRPr="00646B46">
        <w:rPr>
          <w:sz w:val="19"/>
          <w:szCs w:val="19"/>
        </w:rPr>
        <w:t xml:space="preserve">. Laboratorio </w:t>
      </w:r>
      <w:proofErr w:type="spellStart"/>
      <w:r w:rsidRPr="00646B46">
        <w:rPr>
          <w:sz w:val="19"/>
          <w:szCs w:val="19"/>
        </w:rPr>
        <w:t>EcoNatura</w:t>
      </w:r>
      <w:proofErr w:type="spellEnd"/>
      <w:r w:rsidRPr="00646B46">
        <w:rPr>
          <w:sz w:val="19"/>
          <w:szCs w:val="19"/>
        </w:rPr>
        <w:t xml:space="preserve"> del grupo MULTILAB, cuenta con acreditación NP-ISO/IEC 17025:2018 otorgado por el Organismo Nacional de Acreditación (ONA).</w:t>
      </w:r>
    </w:p>
    <w:p w14:paraId="3DBC677E" w14:textId="77777777" w:rsidR="003F623F" w:rsidRPr="00646B46" w:rsidRDefault="003F623F" w:rsidP="003F623F">
      <w:pPr>
        <w:jc w:val="both"/>
        <w:rPr>
          <w:sz w:val="19"/>
          <w:szCs w:val="19"/>
        </w:rPr>
      </w:pPr>
    </w:p>
    <w:p w14:paraId="0A84DF8B" w14:textId="45E180B5" w:rsidR="003335D6" w:rsidRPr="00646B46" w:rsidRDefault="00B56588" w:rsidP="009C4D1F">
      <w:pPr>
        <w:pStyle w:val="Ttulo2"/>
        <w:rPr>
          <w:sz w:val="19"/>
          <w:szCs w:val="19"/>
        </w:rPr>
      </w:pPr>
      <w:bookmarkStart w:id="52" w:name="_Toc70326559"/>
      <w:bookmarkStart w:id="53" w:name="_Toc70327367"/>
      <w:bookmarkStart w:id="54" w:name="_Toc108566542"/>
      <w:r w:rsidRPr="00646B46">
        <w:rPr>
          <w:sz w:val="19"/>
          <w:szCs w:val="19"/>
        </w:rPr>
        <w:t>2.7</w:t>
      </w:r>
      <w:r w:rsidR="003335D6" w:rsidRPr="00646B46">
        <w:rPr>
          <w:sz w:val="19"/>
          <w:szCs w:val="19"/>
        </w:rPr>
        <w:t xml:space="preserve"> Modelos de interpretación de datos</w:t>
      </w:r>
      <w:bookmarkEnd w:id="52"/>
      <w:bookmarkEnd w:id="53"/>
      <w:bookmarkEnd w:id="54"/>
    </w:p>
    <w:p w14:paraId="101CDED4" w14:textId="77777777" w:rsidR="0058517B" w:rsidRPr="00646B46" w:rsidRDefault="0058517B" w:rsidP="003F623F">
      <w:pPr>
        <w:jc w:val="both"/>
        <w:rPr>
          <w:sz w:val="19"/>
          <w:szCs w:val="19"/>
        </w:rPr>
      </w:pPr>
    </w:p>
    <w:p w14:paraId="716FF615" w14:textId="0082A8BB" w:rsidR="00512481" w:rsidRPr="00646B46" w:rsidRDefault="00512481" w:rsidP="00512481">
      <w:pPr>
        <w:autoSpaceDE w:val="0"/>
        <w:autoSpaceDN w:val="0"/>
        <w:adjustRightInd w:val="0"/>
        <w:spacing w:line="240" w:lineRule="auto"/>
        <w:contextualSpacing w:val="0"/>
        <w:rPr>
          <w:rFonts w:asciiTheme="majorHAnsi" w:hAnsiTheme="majorHAnsi" w:cs="Cambria"/>
          <w:b/>
          <w:sz w:val="19"/>
          <w:szCs w:val="19"/>
          <w:lang w:val="es-ES"/>
        </w:rPr>
      </w:pPr>
      <w:r w:rsidRPr="00646B46">
        <w:rPr>
          <w:rFonts w:asciiTheme="majorHAnsi" w:hAnsiTheme="majorHAnsi" w:cs="Cambria"/>
          <w:b/>
          <w:sz w:val="19"/>
          <w:szCs w:val="19"/>
          <w:lang w:val="es-ES"/>
        </w:rPr>
        <w:t>2.7.1 ICA- INSF para aguas superficiales</w:t>
      </w:r>
    </w:p>
    <w:p w14:paraId="25712419" w14:textId="77777777" w:rsidR="00512481" w:rsidRPr="00646B46" w:rsidRDefault="00512481" w:rsidP="00512481">
      <w:pPr>
        <w:autoSpaceDE w:val="0"/>
        <w:autoSpaceDN w:val="0"/>
        <w:adjustRightInd w:val="0"/>
        <w:spacing w:line="240" w:lineRule="auto"/>
        <w:contextualSpacing w:val="0"/>
        <w:rPr>
          <w:rFonts w:ascii="Cambria" w:hAnsi="Cambria" w:cs="Cambria"/>
          <w:sz w:val="19"/>
          <w:szCs w:val="19"/>
          <w:lang w:val="es-ES"/>
        </w:rPr>
      </w:pPr>
    </w:p>
    <w:p w14:paraId="1A857D53" w14:textId="1CF3C151" w:rsidR="00686C5F" w:rsidRPr="00646B46" w:rsidRDefault="00686C5F" w:rsidP="00686C5F">
      <w:pPr>
        <w:autoSpaceDE w:val="0"/>
        <w:autoSpaceDN w:val="0"/>
        <w:adjustRightInd w:val="0"/>
        <w:contextualSpacing w:val="0"/>
        <w:rPr>
          <w:rFonts w:ascii="Verdana" w:hAnsi="Verdana" w:cs="Verdana"/>
          <w:sz w:val="19"/>
          <w:szCs w:val="19"/>
          <w:lang w:val="es-ES"/>
        </w:rPr>
      </w:pPr>
      <w:r w:rsidRPr="00646B46">
        <w:rPr>
          <w:rFonts w:asciiTheme="majorHAnsi" w:hAnsiTheme="majorHAnsi" w:cs="Verdana"/>
          <w:sz w:val="19"/>
          <w:szCs w:val="19"/>
          <w:lang w:val="es-ES"/>
        </w:rPr>
        <w:t xml:space="preserve">Un índice de calidad de </w:t>
      </w:r>
      <w:proofErr w:type="gramStart"/>
      <w:r w:rsidRPr="00646B46">
        <w:rPr>
          <w:rFonts w:asciiTheme="majorHAnsi" w:hAnsiTheme="majorHAnsi" w:cs="Verdana"/>
          <w:sz w:val="19"/>
          <w:szCs w:val="19"/>
          <w:lang w:val="es-ES"/>
        </w:rPr>
        <w:t>agua,</w:t>
      </w:r>
      <w:proofErr w:type="gramEnd"/>
      <w:r w:rsidRPr="00646B46">
        <w:rPr>
          <w:rFonts w:asciiTheme="majorHAnsi" w:hAnsiTheme="majorHAnsi" w:cs="Verdana"/>
          <w:sz w:val="19"/>
          <w:szCs w:val="19"/>
          <w:lang w:val="es-ES"/>
        </w:rPr>
        <w:t xml:space="preserve"> consiste básicamente en una expresión simple de una combinación más o menos compleja de un número de parámetros, los cuales sirven como una medida de la calidad del agua. El índice puede ser representado por un número, un rango, una descripción verbal, un símbolo o un color.</w:t>
      </w:r>
    </w:p>
    <w:p w14:paraId="4733B74B" w14:textId="77777777" w:rsidR="00686C5F" w:rsidRPr="00646B46" w:rsidRDefault="00686C5F" w:rsidP="00686C5F">
      <w:pPr>
        <w:autoSpaceDE w:val="0"/>
        <w:autoSpaceDN w:val="0"/>
        <w:adjustRightInd w:val="0"/>
        <w:contextualSpacing w:val="0"/>
        <w:jc w:val="both"/>
        <w:rPr>
          <w:rFonts w:asciiTheme="majorHAnsi" w:hAnsiTheme="majorHAnsi" w:cs="Cambria"/>
          <w:sz w:val="19"/>
          <w:szCs w:val="19"/>
          <w:lang w:val="es-ES"/>
        </w:rPr>
      </w:pPr>
    </w:p>
    <w:p w14:paraId="6F406D80" w14:textId="3C458DF8" w:rsidR="00512481" w:rsidRPr="00646B46" w:rsidRDefault="00686C5F" w:rsidP="00512481">
      <w:pPr>
        <w:autoSpaceDE w:val="0"/>
        <w:autoSpaceDN w:val="0"/>
        <w:adjustRightInd w:val="0"/>
        <w:contextualSpacing w:val="0"/>
        <w:jc w:val="both"/>
        <w:rPr>
          <w:rFonts w:asciiTheme="majorHAnsi" w:hAnsiTheme="majorHAnsi" w:cs="Cambria"/>
          <w:sz w:val="19"/>
          <w:szCs w:val="19"/>
          <w:lang w:val="es-ES"/>
        </w:rPr>
      </w:pPr>
      <w:r w:rsidRPr="00646B46">
        <w:rPr>
          <w:rFonts w:asciiTheme="majorHAnsi" w:hAnsiTheme="majorHAnsi" w:cs="Cambria"/>
          <w:sz w:val="19"/>
          <w:szCs w:val="19"/>
          <w:lang w:val="es-ES"/>
        </w:rPr>
        <w:t xml:space="preserve">El Índice de Calidad de </w:t>
      </w:r>
      <w:proofErr w:type="gramStart"/>
      <w:r w:rsidRPr="00646B46">
        <w:rPr>
          <w:rFonts w:asciiTheme="majorHAnsi" w:hAnsiTheme="majorHAnsi" w:cs="Cambria"/>
          <w:sz w:val="19"/>
          <w:szCs w:val="19"/>
          <w:lang w:val="es-ES"/>
        </w:rPr>
        <w:t>Agua ICA</w:t>
      </w:r>
      <w:proofErr w:type="gramEnd"/>
      <w:r w:rsidRPr="00646B46">
        <w:rPr>
          <w:rFonts w:asciiTheme="majorHAnsi" w:hAnsiTheme="majorHAnsi" w:cs="Cambria"/>
          <w:sz w:val="19"/>
          <w:szCs w:val="19"/>
          <w:lang w:val="es-ES"/>
        </w:rPr>
        <w:t>-NSF fue</w:t>
      </w:r>
      <w:r w:rsidR="00512481" w:rsidRPr="00646B46">
        <w:rPr>
          <w:rFonts w:asciiTheme="majorHAnsi" w:hAnsiTheme="majorHAnsi" w:cs="Cambria"/>
          <w:sz w:val="19"/>
          <w:szCs w:val="19"/>
          <w:lang w:val="es-ES"/>
        </w:rPr>
        <w:t xml:space="preserve"> desarrollado por la </w:t>
      </w:r>
      <w:proofErr w:type="spellStart"/>
      <w:r w:rsidR="00512481" w:rsidRPr="00646B46">
        <w:rPr>
          <w:rFonts w:asciiTheme="majorHAnsi" w:hAnsiTheme="majorHAnsi" w:cs="Cambria"/>
          <w:i/>
          <w:iCs/>
          <w:sz w:val="19"/>
          <w:szCs w:val="19"/>
          <w:lang w:val="es-ES"/>
        </w:rPr>
        <w:t>National</w:t>
      </w:r>
      <w:proofErr w:type="spellEnd"/>
      <w:r w:rsidR="00512481" w:rsidRPr="00646B46">
        <w:rPr>
          <w:rFonts w:asciiTheme="majorHAnsi" w:hAnsiTheme="majorHAnsi" w:cs="Cambria"/>
          <w:i/>
          <w:iCs/>
          <w:sz w:val="19"/>
          <w:szCs w:val="19"/>
          <w:lang w:val="es-ES"/>
        </w:rPr>
        <w:t xml:space="preserve"> </w:t>
      </w:r>
      <w:proofErr w:type="spellStart"/>
      <w:r w:rsidR="00512481" w:rsidRPr="00646B46">
        <w:rPr>
          <w:rFonts w:asciiTheme="majorHAnsi" w:hAnsiTheme="majorHAnsi" w:cs="Cambria"/>
          <w:i/>
          <w:iCs/>
          <w:sz w:val="19"/>
          <w:szCs w:val="19"/>
          <w:lang w:val="es-ES"/>
        </w:rPr>
        <w:t>Sanitation</w:t>
      </w:r>
      <w:proofErr w:type="spellEnd"/>
      <w:r w:rsidR="00512481" w:rsidRPr="00646B46">
        <w:rPr>
          <w:rFonts w:asciiTheme="majorHAnsi" w:hAnsiTheme="majorHAnsi" w:cs="Cambria"/>
          <w:i/>
          <w:iCs/>
          <w:sz w:val="19"/>
          <w:szCs w:val="19"/>
          <w:lang w:val="es-ES"/>
        </w:rPr>
        <w:t xml:space="preserve"> </w:t>
      </w:r>
      <w:proofErr w:type="spellStart"/>
      <w:r w:rsidR="00512481" w:rsidRPr="00646B46">
        <w:rPr>
          <w:rFonts w:asciiTheme="majorHAnsi" w:hAnsiTheme="majorHAnsi" w:cs="Cambria"/>
          <w:i/>
          <w:iCs/>
          <w:sz w:val="19"/>
          <w:szCs w:val="19"/>
          <w:lang w:val="es-ES"/>
        </w:rPr>
        <w:t>Foundation</w:t>
      </w:r>
      <w:proofErr w:type="spellEnd"/>
      <w:r w:rsidR="00512481" w:rsidRPr="00646B46">
        <w:rPr>
          <w:rFonts w:asciiTheme="majorHAnsi" w:hAnsiTheme="majorHAnsi" w:cs="Cambria"/>
          <w:i/>
          <w:iCs/>
          <w:sz w:val="19"/>
          <w:szCs w:val="19"/>
          <w:lang w:val="es-ES"/>
        </w:rPr>
        <w:t xml:space="preserve"> </w:t>
      </w:r>
      <w:r w:rsidR="00512481" w:rsidRPr="00646B46">
        <w:rPr>
          <w:rFonts w:asciiTheme="majorHAnsi" w:hAnsiTheme="majorHAnsi" w:cs="Cambria"/>
          <w:sz w:val="19"/>
          <w:szCs w:val="19"/>
          <w:lang w:val="es-ES"/>
        </w:rPr>
        <w:t xml:space="preserve">(NSF) de los Estados Unidos en 1970 con el objetivo de proveer un método estandarizado para comparar la calidad de varios cuerpos de agua como lagos y arroyos. </w:t>
      </w:r>
      <w:proofErr w:type="gramStart"/>
      <w:r w:rsidR="00512481" w:rsidRPr="00646B46">
        <w:rPr>
          <w:rFonts w:asciiTheme="majorHAnsi" w:hAnsiTheme="majorHAnsi" w:cs="Cambria"/>
          <w:sz w:val="19"/>
          <w:szCs w:val="19"/>
          <w:lang w:val="es-ES"/>
        </w:rPr>
        <w:t>De acuerdo a</w:t>
      </w:r>
      <w:proofErr w:type="gramEnd"/>
      <w:r w:rsidR="00512481" w:rsidRPr="00646B46">
        <w:rPr>
          <w:rFonts w:asciiTheme="majorHAnsi" w:hAnsiTheme="majorHAnsi" w:cs="Cambria"/>
          <w:sz w:val="19"/>
          <w:szCs w:val="19"/>
          <w:lang w:val="es-ES"/>
        </w:rPr>
        <w:t xml:space="preserve"> González Meléndez, Caicedo Quintero y Aguirre </w:t>
      </w:r>
      <w:r w:rsidR="00F50F7D" w:rsidRPr="00646B46">
        <w:rPr>
          <w:rFonts w:asciiTheme="majorHAnsi" w:hAnsiTheme="majorHAnsi" w:cs="Cambria"/>
          <w:sz w:val="19"/>
          <w:szCs w:val="19"/>
          <w:lang w:val="es-ES"/>
        </w:rPr>
        <w:t>Ramírez</w:t>
      </w:r>
      <w:r w:rsidR="00512481" w:rsidRPr="00646B46">
        <w:rPr>
          <w:rFonts w:asciiTheme="majorHAnsi" w:hAnsiTheme="majorHAnsi" w:cs="Cambria"/>
          <w:sz w:val="19"/>
          <w:szCs w:val="19"/>
          <w:lang w:val="es-ES"/>
        </w:rPr>
        <w:t xml:space="preserve"> (2013), el NSF es el índice más empleado en la valoración de las aguas superficiales para consumo humano. </w:t>
      </w:r>
    </w:p>
    <w:p w14:paraId="2F8FB2A6" w14:textId="77777777" w:rsidR="00512481" w:rsidRPr="00646B46" w:rsidRDefault="00512481" w:rsidP="00512481">
      <w:pPr>
        <w:autoSpaceDE w:val="0"/>
        <w:autoSpaceDN w:val="0"/>
        <w:adjustRightInd w:val="0"/>
        <w:contextualSpacing w:val="0"/>
        <w:jc w:val="both"/>
        <w:rPr>
          <w:rFonts w:asciiTheme="majorHAnsi" w:hAnsiTheme="majorHAnsi" w:cs="Cambria"/>
          <w:sz w:val="19"/>
          <w:szCs w:val="19"/>
          <w:lang w:val="es-ES"/>
        </w:rPr>
      </w:pPr>
    </w:p>
    <w:p w14:paraId="2D3C747C" w14:textId="15B5BAAB" w:rsidR="00C92EB1" w:rsidRPr="00646B46" w:rsidRDefault="00512481" w:rsidP="00512481">
      <w:pPr>
        <w:jc w:val="both"/>
        <w:rPr>
          <w:rFonts w:asciiTheme="majorHAnsi" w:hAnsiTheme="majorHAnsi"/>
          <w:sz w:val="19"/>
          <w:szCs w:val="19"/>
        </w:rPr>
      </w:pPr>
      <w:r w:rsidRPr="00646B46">
        <w:rPr>
          <w:rFonts w:asciiTheme="majorHAnsi" w:hAnsiTheme="majorHAnsi" w:cs="Cambria"/>
          <w:sz w:val="19"/>
          <w:szCs w:val="19"/>
          <w:lang w:val="es-ES"/>
        </w:rPr>
        <w:t>El INSF es un índice multiparámetro que considera las siguientes variables: oxígeno disuelto, coliformes fecales, pH, DBO5, nitratos, fosfatos, desviación de la temperatura, turbidez y sólidos totales. Para calcular el índice se usa un promedio aritmético ponderado, calculado a partir de la siguiente fórmula:</w:t>
      </w:r>
    </w:p>
    <w:p w14:paraId="034D8301" w14:textId="7B591E0C" w:rsidR="00C92EB1" w:rsidRPr="00646B46" w:rsidRDefault="00C92EB1" w:rsidP="00C92EB1">
      <w:pPr>
        <w:pStyle w:val="Prrafodelista"/>
        <w:ind w:left="360"/>
        <w:jc w:val="both"/>
        <w:rPr>
          <w:sz w:val="19"/>
          <w:szCs w:val="19"/>
        </w:rPr>
      </w:pPr>
    </w:p>
    <w:p w14:paraId="0AC5F7DC" w14:textId="66ECFFCE" w:rsidR="00512481" w:rsidRPr="00646B46" w:rsidRDefault="00F50F7D" w:rsidP="00512481">
      <w:pPr>
        <w:autoSpaceDE w:val="0"/>
        <w:autoSpaceDN w:val="0"/>
        <w:adjustRightInd w:val="0"/>
        <w:spacing w:line="240" w:lineRule="auto"/>
        <w:contextualSpacing w:val="0"/>
        <w:jc w:val="center"/>
        <w:rPr>
          <w:rFonts w:asciiTheme="majorHAnsi" w:hAnsiTheme="majorHAnsi" w:cs="Cambria Math"/>
          <w:sz w:val="19"/>
          <w:szCs w:val="19"/>
          <w:lang w:val="es-ES"/>
        </w:rPr>
      </w:pPr>
      <w:r w:rsidRPr="00646B46">
        <w:rPr>
          <w:rFonts w:asciiTheme="majorHAnsi" w:hAnsiTheme="majorHAnsi" w:cs="Cambria Math"/>
          <w:sz w:val="19"/>
          <w:szCs w:val="19"/>
          <w:lang w:val="es-ES"/>
        </w:rPr>
        <w:t>WQI</w:t>
      </w:r>
      <w:r w:rsidR="00512481" w:rsidRPr="00646B46">
        <w:rPr>
          <w:rFonts w:asciiTheme="majorHAnsi" w:hAnsiTheme="majorHAnsi" w:cs="Cambria Math"/>
          <w:sz w:val="19"/>
          <w:szCs w:val="19"/>
          <w:lang w:val="es-ES"/>
        </w:rPr>
        <w:t xml:space="preserve"> = </w:t>
      </w:r>
      <w:proofErr w:type="spellStart"/>
      <w:r w:rsidR="00512481" w:rsidRPr="00646B46">
        <w:rPr>
          <w:rFonts w:ascii="Courier New" w:hAnsi="Courier New" w:cs="Courier New"/>
          <w:sz w:val="19"/>
          <w:szCs w:val="19"/>
          <w:lang w:val="es-ES"/>
        </w:rPr>
        <w:t>Σ</w:t>
      </w:r>
      <w:r w:rsidRPr="00646B46">
        <w:rPr>
          <w:rFonts w:asciiTheme="majorHAnsi" w:hAnsiTheme="majorHAnsi" w:cs="Cambria Math"/>
          <w:sz w:val="19"/>
          <w:szCs w:val="19"/>
          <w:lang w:val="es-ES"/>
        </w:rPr>
        <w:t>SLi</w:t>
      </w:r>
      <w:proofErr w:type="spellEnd"/>
      <w:r w:rsidRPr="00646B46">
        <w:rPr>
          <w:rFonts w:asciiTheme="majorHAnsi" w:hAnsiTheme="majorHAnsi" w:cs="Cambria Math"/>
          <w:sz w:val="19"/>
          <w:szCs w:val="19"/>
          <w:lang w:val="es-ES"/>
        </w:rPr>
        <w:t xml:space="preserve"> * </w:t>
      </w:r>
      <w:proofErr w:type="spellStart"/>
      <w:r w:rsidRPr="00646B46">
        <w:rPr>
          <w:rFonts w:ascii="Cambria Math" w:hAnsi="Cambria Math" w:cs="Cambria Math"/>
          <w:sz w:val="19"/>
          <w:szCs w:val="19"/>
          <w:lang w:val="es-ES"/>
        </w:rPr>
        <w:t>Wi</w:t>
      </w:r>
      <w:proofErr w:type="spellEnd"/>
    </w:p>
    <w:p w14:paraId="61B8F8CC" w14:textId="77777777" w:rsidR="00512481" w:rsidRPr="00646B46" w:rsidRDefault="00512481" w:rsidP="00512481">
      <w:pPr>
        <w:rPr>
          <w:rFonts w:asciiTheme="majorHAnsi" w:hAnsiTheme="majorHAnsi"/>
          <w:sz w:val="19"/>
          <w:szCs w:val="19"/>
        </w:rPr>
      </w:pPr>
      <w:r w:rsidRPr="00646B46">
        <w:rPr>
          <w:rFonts w:asciiTheme="majorHAnsi" w:hAnsiTheme="majorHAnsi"/>
          <w:sz w:val="19"/>
          <w:szCs w:val="19"/>
        </w:rPr>
        <w:t xml:space="preserve">Dónde: </w:t>
      </w:r>
    </w:p>
    <w:p w14:paraId="24E119B4" w14:textId="44B04013" w:rsidR="00512481" w:rsidRPr="00646B46" w:rsidRDefault="00512481" w:rsidP="00512481">
      <w:pPr>
        <w:rPr>
          <w:rFonts w:asciiTheme="majorHAnsi" w:hAnsiTheme="majorHAnsi"/>
          <w:sz w:val="19"/>
          <w:szCs w:val="19"/>
        </w:rPr>
      </w:pPr>
      <w:r w:rsidRPr="00646B46">
        <w:rPr>
          <w:rFonts w:asciiTheme="majorHAnsi" w:hAnsiTheme="majorHAnsi"/>
          <w:sz w:val="19"/>
          <w:szCs w:val="19"/>
        </w:rPr>
        <w:t>WQI</w:t>
      </w:r>
      <w:proofErr w:type="gramStart"/>
      <w:r w:rsidRPr="00646B46">
        <w:rPr>
          <w:rFonts w:asciiTheme="majorHAnsi" w:hAnsiTheme="majorHAnsi"/>
          <w:sz w:val="19"/>
          <w:szCs w:val="19"/>
        </w:rPr>
        <w:t>=  Índice</w:t>
      </w:r>
      <w:proofErr w:type="gramEnd"/>
      <w:r w:rsidRPr="00646B46">
        <w:rPr>
          <w:rFonts w:asciiTheme="majorHAnsi" w:hAnsiTheme="majorHAnsi"/>
          <w:sz w:val="19"/>
          <w:szCs w:val="19"/>
        </w:rPr>
        <w:t xml:space="preserve"> de calidad de agua </w:t>
      </w:r>
    </w:p>
    <w:p w14:paraId="1AAB529F" w14:textId="192DDDE4" w:rsidR="00F50F7D" w:rsidRPr="00646B46" w:rsidRDefault="00F50F7D" w:rsidP="00512481">
      <w:pPr>
        <w:rPr>
          <w:rFonts w:asciiTheme="majorHAnsi" w:hAnsiTheme="majorHAnsi"/>
          <w:sz w:val="19"/>
          <w:szCs w:val="19"/>
        </w:rPr>
      </w:pPr>
      <w:proofErr w:type="spellStart"/>
      <w:r w:rsidRPr="00646B46">
        <w:rPr>
          <w:rFonts w:asciiTheme="majorHAnsi" w:hAnsiTheme="majorHAnsi"/>
          <w:sz w:val="19"/>
          <w:szCs w:val="19"/>
        </w:rPr>
        <w:t>SLi</w:t>
      </w:r>
      <w:proofErr w:type="spellEnd"/>
      <w:r w:rsidRPr="00646B46">
        <w:rPr>
          <w:rFonts w:asciiTheme="majorHAnsi" w:hAnsiTheme="majorHAnsi"/>
          <w:sz w:val="19"/>
          <w:szCs w:val="19"/>
        </w:rPr>
        <w:t>= Sub-índice del parámetro</w:t>
      </w:r>
    </w:p>
    <w:p w14:paraId="0FA641C2" w14:textId="221B74A1" w:rsidR="00F50F7D" w:rsidRPr="00646B46" w:rsidRDefault="00F50F7D" w:rsidP="00512481">
      <w:pPr>
        <w:rPr>
          <w:rFonts w:asciiTheme="majorHAnsi" w:hAnsiTheme="majorHAnsi"/>
          <w:sz w:val="19"/>
          <w:szCs w:val="19"/>
        </w:rPr>
      </w:pPr>
      <w:proofErr w:type="spellStart"/>
      <w:r w:rsidRPr="00646B46">
        <w:rPr>
          <w:rFonts w:asciiTheme="majorHAnsi" w:hAnsiTheme="majorHAnsi"/>
          <w:sz w:val="19"/>
          <w:szCs w:val="19"/>
        </w:rPr>
        <w:t>Wi</w:t>
      </w:r>
      <w:proofErr w:type="spellEnd"/>
      <w:r w:rsidRPr="00646B46">
        <w:rPr>
          <w:rFonts w:asciiTheme="majorHAnsi" w:hAnsiTheme="majorHAnsi"/>
          <w:sz w:val="19"/>
          <w:szCs w:val="19"/>
        </w:rPr>
        <w:t>= Factor de ponderación para el sub-índice</w:t>
      </w:r>
    </w:p>
    <w:p w14:paraId="3172B7FA" w14:textId="77777777" w:rsidR="00512481" w:rsidRPr="00646B46" w:rsidRDefault="00512481" w:rsidP="00C92EB1">
      <w:pPr>
        <w:pStyle w:val="Prrafodelista"/>
        <w:ind w:left="360"/>
        <w:jc w:val="both"/>
        <w:rPr>
          <w:sz w:val="19"/>
          <w:szCs w:val="19"/>
        </w:rPr>
      </w:pPr>
    </w:p>
    <w:p w14:paraId="56C87FC7" w14:textId="082B84D5" w:rsidR="00686C5F" w:rsidRPr="00646B46" w:rsidRDefault="00686C5F" w:rsidP="00686C5F">
      <w:pPr>
        <w:spacing w:after="160" w:line="259" w:lineRule="auto"/>
        <w:contextualSpacing w:val="0"/>
        <w:jc w:val="both"/>
        <w:rPr>
          <w:sz w:val="19"/>
          <w:szCs w:val="19"/>
        </w:rPr>
      </w:pPr>
      <w:r w:rsidRPr="00646B46">
        <w:rPr>
          <w:sz w:val="19"/>
          <w:szCs w:val="19"/>
        </w:rPr>
        <w:t xml:space="preserve">Para el cálculo ICA-NSF fue empleado el software libre </w:t>
      </w:r>
      <w:proofErr w:type="spellStart"/>
      <w:r w:rsidRPr="00646B46">
        <w:rPr>
          <w:sz w:val="19"/>
          <w:szCs w:val="19"/>
        </w:rPr>
        <w:t>ICATest</w:t>
      </w:r>
      <w:proofErr w:type="spellEnd"/>
      <w:r w:rsidRPr="00646B46">
        <w:rPr>
          <w:sz w:val="19"/>
          <w:szCs w:val="19"/>
        </w:rPr>
        <w:t xml:space="preserve"> v </w:t>
      </w:r>
      <w:proofErr w:type="gramStart"/>
      <w:r w:rsidRPr="00646B46">
        <w:rPr>
          <w:sz w:val="19"/>
          <w:szCs w:val="19"/>
        </w:rPr>
        <w:t>1.0.,este</w:t>
      </w:r>
      <w:proofErr w:type="gramEnd"/>
      <w:r w:rsidRPr="00646B46">
        <w:rPr>
          <w:sz w:val="19"/>
          <w:szCs w:val="19"/>
        </w:rPr>
        <w:t xml:space="preserve"> programa </w:t>
      </w:r>
      <w:r w:rsidR="002E45C0" w:rsidRPr="00646B46">
        <w:rPr>
          <w:sz w:val="19"/>
          <w:szCs w:val="19"/>
        </w:rPr>
        <w:t>informático</w:t>
      </w:r>
      <w:r w:rsidRPr="00646B46">
        <w:rPr>
          <w:sz w:val="19"/>
          <w:szCs w:val="19"/>
        </w:rPr>
        <w:t xml:space="preserve">  fue desarrollado por la Universidad de Pamplona (Colombia), como resultado de la línea de investigación “Valoración y Monitoreo de la Calidad Ambiental” dentro del Programa de Calidad de Agua, apoyada por el grupo de Ciencias Computacionales del Programa de Ingeniería de Sistemas. </w:t>
      </w:r>
    </w:p>
    <w:p w14:paraId="3D4B4EDB" w14:textId="77777777" w:rsidR="00686C5F" w:rsidRPr="00646B46" w:rsidRDefault="00686C5F" w:rsidP="00686C5F">
      <w:pPr>
        <w:spacing w:after="160" w:line="259" w:lineRule="auto"/>
        <w:contextualSpacing w:val="0"/>
        <w:jc w:val="both"/>
        <w:rPr>
          <w:sz w:val="19"/>
          <w:szCs w:val="19"/>
        </w:rPr>
      </w:pPr>
      <w:proofErr w:type="spellStart"/>
      <w:r w:rsidRPr="00646B46">
        <w:rPr>
          <w:sz w:val="19"/>
          <w:szCs w:val="19"/>
        </w:rPr>
        <w:t>ICATest</w:t>
      </w:r>
      <w:proofErr w:type="spellEnd"/>
      <w:r w:rsidRPr="00646B46">
        <w:rPr>
          <w:sz w:val="19"/>
          <w:szCs w:val="19"/>
        </w:rPr>
        <w:t xml:space="preserve"> es una herramienta informática en español que facilita el cálculo de gran variedad y cantidad de índices de calidad (</w:t>
      </w:r>
      <w:proofErr w:type="spellStart"/>
      <w:r w:rsidRPr="00646B46">
        <w:rPr>
          <w:sz w:val="19"/>
          <w:szCs w:val="19"/>
        </w:rPr>
        <w:t>ICAs</w:t>
      </w:r>
      <w:proofErr w:type="spellEnd"/>
      <w:r w:rsidRPr="00646B46">
        <w:rPr>
          <w:sz w:val="19"/>
          <w:szCs w:val="19"/>
        </w:rPr>
        <w:t>) y de contaminación (</w:t>
      </w:r>
      <w:proofErr w:type="spellStart"/>
      <w:r w:rsidRPr="00646B46">
        <w:rPr>
          <w:sz w:val="19"/>
          <w:szCs w:val="19"/>
        </w:rPr>
        <w:t>ICOs</w:t>
      </w:r>
      <w:proofErr w:type="spellEnd"/>
      <w:r w:rsidRPr="00646B46">
        <w:rPr>
          <w:sz w:val="19"/>
          <w:szCs w:val="19"/>
        </w:rPr>
        <w:t xml:space="preserve">), además de realizar estudios comparativos. </w:t>
      </w:r>
    </w:p>
    <w:p w14:paraId="4D23B99B" w14:textId="77777777" w:rsidR="006B61C9" w:rsidRPr="00646B46" w:rsidRDefault="00686C5F" w:rsidP="00686C5F">
      <w:pPr>
        <w:spacing w:after="160" w:line="259" w:lineRule="auto"/>
        <w:contextualSpacing w:val="0"/>
        <w:jc w:val="both"/>
        <w:rPr>
          <w:sz w:val="19"/>
          <w:szCs w:val="19"/>
        </w:rPr>
      </w:pPr>
      <w:r w:rsidRPr="00646B46">
        <w:rPr>
          <w:sz w:val="19"/>
          <w:szCs w:val="19"/>
        </w:rPr>
        <w:t xml:space="preserve">El </w:t>
      </w:r>
      <w:r w:rsidR="006B61C9" w:rsidRPr="00646B46">
        <w:rPr>
          <w:sz w:val="19"/>
          <w:szCs w:val="19"/>
        </w:rPr>
        <w:t xml:space="preserve">resultado del </w:t>
      </w:r>
      <w:r w:rsidRPr="00646B46">
        <w:rPr>
          <w:sz w:val="19"/>
          <w:szCs w:val="19"/>
        </w:rPr>
        <w:t>cálculo del ICA-NSF</w:t>
      </w:r>
      <w:r w:rsidR="006B61C9" w:rsidRPr="00646B46">
        <w:rPr>
          <w:sz w:val="19"/>
          <w:szCs w:val="19"/>
        </w:rPr>
        <w:t xml:space="preserve"> da como dato de salida un número entre 0 y 100 al que le corresponde una valoración según la escala interpretación del índice.</w:t>
      </w:r>
    </w:p>
    <w:tbl>
      <w:tblPr>
        <w:tblW w:w="59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84"/>
        <w:gridCol w:w="1984"/>
        <w:gridCol w:w="1984"/>
      </w:tblGrid>
      <w:tr w:rsidR="006B61C9" w:rsidRPr="00646B46" w14:paraId="6EEDE2B9" w14:textId="77777777" w:rsidTr="002E45C0">
        <w:trPr>
          <w:trHeight w:val="340"/>
          <w:jc w:val="center"/>
        </w:trPr>
        <w:tc>
          <w:tcPr>
            <w:tcW w:w="1984" w:type="dxa"/>
            <w:shd w:val="clear" w:color="auto" w:fill="auto"/>
            <w:vAlign w:val="center"/>
            <w:hideMark/>
          </w:tcPr>
          <w:p w14:paraId="25A8ACEF" w14:textId="0893988E" w:rsidR="006B61C9" w:rsidRPr="006B61C9" w:rsidRDefault="006B61C9" w:rsidP="006B61C9">
            <w:pPr>
              <w:spacing w:line="240" w:lineRule="auto"/>
              <w:contextualSpacing w:val="0"/>
              <w:jc w:val="center"/>
              <w:rPr>
                <w:rFonts w:asciiTheme="majorHAnsi" w:eastAsia="Times New Roman" w:hAnsiTheme="majorHAnsi"/>
                <w:b/>
                <w:color w:val="auto"/>
                <w:sz w:val="16"/>
                <w:szCs w:val="16"/>
                <w:lang w:val="es-ES" w:eastAsia="es-ES"/>
              </w:rPr>
            </w:pPr>
            <w:r w:rsidRPr="00646B46">
              <w:rPr>
                <w:sz w:val="16"/>
                <w:szCs w:val="16"/>
              </w:rPr>
              <w:t xml:space="preserve"> </w:t>
            </w:r>
            <w:r w:rsidRPr="00646B46">
              <w:rPr>
                <w:rFonts w:asciiTheme="majorHAnsi" w:eastAsia="Times New Roman" w:hAnsiTheme="majorHAnsi" w:cs="Times New Roman"/>
                <w:b/>
                <w:color w:val="auto"/>
                <w:sz w:val="16"/>
                <w:szCs w:val="16"/>
                <w:lang w:val="es-ES" w:eastAsia="es-ES"/>
              </w:rPr>
              <w:t>ESCALA DE COLOR</w:t>
            </w:r>
          </w:p>
        </w:tc>
        <w:tc>
          <w:tcPr>
            <w:tcW w:w="1984" w:type="dxa"/>
            <w:shd w:val="clear" w:color="auto" w:fill="auto"/>
            <w:noWrap/>
            <w:vAlign w:val="center"/>
            <w:hideMark/>
          </w:tcPr>
          <w:p w14:paraId="52FF1128" w14:textId="2E0F77ED" w:rsidR="006B61C9" w:rsidRPr="006B61C9" w:rsidRDefault="006B61C9" w:rsidP="006B61C9">
            <w:pPr>
              <w:spacing w:line="240" w:lineRule="auto"/>
              <w:contextualSpacing w:val="0"/>
              <w:jc w:val="center"/>
              <w:rPr>
                <w:rFonts w:asciiTheme="majorHAnsi" w:eastAsia="Times New Roman" w:hAnsiTheme="majorHAnsi"/>
                <w:b/>
                <w:sz w:val="16"/>
                <w:szCs w:val="16"/>
                <w:lang w:val="es-ES" w:eastAsia="es-ES"/>
              </w:rPr>
            </w:pPr>
            <w:r w:rsidRPr="00646B46">
              <w:rPr>
                <w:rFonts w:asciiTheme="majorHAnsi" w:eastAsia="Times New Roman" w:hAnsiTheme="majorHAnsi"/>
                <w:b/>
                <w:sz w:val="16"/>
                <w:szCs w:val="16"/>
                <w:lang w:val="es-ES" w:eastAsia="es-ES"/>
              </w:rPr>
              <w:t>VALOR DEL ÍNDICE</w:t>
            </w:r>
          </w:p>
        </w:tc>
        <w:tc>
          <w:tcPr>
            <w:tcW w:w="1984" w:type="dxa"/>
            <w:shd w:val="clear" w:color="auto" w:fill="auto"/>
            <w:noWrap/>
            <w:vAlign w:val="bottom"/>
            <w:hideMark/>
          </w:tcPr>
          <w:p w14:paraId="1E421E8C" w14:textId="11E3E190" w:rsidR="006B61C9" w:rsidRPr="006B61C9" w:rsidRDefault="006B61C9" w:rsidP="006B61C9">
            <w:pPr>
              <w:spacing w:line="240" w:lineRule="auto"/>
              <w:contextualSpacing w:val="0"/>
              <w:jc w:val="center"/>
              <w:rPr>
                <w:rFonts w:asciiTheme="majorHAnsi" w:eastAsia="Times New Roman" w:hAnsiTheme="majorHAnsi"/>
                <w:b/>
                <w:sz w:val="16"/>
                <w:szCs w:val="16"/>
                <w:lang w:val="es-ES" w:eastAsia="es-ES"/>
              </w:rPr>
            </w:pPr>
            <w:r w:rsidRPr="00646B46">
              <w:rPr>
                <w:rFonts w:asciiTheme="majorHAnsi" w:eastAsia="Times New Roman" w:hAnsiTheme="majorHAnsi"/>
                <w:b/>
                <w:sz w:val="16"/>
                <w:szCs w:val="16"/>
                <w:lang w:val="es-ES" w:eastAsia="es-ES"/>
              </w:rPr>
              <w:t>INTERPRETACIÓN DE LA CALIDAD</w:t>
            </w:r>
          </w:p>
        </w:tc>
      </w:tr>
      <w:tr w:rsidR="006B61C9" w:rsidRPr="00646B46" w14:paraId="2015E55D" w14:textId="77777777" w:rsidTr="002E45C0">
        <w:trPr>
          <w:trHeight w:val="340"/>
          <w:jc w:val="center"/>
        </w:trPr>
        <w:tc>
          <w:tcPr>
            <w:tcW w:w="1984" w:type="dxa"/>
            <w:shd w:val="clear" w:color="000000" w:fill="2E74B5"/>
            <w:vAlign w:val="center"/>
          </w:tcPr>
          <w:p w14:paraId="371FD296" w14:textId="217097C9" w:rsidR="006B61C9" w:rsidRPr="006B61C9" w:rsidRDefault="006B61C9" w:rsidP="006B61C9">
            <w:pPr>
              <w:spacing w:line="240" w:lineRule="auto"/>
              <w:contextualSpacing w:val="0"/>
              <w:jc w:val="center"/>
              <w:rPr>
                <w:rFonts w:asciiTheme="majorHAnsi" w:eastAsia="Times New Roman" w:hAnsiTheme="majorHAnsi"/>
                <w:color w:val="auto"/>
                <w:sz w:val="19"/>
                <w:szCs w:val="19"/>
                <w:lang w:val="es-ES" w:eastAsia="es-ES"/>
              </w:rPr>
            </w:pPr>
          </w:p>
        </w:tc>
        <w:tc>
          <w:tcPr>
            <w:tcW w:w="1984" w:type="dxa"/>
            <w:shd w:val="clear" w:color="auto" w:fill="auto"/>
            <w:noWrap/>
            <w:vAlign w:val="center"/>
            <w:hideMark/>
          </w:tcPr>
          <w:p w14:paraId="5ADE963D" w14:textId="365CF92D" w:rsidR="006B61C9" w:rsidRPr="006B61C9" w:rsidRDefault="006B61C9" w:rsidP="006B61C9">
            <w:pPr>
              <w:spacing w:line="240" w:lineRule="auto"/>
              <w:contextualSpacing w:val="0"/>
              <w:jc w:val="center"/>
              <w:rPr>
                <w:rFonts w:asciiTheme="majorHAnsi" w:eastAsia="Times New Roman" w:hAnsiTheme="majorHAnsi"/>
                <w:sz w:val="19"/>
                <w:szCs w:val="19"/>
                <w:lang w:val="es-ES" w:eastAsia="es-ES"/>
              </w:rPr>
            </w:pPr>
            <w:r w:rsidRPr="006B61C9">
              <w:rPr>
                <w:rFonts w:asciiTheme="majorHAnsi" w:eastAsia="Times New Roman" w:hAnsiTheme="majorHAnsi"/>
                <w:color w:val="auto"/>
                <w:sz w:val="19"/>
                <w:szCs w:val="19"/>
                <w:lang w:val="es-ES" w:eastAsia="es-ES"/>
              </w:rPr>
              <w:t>91 – 100</w:t>
            </w:r>
          </w:p>
        </w:tc>
        <w:tc>
          <w:tcPr>
            <w:tcW w:w="1984" w:type="dxa"/>
            <w:shd w:val="clear" w:color="auto" w:fill="auto"/>
            <w:noWrap/>
            <w:vAlign w:val="center"/>
            <w:hideMark/>
          </w:tcPr>
          <w:p w14:paraId="28368285" w14:textId="6E802681" w:rsidR="006B61C9" w:rsidRPr="006B61C9" w:rsidRDefault="006B61C9" w:rsidP="002E45C0">
            <w:pPr>
              <w:spacing w:line="240" w:lineRule="auto"/>
              <w:contextualSpacing w:val="0"/>
              <w:jc w:val="center"/>
              <w:rPr>
                <w:rFonts w:asciiTheme="majorHAnsi" w:eastAsia="Times New Roman" w:hAnsiTheme="majorHAnsi"/>
                <w:sz w:val="19"/>
                <w:szCs w:val="19"/>
                <w:lang w:val="es-ES" w:eastAsia="es-ES"/>
              </w:rPr>
            </w:pPr>
            <w:r w:rsidRPr="006B61C9">
              <w:rPr>
                <w:rFonts w:asciiTheme="majorHAnsi" w:eastAsia="Times New Roman" w:hAnsiTheme="majorHAnsi"/>
                <w:color w:val="auto"/>
                <w:sz w:val="19"/>
                <w:szCs w:val="19"/>
                <w:lang w:val="es-ES" w:eastAsia="es-ES"/>
              </w:rPr>
              <w:t>Excelente</w:t>
            </w:r>
          </w:p>
        </w:tc>
      </w:tr>
      <w:tr w:rsidR="006B61C9" w:rsidRPr="00646B46" w14:paraId="7C729616" w14:textId="77777777" w:rsidTr="002E45C0">
        <w:trPr>
          <w:trHeight w:val="340"/>
          <w:jc w:val="center"/>
        </w:trPr>
        <w:tc>
          <w:tcPr>
            <w:tcW w:w="1984" w:type="dxa"/>
            <w:shd w:val="clear" w:color="000000" w:fill="6CAB68"/>
            <w:vAlign w:val="center"/>
          </w:tcPr>
          <w:p w14:paraId="030CE93F" w14:textId="777BABB2" w:rsidR="006B61C9" w:rsidRPr="006B61C9" w:rsidRDefault="006B61C9" w:rsidP="006B61C9">
            <w:pPr>
              <w:spacing w:line="240" w:lineRule="auto"/>
              <w:contextualSpacing w:val="0"/>
              <w:jc w:val="center"/>
              <w:rPr>
                <w:rFonts w:asciiTheme="majorHAnsi" w:eastAsia="Times New Roman" w:hAnsiTheme="majorHAnsi"/>
                <w:color w:val="auto"/>
                <w:sz w:val="19"/>
                <w:szCs w:val="19"/>
                <w:lang w:val="es-ES" w:eastAsia="es-ES"/>
              </w:rPr>
            </w:pPr>
          </w:p>
        </w:tc>
        <w:tc>
          <w:tcPr>
            <w:tcW w:w="1984" w:type="dxa"/>
            <w:shd w:val="clear" w:color="auto" w:fill="auto"/>
            <w:noWrap/>
            <w:vAlign w:val="center"/>
            <w:hideMark/>
          </w:tcPr>
          <w:p w14:paraId="215CBBCD" w14:textId="6B02A7C0" w:rsidR="006B61C9" w:rsidRPr="006B61C9" w:rsidRDefault="006B61C9" w:rsidP="006B61C9">
            <w:pPr>
              <w:spacing w:line="240" w:lineRule="auto"/>
              <w:contextualSpacing w:val="0"/>
              <w:jc w:val="center"/>
              <w:rPr>
                <w:rFonts w:asciiTheme="majorHAnsi" w:eastAsia="Times New Roman" w:hAnsiTheme="majorHAnsi"/>
                <w:sz w:val="19"/>
                <w:szCs w:val="19"/>
                <w:lang w:val="es-ES" w:eastAsia="es-ES"/>
              </w:rPr>
            </w:pPr>
            <w:r w:rsidRPr="006B61C9">
              <w:rPr>
                <w:rFonts w:asciiTheme="majorHAnsi" w:eastAsia="Times New Roman" w:hAnsiTheme="majorHAnsi"/>
                <w:color w:val="auto"/>
                <w:sz w:val="19"/>
                <w:szCs w:val="19"/>
                <w:lang w:val="es-ES" w:eastAsia="es-ES"/>
              </w:rPr>
              <w:t>71-90</w:t>
            </w:r>
          </w:p>
        </w:tc>
        <w:tc>
          <w:tcPr>
            <w:tcW w:w="1984" w:type="dxa"/>
            <w:shd w:val="clear" w:color="auto" w:fill="auto"/>
            <w:noWrap/>
            <w:vAlign w:val="center"/>
            <w:hideMark/>
          </w:tcPr>
          <w:p w14:paraId="7D9D7DDD" w14:textId="2CDABA98" w:rsidR="006B61C9" w:rsidRPr="006B61C9" w:rsidRDefault="006B61C9" w:rsidP="002E45C0">
            <w:pPr>
              <w:spacing w:line="240" w:lineRule="auto"/>
              <w:contextualSpacing w:val="0"/>
              <w:jc w:val="center"/>
              <w:rPr>
                <w:rFonts w:asciiTheme="majorHAnsi" w:eastAsia="Times New Roman" w:hAnsiTheme="majorHAnsi"/>
                <w:sz w:val="19"/>
                <w:szCs w:val="19"/>
                <w:lang w:val="es-ES" w:eastAsia="es-ES"/>
              </w:rPr>
            </w:pPr>
            <w:r w:rsidRPr="00646B46">
              <w:rPr>
                <w:rFonts w:asciiTheme="majorHAnsi" w:eastAsia="Times New Roman" w:hAnsiTheme="majorHAnsi"/>
                <w:color w:val="auto"/>
                <w:sz w:val="19"/>
                <w:szCs w:val="19"/>
                <w:lang w:val="es-ES" w:eastAsia="es-ES"/>
              </w:rPr>
              <w:t>Buena</w:t>
            </w:r>
          </w:p>
        </w:tc>
      </w:tr>
      <w:tr w:rsidR="006B61C9" w:rsidRPr="00646B46" w14:paraId="203B18E8" w14:textId="77777777" w:rsidTr="002E45C0">
        <w:trPr>
          <w:trHeight w:val="340"/>
          <w:jc w:val="center"/>
        </w:trPr>
        <w:tc>
          <w:tcPr>
            <w:tcW w:w="1984" w:type="dxa"/>
            <w:shd w:val="clear" w:color="000000" w:fill="FFFF00"/>
            <w:vAlign w:val="center"/>
          </w:tcPr>
          <w:p w14:paraId="52F4B524" w14:textId="5E76B5E9" w:rsidR="006B61C9" w:rsidRPr="006B61C9" w:rsidRDefault="006B61C9" w:rsidP="006B61C9">
            <w:pPr>
              <w:spacing w:line="240" w:lineRule="auto"/>
              <w:contextualSpacing w:val="0"/>
              <w:jc w:val="center"/>
              <w:rPr>
                <w:rFonts w:asciiTheme="majorHAnsi" w:eastAsia="Times New Roman" w:hAnsiTheme="majorHAnsi"/>
                <w:color w:val="auto"/>
                <w:sz w:val="19"/>
                <w:szCs w:val="19"/>
                <w:lang w:val="es-ES" w:eastAsia="es-ES"/>
              </w:rPr>
            </w:pPr>
          </w:p>
        </w:tc>
        <w:tc>
          <w:tcPr>
            <w:tcW w:w="1984" w:type="dxa"/>
            <w:shd w:val="clear" w:color="auto" w:fill="auto"/>
            <w:noWrap/>
            <w:vAlign w:val="center"/>
            <w:hideMark/>
          </w:tcPr>
          <w:p w14:paraId="10D5F62E" w14:textId="19EE426A" w:rsidR="006B61C9" w:rsidRPr="006B61C9" w:rsidRDefault="006B61C9" w:rsidP="006B61C9">
            <w:pPr>
              <w:spacing w:line="240" w:lineRule="auto"/>
              <w:contextualSpacing w:val="0"/>
              <w:jc w:val="center"/>
              <w:rPr>
                <w:rFonts w:asciiTheme="majorHAnsi" w:eastAsia="Times New Roman" w:hAnsiTheme="majorHAnsi"/>
                <w:sz w:val="19"/>
                <w:szCs w:val="19"/>
                <w:lang w:val="es-ES" w:eastAsia="es-ES"/>
              </w:rPr>
            </w:pPr>
            <w:r w:rsidRPr="006B61C9">
              <w:rPr>
                <w:rFonts w:asciiTheme="majorHAnsi" w:eastAsia="Times New Roman" w:hAnsiTheme="majorHAnsi"/>
                <w:color w:val="auto"/>
                <w:sz w:val="19"/>
                <w:szCs w:val="19"/>
                <w:lang w:val="es-ES" w:eastAsia="es-ES"/>
              </w:rPr>
              <w:t>51-70</w:t>
            </w:r>
          </w:p>
        </w:tc>
        <w:tc>
          <w:tcPr>
            <w:tcW w:w="1984" w:type="dxa"/>
            <w:shd w:val="clear" w:color="auto" w:fill="auto"/>
            <w:noWrap/>
            <w:vAlign w:val="center"/>
            <w:hideMark/>
          </w:tcPr>
          <w:p w14:paraId="7B51FCDA" w14:textId="5E351BD4" w:rsidR="006B61C9" w:rsidRPr="006B61C9" w:rsidRDefault="006B61C9" w:rsidP="002E45C0">
            <w:pPr>
              <w:spacing w:line="240" w:lineRule="auto"/>
              <w:contextualSpacing w:val="0"/>
              <w:jc w:val="center"/>
              <w:rPr>
                <w:rFonts w:asciiTheme="majorHAnsi" w:eastAsia="Times New Roman" w:hAnsiTheme="majorHAnsi"/>
                <w:sz w:val="19"/>
                <w:szCs w:val="19"/>
                <w:lang w:val="es-ES" w:eastAsia="es-ES"/>
              </w:rPr>
            </w:pPr>
            <w:r w:rsidRPr="006B61C9">
              <w:rPr>
                <w:rFonts w:asciiTheme="majorHAnsi" w:eastAsia="Times New Roman" w:hAnsiTheme="majorHAnsi"/>
                <w:color w:val="auto"/>
                <w:sz w:val="19"/>
                <w:szCs w:val="19"/>
                <w:lang w:val="es-ES" w:eastAsia="es-ES"/>
              </w:rPr>
              <w:t>Media</w:t>
            </w:r>
          </w:p>
        </w:tc>
      </w:tr>
      <w:tr w:rsidR="006B61C9" w:rsidRPr="00646B46" w14:paraId="6B7B907B" w14:textId="77777777" w:rsidTr="002E45C0">
        <w:trPr>
          <w:trHeight w:val="340"/>
          <w:jc w:val="center"/>
        </w:trPr>
        <w:tc>
          <w:tcPr>
            <w:tcW w:w="1984" w:type="dxa"/>
            <w:shd w:val="clear" w:color="000000" w:fill="FFC000"/>
            <w:vAlign w:val="center"/>
          </w:tcPr>
          <w:p w14:paraId="16374C75" w14:textId="0B2D9B37" w:rsidR="006B61C9" w:rsidRPr="006B61C9" w:rsidRDefault="006B61C9" w:rsidP="006B61C9">
            <w:pPr>
              <w:spacing w:line="240" w:lineRule="auto"/>
              <w:contextualSpacing w:val="0"/>
              <w:jc w:val="center"/>
              <w:rPr>
                <w:rFonts w:asciiTheme="majorHAnsi" w:eastAsia="Times New Roman" w:hAnsiTheme="majorHAnsi"/>
                <w:color w:val="auto"/>
                <w:sz w:val="19"/>
                <w:szCs w:val="19"/>
                <w:lang w:val="es-ES" w:eastAsia="es-ES"/>
              </w:rPr>
            </w:pPr>
          </w:p>
        </w:tc>
        <w:tc>
          <w:tcPr>
            <w:tcW w:w="1984" w:type="dxa"/>
            <w:shd w:val="clear" w:color="auto" w:fill="auto"/>
            <w:noWrap/>
            <w:vAlign w:val="center"/>
            <w:hideMark/>
          </w:tcPr>
          <w:p w14:paraId="627CE59D" w14:textId="56854236" w:rsidR="006B61C9" w:rsidRPr="006B61C9" w:rsidRDefault="006B61C9" w:rsidP="006B61C9">
            <w:pPr>
              <w:spacing w:line="240" w:lineRule="auto"/>
              <w:contextualSpacing w:val="0"/>
              <w:jc w:val="center"/>
              <w:rPr>
                <w:rFonts w:asciiTheme="majorHAnsi" w:eastAsia="Times New Roman" w:hAnsiTheme="majorHAnsi"/>
                <w:sz w:val="19"/>
                <w:szCs w:val="19"/>
                <w:lang w:val="es-ES" w:eastAsia="es-ES"/>
              </w:rPr>
            </w:pPr>
            <w:r w:rsidRPr="006B61C9">
              <w:rPr>
                <w:rFonts w:asciiTheme="majorHAnsi" w:eastAsia="Times New Roman" w:hAnsiTheme="majorHAnsi"/>
                <w:color w:val="auto"/>
                <w:sz w:val="19"/>
                <w:szCs w:val="19"/>
                <w:lang w:val="es-ES" w:eastAsia="es-ES"/>
              </w:rPr>
              <w:t>26-50</w:t>
            </w:r>
          </w:p>
        </w:tc>
        <w:tc>
          <w:tcPr>
            <w:tcW w:w="1984" w:type="dxa"/>
            <w:shd w:val="clear" w:color="auto" w:fill="auto"/>
            <w:noWrap/>
            <w:vAlign w:val="center"/>
            <w:hideMark/>
          </w:tcPr>
          <w:p w14:paraId="6C81B251" w14:textId="36798037" w:rsidR="006B61C9" w:rsidRPr="006B61C9" w:rsidRDefault="006B61C9" w:rsidP="002E45C0">
            <w:pPr>
              <w:spacing w:line="240" w:lineRule="auto"/>
              <w:contextualSpacing w:val="0"/>
              <w:jc w:val="center"/>
              <w:rPr>
                <w:rFonts w:asciiTheme="majorHAnsi" w:eastAsia="Times New Roman" w:hAnsiTheme="majorHAnsi"/>
                <w:sz w:val="19"/>
                <w:szCs w:val="19"/>
                <w:lang w:val="es-ES" w:eastAsia="es-ES"/>
              </w:rPr>
            </w:pPr>
            <w:r w:rsidRPr="006B61C9">
              <w:rPr>
                <w:rFonts w:asciiTheme="majorHAnsi" w:eastAsia="Times New Roman" w:hAnsiTheme="majorHAnsi"/>
                <w:color w:val="auto"/>
                <w:sz w:val="19"/>
                <w:szCs w:val="19"/>
                <w:lang w:val="es-ES" w:eastAsia="es-ES"/>
              </w:rPr>
              <w:t>Mala</w:t>
            </w:r>
          </w:p>
        </w:tc>
      </w:tr>
      <w:tr w:rsidR="006B61C9" w:rsidRPr="00646B46" w14:paraId="38C56D48" w14:textId="77777777" w:rsidTr="002E45C0">
        <w:trPr>
          <w:trHeight w:val="340"/>
          <w:jc w:val="center"/>
        </w:trPr>
        <w:tc>
          <w:tcPr>
            <w:tcW w:w="1984" w:type="dxa"/>
            <w:shd w:val="clear" w:color="000000" w:fill="BF3030"/>
            <w:vAlign w:val="center"/>
          </w:tcPr>
          <w:p w14:paraId="7E629CA4" w14:textId="6FA85236" w:rsidR="006B61C9" w:rsidRPr="006B61C9" w:rsidRDefault="006B61C9" w:rsidP="006B61C9">
            <w:pPr>
              <w:spacing w:line="240" w:lineRule="auto"/>
              <w:contextualSpacing w:val="0"/>
              <w:jc w:val="center"/>
              <w:rPr>
                <w:rFonts w:asciiTheme="majorHAnsi" w:eastAsia="Times New Roman" w:hAnsiTheme="majorHAnsi"/>
                <w:color w:val="auto"/>
                <w:sz w:val="19"/>
                <w:szCs w:val="19"/>
                <w:lang w:val="es-ES" w:eastAsia="es-ES"/>
              </w:rPr>
            </w:pPr>
          </w:p>
        </w:tc>
        <w:tc>
          <w:tcPr>
            <w:tcW w:w="1984" w:type="dxa"/>
            <w:shd w:val="clear" w:color="auto" w:fill="auto"/>
            <w:noWrap/>
            <w:vAlign w:val="center"/>
            <w:hideMark/>
          </w:tcPr>
          <w:p w14:paraId="2820373E" w14:textId="351E0B8B" w:rsidR="006B61C9" w:rsidRPr="006B61C9" w:rsidRDefault="006B61C9" w:rsidP="006B61C9">
            <w:pPr>
              <w:spacing w:line="240" w:lineRule="auto"/>
              <w:contextualSpacing w:val="0"/>
              <w:jc w:val="center"/>
              <w:rPr>
                <w:rFonts w:asciiTheme="majorHAnsi" w:eastAsia="Times New Roman" w:hAnsiTheme="majorHAnsi"/>
                <w:sz w:val="19"/>
                <w:szCs w:val="19"/>
                <w:lang w:val="es-ES" w:eastAsia="es-ES"/>
              </w:rPr>
            </w:pPr>
            <w:r w:rsidRPr="006B61C9">
              <w:rPr>
                <w:rFonts w:asciiTheme="majorHAnsi" w:eastAsia="Times New Roman" w:hAnsiTheme="majorHAnsi"/>
                <w:color w:val="auto"/>
                <w:sz w:val="19"/>
                <w:szCs w:val="19"/>
                <w:lang w:val="es-ES" w:eastAsia="es-ES"/>
              </w:rPr>
              <w:t>0-25</w:t>
            </w:r>
          </w:p>
        </w:tc>
        <w:tc>
          <w:tcPr>
            <w:tcW w:w="1984" w:type="dxa"/>
            <w:shd w:val="clear" w:color="auto" w:fill="auto"/>
            <w:noWrap/>
            <w:vAlign w:val="center"/>
            <w:hideMark/>
          </w:tcPr>
          <w:p w14:paraId="76F3FC25" w14:textId="6E387C8B" w:rsidR="006B61C9" w:rsidRPr="006B61C9" w:rsidRDefault="006B61C9" w:rsidP="002E45C0">
            <w:pPr>
              <w:spacing w:line="240" w:lineRule="auto"/>
              <w:contextualSpacing w:val="0"/>
              <w:jc w:val="center"/>
              <w:rPr>
                <w:rFonts w:asciiTheme="majorHAnsi" w:eastAsia="Times New Roman" w:hAnsiTheme="majorHAnsi"/>
                <w:sz w:val="19"/>
                <w:szCs w:val="19"/>
                <w:lang w:val="es-ES" w:eastAsia="es-ES"/>
              </w:rPr>
            </w:pPr>
            <w:r w:rsidRPr="006B61C9">
              <w:rPr>
                <w:rFonts w:asciiTheme="majorHAnsi" w:eastAsia="Times New Roman" w:hAnsiTheme="majorHAnsi"/>
                <w:color w:val="auto"/>
                <w:sz w:val="19"/>
                <w:szCs w:val="19"/>
                <w:lang w:val="es-ES" w:eastAsia="es-ES"/>
              </w:rPr>
              <w:t>Muy mala</w:t>
            </w:r>
          </w:p>
        </w:tc>
      </w:tr>
    </w:tbl>
    <w:p w14:paraId="2D5F62DF" w14:textId="77777777" w:rsidR="006B61C9" w:rsidRPr="00646B46" w:rsidRDefault="006B61C9" w:rsidP="00686C5F">
      <w:pPr>
        <w:spacing w:after="160" w:line="259" w:lineRule="auto"/>
        <w:contextualSpacing w:val="0"/>
        <w:jc w:val="both"/>
        <w:rPr>
          <w:sz w:val="19"/>
          <w:szCs w:val="19"/>
        </w:rPr>
      </w:pPr>
    </w:p>
    <w:p w14:paraId="1C12B393" w14:textId="77777777" w:rsidR="003A6C0E" w:rsidRPr="00646B46" w:rsidRDefault="002E45C0" w:rsidP="00686C5F">
      <w:pPr>
        <w:spacing w:after="160" w:line="259" w:lineRule="auto"/>
        <w:contextualSpacing w:val="0"/>
        <w:jc w:val="both"/>
        <w:rPr>
          <w:sz w:val="19"/>
          <w:szCs w:val="19"/>
        </w:rPr>
      </w:pPr>
      <w:r w:rsidRPr="00646B46">
        <w:rPr>
          <w:sz w:val="19"/>
          <w:szCs w:val="19"/>
        </w:rPr>
        <w:t>2.7.2 Evaluación del cumplimiento de la Resolución 222/02</w:t>
      </w:r>
    </w:p>
    <w:p w14:paraId="2711701C" w14:textId="3C6C8960" w:rsidR="003A6C0E" w:rsidRPr="00646B46" w:rsidRDefault="003A6C0E" w:rsidP="003A6C0E">
      <w:pPr>
        <w:spacing w:after="160" w:line="259" w:lineRule="auto"/>
        <w:contextualSpacing w:val="0"/>
        <w:jc w:val="both"/>
        <w:rPr>
          <w:sz w:val="19"/>
          <w:szCs w:val="19"/>
        </w:rPr>
      </w:pPr>
      <w:r w:rsidRPr="00646B46">
        <w:rPr>
          <w:sz w:val="19"/>
          <w:szCs w:val="19"/>
        </w:rPr>
        <w:t xml:space="preserve">La Resolución </w:t>
      </w:r>
      <w:proofErr w:type="spellStart"/>
      <w:r w:rsidRPr="00646B46">
        <w:rPr>
          <w:sz w:val="19"/>
          <w:szCs w:val="19"/>
        </w:rPr>
        <w:t>N°</w:t>
      </w:r>
      <w:proofErr w:type="spellEnd"/>
      <w:r w:rsidRPr="00646B46">
        <w:rPr>
          <w:sz w:val="19"/>
          <w:szCs w:val="19"/>
        </w:rPr>
        <w:t xml:space="preserve"> 222/02. </w:t>
      </w:r>
      <w:r w:rsidRPr="000D4D71">
        <w:rPr>
          <w:sz w:val="19"/>
          <w:szCs w:val="19"/>
        </w:rPr>
        <w:t>“</w:t>
      </w:r>
      <w:r w:rsidRPr="00646B46">
        <w:rPr>
          <w:sz w:val="19"/>
          <w:szCs w:val="19"/>
        </w:rPr>
        <w:t xml:space="preserve">POR LA CUAL SE ESTABLECE EL PADRON DE CALIDAD DE LAS AGUAS EN EL TERRITORIO NACIONAL” defines los límites y condiciones para la distintas </w:t>
      </w:r>
      <w:r w:rsidRPr="000D4D71">
        <w:rPr>
          <w:sz w:val="19"/>
          <w:szCs w:val="19"/>
        </w:rPr>
        <w:t>“</w:t>
      </w:r>
      <w:r w:rsidRPr="00646B46">
        <w:rPr>
          <w:sz w:val="19"/>
          <w:szCs w:val="19"/>
        </w:rPr>
        <w:t>Clases de Agua”.</w:t>
      </w:r>
    </w:p>
    <w:p w14:paraId="2ADEEDB6" w14:textId="03C66258" w:rsidR="003A6C0E" w:rsidRPr="00646B46" w:rsidRDefault="003A6C0E" w:rsidP="003A6C0E">
      <w:pPr>
        <w:spacing w:after="160" w:line="259" w:lineRule="auto"/>
        <w:contextualSpacing w:val="0"/>
        <w:jc w:val="both"/>
        <w:rPr>
          <w:sz w:val="19"/>
          <w:szCs w:val="19"/>
        </w:rPr>
      </w:pPr>
      <w:r w:rsidRPr="00646B46">
        <w:rPr>
          <w:sz w:val="19"/>
          <w:szCs w:val="19"/>
        </w:rPr>
        <w:t>La Resolución</w:t>
      </w:r>
      <w:r w:rsidR="002D29D1" w:rsidRPr="00646B46">
        <w:rPr>
          <w:sz w:val="19"/>
          <w:szCs w:val="19"/>
        </w:rPr>
        <w:t xml:space="preserve"> SEAM 25</w:t>
      </w:r>
      <w:r w:rsidRPr="00646B46">
        <w:rPr>
          <w:sz w:val="19"/>
          <w:szCs w:val="19"/>
        </w:rPr>
        <w:t>5/06 declara de CLASE II a todas las aguas superficiales de la República del Paraguay que de conformidad deberán cumplir con los límites establecidos en el Art. 3 de la Resolución 222/02.</w:t>
      </w:r>
    </w:p>
    <w:p w14:paraId="4D953C7D" w14:textId="38B63ABA" w:rsidR="002D29D1" w:rsidRPr="00646B46" w:rsidRDefault="002D29D1" w:rsidP="002D29D1">
      <w:pPr>
        <w:spacing w:after="160" w:line="259" w:lineRule="auto"/>
        <w:contextualSpacing w:val="0"/>
        <w:jc w:val="both"/>
        <w:rPr>
          <w:sz w:val="19"/>
          <w:szCs w:val="19"/>
        </w:rPr>
      </w:pPr>
      <w:r w:rsidRPr="00646B46">
        <w:rPr>
          <w:sz w:val="19"/>
          <w:szCs w:val="19"/>
        </w:rPr>
        <w:t xml:space="preserve">Para la evaluación del padrón nacional de aguas se calculó </w:t>
      </w:r>
      <w:r w:rsidR="00D2201E" w:rsidRPr="00646B46">
        <w:rPr>
          <w:sz w:val="19"/>
          <w:szCs w:val="19"/>
        </w:rPr>
        <w:t xml:space="preserve">el </w:t>
      </w:r>
      <w:r w:rsidRPr="00646B46">
        <w:rPr>
          <w:sz w:val="19"/>
          <w:szCs w:val="19"/>
        </w:rPr>
        <w:t>porcentaje de parámetros que se encuentran conforme a los límites establecidos en la resolución.</w:t>
      </w:r>
      <w:r w:rsidR="00D2201E" w:rsidRPr="00646B46">
        <w:rPr>
          <w:sz w:val="19"/>
          <w:szCs w:val="19"/>
        </w:rPr>
        <w:t xml:space="preserve"> </w:t>
      </w:r>
      <w:proofErr w:type="gramStart"/>
      <w:r w:rsidR="00D2201E" w:rsidRPr="00646B46">
        <w:rPr>
          <w:sz w:val="19"/>
          <w:szCs w:val="19"/>
        </w:rPr>
        <w:t>Además</w:t>
      </w:r>
      <w:proofErr w:type="gramEnd"/>
      <w:r w:rsidR="00D2201E" w:rsidRPr="00646B46">
        <w:rPr>
          <w:sz w:val="19"/>
          <w:szCs w:val="19"/>
        </w:rPr>
        <w:t xml:space="preserve"> para cada punto de monitoreo evaluado se cita los parámetros que presentaron desviaciones con respecto a los límites.  </w:t>
      </w:r>
    </w:p>
    <w:p w14:paraId="10FF6513" w14:textId="1B2CC189" w:rsidR="002D29D1" w:rsidRPr="00646B46" w:rsidRDefault="002D29D1" w:rsidP="002D29D1">
      <w:pPr>
        <w:spacing w:after="160" w:line="259" w:lineRule="auto"/>
        <w:contextualSpacing w:val="0"/>
        <w:jc w:val="both"/>
        <w:rPr>
          <w:sz w:val="19"/>
          <w:szCs w:val="19"/>
        </w:rPr>
      </w:pPr>
      <w:r w:rsidRPr="00646B46">
        <w:rPr>
          <w:sz w:val="19"/>
          <w:szCs w:val="19"/>
        </w:rPr>
        <w:t>2.7.3</w:t>
      </w:r>
      <w:r w:rsidR="00D2201E" w:rsidRPr="00646B46">
        <w:rPr>
          <w:sz w:val="19"/>
          <w:szCs w:val="19"/>
        </w:rPr>
        <w:t xml:space="preserve"> ICA – Aguas subterráneas </w:t>
      </w:r>
    </w:p>
    <w:p w14:paraId="46208853" w14:textId="34FDCF08" w:rsidR="00D2201E" w:rsidRPr="00646B46" w:rsidRDefault="00D2201E" w:rsidP="00D2201E">
      <w:pPr>
        <w:spacing w:after="160"/>
        <w:contextualSpacing w:val="0"/>
        <w:jc w:val="both"/>
        <w:rPr>
          <w:sz w:val="19"/>
          <w:szCs w:val="19"/>
        </w:rPr>
      </w:pPr>
      <w:r w:rsidRPr="00646B46">
        <w:rPr>
          <w:sz w:val="19"/>
          <w:szCs w:val="19"/>
        </w:rPr>
        <w:t>El índice de calidad del agua para aguas subterráneas fue desarrollado por Brown et al. (1970) y mejorado por Deininger (</w:t>
      </w:r>
      <w:r w:rsidRPr="00646B46">
        <w:rPr>
          <w:i/>
          <w:sz w:val="19"/>
          <w:szCs w:val="19"/>
        </w:rPr>
        <w:t xml:space="preserve">Scottish </w:t>
      </w:r>
      <w:proofErr w:type="spellStart"/>
      <w:r w:rsidRPr="00646B46">
        <w:rPr>
          <w:i/>
          <w:sz w:val="19"/>
          <w:szCs w:val="19"/>
        </w:rPr>
        <w:t>Development</w:t>
      </w:r>
      <w:proofErr w:type="spellEnd"/>
      <w:r w:rsidRPr="00646B46">
        <w:rPr>
          <w:i/>
          <w:sz w:val="19"/>
          <w:szCs w:val="19"/>
        </w:rPr>
        <w:t xml:space="preserve"> </w:t>
      </w:r>
      <w:proofErr w:type="spellStart"/>
      <w:r w:rsidRPr="00646B46">
        <w:rPr>
          <w:i/>
          <w:sz w:val="19"/>
          <w:szCs w:val="19"/>
        </w:rPr>
        <w:t>Department</w:t>
      </w:r>
      <w:proofErr w:type="spellEnd"/>
      <w:r w:rsidRPr="00646B46">
        <w:rPr>
          <w:sz w:val="19"/>
          <w:szCs w:val="19"/>
        </w:rPr>
        <w:t>, 1975). El ICA se define como una técnica de clasificación que engloba la influencia compuesta de cierto grupo de parámetros de calidad del agua en un solo valor general.</w:t>
      </w:r>
    </w:p>
    <w:p w14:paraId="691AABEC" w14:textId="17B6215F" w:rsidR="00D2201E" w:rsidRPr="00646B46" w:rsidRDefault="00D2201E" w:rsidP="00EB581A">
      <w:pPr>
        <w:spacing w:line="259" w:lineRule="auto"/>
        <w:contextualSpacing w:val="0"/>
        <w:jc w:val="both"/>
        <w:rPr>
          <w:sz w:val="19"/>
          <w:szCs w:val="19"/>
        </w:rPr>
      </w:pPr>
      <w:r w:rsidRPr="00646B46">
        <w:rPr>
          <w:sz w:val="19"/>
          <w:szCs w:val="19"/>
        </w:rPr>
        <w:t xml:space="preserve">Para el cálculo del ICA se utilizaron siete parámetros químicos de calidad de agua (pH, SDT, dureza total, </w:t>
      </w:r>
      <w:proofErr w:type="spellStart"/>
      <w:r w:rsidRPr="00646B46">
        <w:rPr>
          <w:sz w:val="19"/>
          <w:szCs w:val="19"/>
        </w:rPr>
        <w:t>Na</w:t>
      </w:r>
      <w:proofErr w:type="spellEnd"/>
      <w:r w:rsidRPr="00646B46">
        <w:rPr>
          <w:sz w:val="19"/>
          <w:szCs w:val="19"/>
        </w:rPr>
        <w:t>+, Cl-, SO</w:t>
      </w:r>
      <w:r w:rsidRPr="00646B46">
        <w:rPr>
          <w:sz w:val="19"/>
          <w:szCs w:val="19"/>
          <w:vertAlign w:val="subscript"/>
        </w:rPr>
        <w:t>4</w:t>
      </w:r>
      <w:r w:rsidRPr="00646B46">
        <w:rPr>
          <w:sz w:val="19"/>
          <w:szCs w:val="19"/>
          <w:vertAlign w:val="superscript"/>
        </w:rPr>
        <w:t>2-</w:t>
      </w:r>
      <w:r w:rsidRPr="00646B46">
        <w:rPr>
          <w:sz w:val="19"/>
          <w:szCs w:val="19"/>
        </w:rPr>
        <w:t xml:space="preserve"> y NO</w:t>
      </w:r>
      <w:r w:rsidRPr="00646B46">
        <w:rPr>
          <w:sz w:val="19"/>
          <w:szCs w:val="19"/>
          <w:vertAlign w:val="subscript"/>
        </w:rPr>
        <w:t>3</w:t>
      </w:r>
      <w:r w:rsidRPr="00646B46">
        <w:rPr>
          <w:sz w:val="19"/>
          <w:szCs w:val="19"/>
        </w:rPr>
        <w:t>-)</w:t>
      </w:r>
      <w:r w:rsidR="00EB581A" w:rsidRPr="00646B46">
        <w:rPr>
          <w:sz w:val="19"/>
          <w:szCs w:val="19"/>
        </w:rPr>
        <w:t xml:space="preserve">, las </w:t>
      </w:r>
      <w:proofErr w:type="spellStart"/>
      <w:r w:rsidR="00EB581A" w:rsidRPr="00646B46">
        <w:rPr>
          <w:sz w:val="19"/>
          <w:szCs w:val="19"/>
        </w:rPr>
        <w:t>formulas</w:t>
      </w:r>
      <w:proofErr w:type="spellEnd"/>
      <w:r w:rsidR="00EB581A" w:rsidRPr="00646B46">
        <w:rPr>
          <w:sz w:val="19"/>
          <w:szCs w:val="19"/>
        </w:rPr>
        <w:t xml:space="preserve"> aplicadas fueron las siguientes:</w:t>
      </w:r>
    </w:p>
    <w:p w14:paraId="3EB2CBE3" w14:textId="77777777" w:rsidR="00EB581A" w:rsidRPr="00646B46" w:rsidRDefault="00EB581A" w:rsidP="00EB581A">
      <w:pPr>
        <w:spacing w:line="259" w:lineRule="auto"/>
        <w:contextualSpacing w:val="0"/>
        <w:jc w:val="both"/>
        <w:rPr>
          <w:sz w:val="19"/>
          <w:szCs w:val="19"/>
        </w:rPr>
      </w:pPr>
    </w:p>
    <w:p w14:paraId="7F84762A" w14:textId="7427AA6A" w:rsidR="00EB581A" w:rsidRPr="00646B46" w:rsidRDefault="00EB581A" w:rsidP="00EB581A">
      <w:pPr>
        <w:spacing w:line="259" w:lineRule="auto"/>
        <w:contextualSpacing w:val="0"/>
        <w:jc w:val="center"/>
        <w:rPr>
          <w:rFonts w:asciiTheme="majorHAnsi" w:hAnsiTheme="majorHAnsi" w:cs="Palatino-Italic"/>
          <w:b/>
          <w:i/>
          <w:iCs/>
          <w:sz w:val="19"/>
          <w:szCs w:val="19"/>
          <w:lang w:val="es-ES"/>
        </w:rPr>
      </w:pPr>
      <w:r w:rsidRPr="00646B46">
        <w:rPr>
          <w:rFonts w:asciiTheme="majorHAnsi" w:hAnsiTheme="majorHAnsi" w:cs="Palatino-Italic"/>
          <w:b/>
          <w:i/>
          <w:iCs/>
          <w:sz w:val="19"/>
          <w:szCs w:val="19"/>
          <w:lang w:val="es-ES"/>
        </w:rPr>
        <w:t xml:space="preserve">ICA </w:t>
      </w:r>
      <w:r w:rsidRPr="00646B46">
        <w:rPr>
          <w:rFonts w:asciiTheme="majorHAnsi" w:hAnsiTheme="majorHAnsi" w:cs="Symbol"/>
          <w:b/>
          <w:sz w:val="19"/>
          <w:szCs w:val="19"/>
          <w:lang w:val="es-ES"/>
        </w:rPr>
        <w:t xml:space="preserve">= </w:t>
      </w:r>
      <w:proofErr w:type="spellStart"/>
      <w:r w:rsidRPr="00646B46">
        <w:rPr>
          <w:rFonts w:ascii="Courier New" w:hAnsi="Courier New" w:cs="Courier New"/>
          <w:b/>
          <w:sz w:val="19"/>
          <w:szCs w:val="19"/>
          <w:lang w:val="es-ES"/>
        </w:rPr>
        <w:t>Σ</w:t>
      </w:r>
      <w:r w:rsidRPr="00646B46">
        <w:rPr>
          <w:rFonts w:asciiTheme="majorHAnsi" w:hAnsiTheme="majorHAnsi" w:cs="Palatino-Italic"/>
          <w:b/>
          <w:i/>
          <w:iCs/>
          <w:sz w:val="19"/>
          <w:szCs w:val="19"/>
          <w:lang w:val="es-ES"/>
        </w:rPr>
        <w:t>SIi</w:t>
      </w:r>
      <w:proofErr w:type="spellEnd"/>
    </w:p>
    <w:p w14:paraId="6C4499EE" w14:textId="77777777" w:rsidR="00EB581A" w:rsidRPr="00646B46" w:rsidRDefault="00EB581A" w:rsidP="00EB581A">
      <w:pPr>
        <w:spacing w:line="259" w:lineRule="auto"/>
        <w:contextualSpacing w:val="0"/>
        <w:jc w:val="center"/>
        <w:rPr>
          <w:rFonts w:asciiTheme="majorHAnsi" w:hAnsiTheme="majorHAnsi" w:cs="Palatino-Italic"/>
          <w:b/>
          <w:i/>
          <w:iCs/>
          <w:sz w:val="19"/>
          <w:szCs w:val="19"/>
          <w:lang w:val="es-ES"/>
        </w:rPr>
      </w:pPr>
    </w:p>
    <w:p w14:paraId="7D135087" w14:textId="2B2D7FD1" w:rsidR="003A6C0E" w:rsidRPr="00646B46" w:rsidRDefault="00EB581A" w:rsidP="00646B46">
      <w:pPr>
        <w:spacing w:line="259" w:lineRule="auto"/>
        <w:contextualSpacing w:val="0"/>
        <w:jc w:val="both"/>
        <w:rPr>
          <w:sz w:val="19"/>
          <w:szCs w:val="19"/>
        </w:rPr>
      </w:pPr>
      <w:r w:rsidRPr="00646B46">
        <w:rPr>
          <w:rFonts w:asciiTheme="majorHAnsi" w:hAnsiTheme="majorHAnsi"/>
          <w:sz w:val="19"/>
          <w:szCs w:val="19"/>
        </w:rPr>
        <w:t>Donde ICA es el índice de calidad del agua y “</w:t>
      </w:r>
      <w:proofErr w:type="spellStart"/>
      <w:r w:rsidRPr="00646B46">
        <w:rPr>
          <w:rFonts w:asciiTheme="majorHAnsi" w:hAnsiTheme="majorHAnsi"/>
          <w:sz w:val="19"/>
          <w:szCs w:val="19"/>
        </w:rPr>
        <w:t>SIi</w:t>
      </w:r>
      <w:proofErr w:type="spellEnd"/>
      <w:r w:rsidRPr="00646B46">
        <w:rPr>
          <w:rFonts w:asciiTheme="majorHAnsi" w:hAnsiTheme="majorHAnsi"/>
          <w:sz w:val="19"/>
          <w:szCs w:val="19"/>
        </w:rPr>
        <w:t xml:space="preserve">” es el subíndice de cada parámetro. </w:t>
      </w:r>
      <w:r w:rsidRPr="00646B46">
        <w:rPr>
          <w:sz w:val="19"/>
          <w:szCs w:val="19"/>
        </w:rPr>
        <w:t xml:space="preserve">A su vez, el </w:t>
      </w:r>
      <w:r w:rsidRPr="00646B46">
        <w:rPr>
          <w:rFonts w:asciiTheme="majorHAnsi" w:hAnsiTheme="majorHAnsi"/>
          <w:sz w:val="19"/>
          <w:szCs w:val="19"/>
        </w:rPr>
        <w:t>subíndice</w:t>
      </w:r>
      <w:r w:rsidRPr="00646B46">
        <w:rPr>
          <w:sz w:val="19"/>
          <w:szCs w:val="19"/>
        </w:rPr>
        <w:t xml:space="preserve"> “</w:t>
      </w:r>
      <w:proofErr w:type="spellStart"/>
      <w:r w:rsidRPr="00646B46">
        <w:rPr>
          <w:sz w:val="19"/>
          <w:szCs w:val="19"/>
        </w:rPr>
        <w:t>Sli</w:t>
      </w:r>
      <w:proofErr w:type="spellEnd"/>
      <w:r w:rsidRPr="00646B46">
        <w:rPr>
          <w:sz w:val="19"/>
          <w:szCs w:val="19"/>
        </w:rPr>
        <w:t>” se calcula con la siguiente expresión:</w:t>
      </w:r>
    </w:p>
    <w:p w14:paraId="1ED230D4" w14:textId="77777777" w:rsidR="00EB581A" w:rsidRPr="00646B46" w:rsidRDefault="00EB581A" w:rsidP="00EB581A">
      <w:pPr>
        <w:spacing w:line="259" w:lineRule="auto"/>
        <w:contextualSpacing w:val="0"/>
        <w:rPr>
          <w:sz w:val="19"/>
          <w:szCs w:val="19"/>
        </w:rPr>
      </w:pPr>
    </w:p>
    <w:p w14:paraId="78ABF87F" w14:textId="28DBE502" w:rsidR="00EB581A" w:rsidRPr="00646B46" w:rsidRDefault="00EB581A" w:rsidP="00EB581A">
      <w:pPr>
        <w:spacing w:line="259" w:lineRule="auto"/>
        <w:contextualSpacing w:val="0"/>
        <w:jc w:val="center"/>
        <w:rPr>
          <w:rFonts w:asciiTheme="majorHAnsi" w:hAnsiTheme="majorHAnsi"/>
          <w:b/>
          <w:sz w:val="19"/>
          <w:szCs w:val="19"/>
        </w:rPr>
      </w:pPr>
      <w:proofErr w:type="spellStart"/>
      <w:r w:rsidRPr="00646B46">
        <w:rPr>
          <w:rFonts w:asciiTheme="majorHAnsi" w:hAnsiTheme="majorHAnsi" w:cs="Palatino-Italic"/>
          <w:b/>
          <w:i/>
          <w:iCs/>
          <w:sz w:val="19"/>
          <w:szCs w:val="19"/>
          <w:lang w:val="es-ES"/>
        </w:rPr>
        <w:t>SIi</w:t>
      </w:r>
      <w:proofErr w:type="spellEnd"/>
      <w:r w:rsidRPr="00646B46">
        <w:rPr>
          <w:rFonts w:asciiTheme="majorHAnsi" w:hAnsiTheme="majorHAnsi" w:cs="Palatino-Italic"/>
          <w:b/>
          <w:i/>
          <w:iCs/>
          <w:sz w:val="19"/>
          <w:szCs w:val="19"/>
          <w:lang w:val="es-ES"/>
        </w:rPr>
        <w:t xml:space="preserve"> </w:t>
      </w:r>
      <w:r w:rsidRPr="00646B46">
        <w:rPr>
          <w:rFonts w:asciiTheme="majorHAnsi" w:hAnsiTheme="majorHAnsi" w:cs="Symbol"/>
          <w:b/>
          <w:sz w:val="19"/>
          <w:szCs w:val="19"/>
          <w:lang w:val="es-ES"/>
        </w:rPr>
        <w:t>= (</w:t>
      </w:r>
      <w:proofErr w:type="spellStart"/>
      <w:r w:rsidRPr="00646B46">
        <w:rPr>
          <w:rFonts w:asciiTheme="majorHAnsi" w:hAnsiTheme="majorHAnsi" w:cs="Palatino-Italic"/>
          <w:b/>
          <w:i/>
          <w:iCs/>
          <w:sz w:val="19"/>
          <w:szCs w:val="19"/>
          <w:lang w:val="es-ES"/>
        </w:rPr>
        <w:t>Wi</w:t>
      </w:r>
      <w:proofErr w:type="spellEnd"/>
      <w:r w:rsidRPr="00646B46">
        <w:rPr>
          <w:rFonts w:asciiTheme="majorHAnsi" w:hAnsiTheme="majorHAnsi" w:cs="Symbol"/>
          <w:b/>
          <w:sz w:val="19"/>
          <w:szCs w:val="19"/>
          <w:lang w:val="es-ES"/>
        </w:rPr>
        <w:t>)</w:t>
      </w:r>
      <w:r w:rsidR="00646B46">
        <w:rPr>
          <w:rFonts w:asciiTheme="majorHAnsi" w:hAnsiTheme="majorHAnsi" w:cs="Symbol"/>
          <w:b/>
          <w:sz w:val="19"/>
          <w:szCs w:val="19"/>
          <w:lang w:val="es-ES"/>
        </w:rPr>
        <w:t xml:space="preserve"> * </w:t>
      </w:r>
      <w:r w:rsidRPr="00646B46">
        <w:rPr>
          <w:rFonts w:asciiTheme="majorHAnsi" w:hAnsiTheme="majorHAnsi" w:cs="Symbol"/>
          <w:b/>
          <w:sz w:val="19"/>
          <w:szCs w:val="19"/>
          <w:lang w:val="es-ES"/>
        </w:rPr>
        <w:t>(</w:t>
      </w:r>
      <w:proofErr w:type="spellStart"/>
      <w:r w:rsidRPr="00646B46">
        <w:rPr>
          <w:rFonts w:asciiTheme="majorHAnsi" w:hAnsiTheme="majorHAnsi" w:cs="Palatino-Italic"/>
          <w:b/>
          <w:i/>
          <w:iCs/>
          <w:sz w:val="19"/>
          <w:szCs w:val="19"/>
          <w:lang w:val="es-ES"/>
        </w:rPr>
        <w:t>qi</w:t>
      </w:r>
      <w:proofErr w:type="spellEnd"/>
      <w:r w:rsidRPr="00646B46">
        <w:rPr>
          <w:rFonts w:asciiTheme="majorHAnsi" w:hAnsiTheme="majorHAnsi" w:cs="Symbol"/>
          <w:b/>
          <w:sz w:val="19"/>
          <w:szCs w:val="19"/>
          <w:lang w:val="es-ES"/>
        </w:rPr>
        <w:t>)</w:t>
      </w:r>
    </w:p>
    <w:p w14:paraId="5BB23F68" w14:textId="2BF9CCEC" w:rsidR="00EB581A" w:rsidRPr="00646B46" w:rsidRDefault="00EB581A" w:rsidP="00646B46">
      <w:pPr>
        <w:spacing w:line="259" w:lineRule="auto"/>
        <w:contextualSpacing w:val="0"/>
        <w:jc w:val="both"/>
        <w:rPr>
          <w:rFonts w:asciiTheme="majorHAnsi" w:hAnsiTheme="majorHAnsi"/>
          <w:sz w:val="19"/>
          <w:szCs w:val="19"/>
          <w:u w:val="single"/>
        </w:rPr>
      </w:pPr>
      <w:r w:rsidRPr="00646B46">
        <w:rPr>
          <w:rFonts w:asciiTheme="majorHAnsi" w:hAnsiTheme="majorHAnsi"/>
          <w:sz w:val="19"/>
          <w:szCs w:val="19"/>
          <w:u w:val="single"/>
        </w:rPr>
        <w:t>Dónde:</w:t>
      </w:r>
    </w:p>
    <w:p w14:paraId="78691938" w14:textId="13AAA69E" w:rsidR="00EB581A" w:rsidRPr="00646B46" w:rsidRDefault="00EB581A" w:rsidP="00646B46">
      <w:pPr>
        <w:spacing w:line="259" w:lineRule="auto"/>
        <w:contextualSpacing w:val="0"/>
        <w:jc w:val="both"/>
        <w:rPr>
          <w:rFonts w:asciiTheme="majorHAnsi" w:hAnsiTheme="majorHAnsi"/>
          <w:sz w:val="19"/>
          <w:szCs w:val="19"/>
        </w:rPr>
      </w:pPr>
      <w:proofErr w:type="spellStart"/>
      <w:r w:rsidRPr="00646B46">
        <w:rPr>
          <w:rFonts w:asciiTheme="majorHAnsi" w:hAnsiTheme="majorHAnsi"/>
          <w:b/>
          <w:sz w:val="19"/>
          <w:szCs w:val="19"/>
        </w:rPr>
        <w:t>Wi</w:t>
      </w:r>
      <w:proofErr w:type="spellEnd"/>
      <w:r w:rsidRPr="00646B46">
        <w:rPr>
          <w:rFonts w:asciiTheme="majorHAnsi" w:hAnsiTheme="majorHAnsi"/>
          <w:sz w:val="19"/>
          <w:szCs w:val="19"/>
        </w:rPr>
        <w:t>: es la ponderación relativa del peso del parámetro (definida por los especialistas que desarrollaron el índice).</w:t>
      </w:r>
    </w:p>
    <w:p w14:paraId="00A8081E" w14:textId="64810DE8" w:rsidR="00EB581A" w:rsidRPr="00646B46" w:rsidRDefault="00EB581A" w:rsidP="00646B46">
      <w:pPr>
        <w:spacing w:line="259" w:lineRule="auto"/>
        <w:contextualSpacing w:val="0"/>
        <w:jc w:val="both"/>
        <w:rPr>
          <w:rFonts w:asciiTheme="majorHAnsi" w:hAnsiTheme="majorHAnsi"/>
          <w:sz w:val="19"/>
          <w:szCs w:val="19"/>
        </w:rPr>
      </w:pPr>
      <w:proofErr w:type="spellStart"/>
      <w:r w:rsidRPr="00646B46">
        <w:rPr>
          <w:rFonts w:asciiTheme="majorHAnsi" w:hAnsiTheme="majorHAnsi"/>
          <w:b/>
          <w:sz w:val="19"/>
          <w:szCs w:val="19"/>
        </w:rPr>
        <w:t>qi</w:t>
      </w:r>
      <w:proofErr w:type="spellEnd"/>
      <w:r w:rsidRPr="00646B46">
        <w:rPr>
          <w:rFonts w:asciiTheme="majorHAnsi" w:hAnsiTheme="majorHAnsi"/>
          <w:b/>
          <w:sz w:val="19"/>
          <w:szCs w:val="19"/>
        </w:rPr>
        <w:t xml:space="preserve">: </w:t>
      </w:r>
      <w:r w:rsidRPr="00646B46">
        <w:rPr>
          <w:rFonts w:asciiTheme="majorHAnsi" w:hAnsiTheme="majorHAnsi"/>
          <w:sz w:val="19"/>
          <w:szCs w:val="19"/>
        </w:rPr>
        <w:t xml:space="preserve">es la calidad de la concentración del parámetro </w:t>
      </w:r>
      <w:proofErr w:type="gramStart"/>
      <w:r w:rsidRPr="00646B46">
        <w:rPr>
          <w:rFonts w:asciiTheme="majorHAnsi" w:hAnsiTheme="majorHAnsi"/>
          <w:sz w:val="19"/>
          <w:szCs w:val="19"/>
        </w:rPr>
        <w:t>de acuerdo al</w:t>
      </w:r>
      <w:proofErr w:type="gramEnd"/>
      <w:r w:rsidRPr="00646B46">
        <w:rPr>
          <w:rFonts w:asciiTheme="majorHAnsi" w:hAnsiTheme="majorHAnsi"/>
          <w:sz w:val="19"/>
          <w:szCs w:val="19"/>
        </w:rPr>
        <w:t xml:space="preserve"> resultado del laboratorio.</w:t>
      </w:r>
    </w:p>
    <w:p w14:paraId="45FF62F5" w14:textId="77777777" w:rsidR="00EB581A" w:rsidRPr="00646B46" w:rsidRDefault="00EB581A" w:rsidP="00646B46">
      <w:pPr>
        <w:spacing w:line="259" w:lineRule="auto"/>
        <w:contextualSpacing w:val="0"/>
        <w:jc w:val="both"/>
        <w:rPr>
          <w:rFonts w:asciiTheme="majorHAnsi" w:hAnsiTheme="majorHAnsi"/>
          <w:sz w:val="19"/>
          <w:szCs w:val="19"/>
        </w:rPr>
      </w:pPr>
    </w:p>
    <w:p w14:paraId="71843D7F" w14:textId="01AC087B" w:rsidR="00EB581A" w:rsidRDefault="00646B46" w:rsidP="00646B46">
      <w:pPr>
        <w:spacing w:line="259" w:lineRule="auto"/>
        <w:contextualSpacing w:val="0"/>
        <w:jc w:val="both"/>
        <w:rPr>
          <w:rFonts w:asciiTheme="majorHAnsi" w:hAnsiTheme="majorHAnsi"/>
          <w:sz w:val="19"/>
          <w:szCs w:val="19"/>
        </w:rPr>
      </w:pPr>
      <w:r>
        <w:rPr>
          <w:rFonts w:asciiTheme="majorHAnsi" w:hAnsiTheme="majorHAnsi"/>
          <w:sz w:val="19"/>
          <w:szCs w:val="19"/>
        </w:rPr>
        <w:t>En aguas subterráneas, p</w:t>
      </w:r>
      <w:r w:rsidR="00EB581A" w:rsidRPr="00646B46">
        <w:rPr>
          <w:rFonts w:asciiTheme="majorHAnsi" w:hAnsiTheme="majorHAnsi"/>
          <w:sz w:val="19"/>
          <w:szCs w:val="19"/>
        </w:rPr>
        <w:t>ara</w:t>
      </w:r>
      <w:r>
        <w:rPr>
          <w:rFonts w:asciiTheme="majorHAnsi" w:hAnsiTheme="majorHAnsi"/>
          <w:sz w:val="19"/>
          <w:szCs w:val="19"/>
        </w:rPr>
        <w:t xml:space="preserve"> la evaluación del cumplimiento de los estándares de calidad se utilizó la siguiente normativa de referencia:</w:t>
      </w:r>
    </w:p>
    <w:p w14:paraId="3FCE1387" w14:textId="77777777" w:rsidR="00646B46" w:rsidRDefault="00646B46" w:rsidP="00646B46">
      <w:pPr>
        <w:spacing w:line="259" w:lineRule="auto"/>
        <w:contextualSpacing w:val="0"/>
        <w:jc w:val="both"/>
        <w:rPr>
          <w:rFonts w:asciiTheme="majorHAnsi" w:hAnsiTheme="majorHAnsi"/>
          <w:sz w:val="19"/>
          <w:szCs w:val="19"/>
        </w:rPr>
      </w:pPr>
    </w:p>
    <w:p w14:paraId="5FCFE867" w14:textId="1D8D1EC4" w:rsidR="00646B46" w:rsidRDefault="00646B46" w:rsidP="00646B46">
      <w:pPr>
        <w:pStyle w:val="Prrafodelista"/>
        <w:numPr>
          <w:ilvl w:val="0"/>
          <w:numId w:val="43"/>
        </w:numPr>
        <w:jc w:val="both"/>
      </w:pPr>
      <w:r w:rsidRPr="00646B46">
        <w:lastRenderedPageBreak/>
        <w:t>Anexo III Limites De Calidad De Agua Potable</w:t>
      </w:r>
      <w:r>
        <w:t xml:space="preserve"> de la  </w:t>
      </w:r>
      <w:r w:rsidRPr="00646B46">
        <w:t xml:space="preserve"> Ley 1614/2000. “LEY GENERAL DEL MARCO </w:t>
      </w:r>
      <w:proofErr w:type="gramStart"/>
      <w:r w:rsidRPr="00646B46">
        <w:t xml:space="preserve">REGULATORIO </w:t>
      </w:r>
      <w:r>
        <w:t xml:space="preserve"> </w:t>
      </w:r>
      <w:r w:rsidRPr="00646B46">
        <w:t>Y</w:t>
      </w:r>
      <w:proofErr w:type="gramEnd"/>
      <w:r w:rsidRPr="00646B46">
        <w:t xml:space="preserve"> TARIFARIO DEL SERVICIO DE AGUA POTABLE </w:t>
      </w:r>
      <w:r>
        <w:t xml:space="preserve"> Y ALCANTARILLADO </w:t>
      </w:r>
      <w:r w:rsidRPr="00646B46">
        <w:t>SANITARIO</w:t>
      </w:r>
      <w:r>
        <w:t>.</w:t>
      </w:r>
    </w:p>
    <w:p w14:paraId="4F893329" w14:textId="11AC365E" w:rsidR="00646B46" w:rsidRPr="00646B46" w:rsidRDefault="00646B46" w:rsidP="00646B46">
      <w:pPr>
        <w:pStyle w:val="Prrafodelista"/>
        <w:numPr>
          <w:ilvl w:val="0"/>
          <w:numId w:val="43"/>
        </w:numPr>
        <w:jc w:val="both"/>
      </w:pPr>
      <w:r>
        <w:t>Norma Paraguaya NP 24 001 80. AGUA POTABLE: Requisitos Generales.</w:t>
      </w:r>
    </w:p>
    <w:p w14:paraId="46139767" w14:textId="77777777" w:rsidR="00646B46" w:rsidRDefault="00646B46" w:rsidP="00EB581A">
      <w:pPr>
        <w:spacing w:line="259" w:lineRule="auto"/>
        <w:contextualSpacing w:val="0"/>
        <w:rPr>
          <w:rFonts w:asciiTheme="majorHAnsi" w:hAnsiTheme="majorHAnsi"/>
          <w:sz w:val="19"/>
          <w:szCs w:val="19"/>
        </w:rPr>
      </w:pPr>
    </w:p>
    <w:p w14:paraId="78A4180A" w14:textId="77777777" w:rsidR="00646B46" w:rsidRPr="00646B46" w:rsidRDefault="00646B46" w:rsidP="00EB581A">
      <w:pPr>
        <w:spacing w:line="259" w:lineRule="auto"/>
        <w:contextualSpacing w:val="0"/>
        <w:rPr>
          <w:rFonts w:asciiTheme="majorHAnsi" w:hAnsiTheme="majorHAnsi"/>
          <w:sz w:val="19"/>
          <w:szCs w:val="19"/>
        </w:rPr>
      </w:pPr>
    </w:p>
    <w:p w14:paraId="24E2AD18" w14:textId="6306B9B0" w:rsidR="00C92EB1" w:rsidRDefault="00C92EB1" w:rsidP="003A6C0E">
      <w:pPr>
        <w:spacing w:after="160" w:line="259" w:lineRule="auto"/>
        <w:contextualSpacing w:val="0"/>
        <w:jc w:val="both"/>
      </w:pPr>
      <w:r>
        <w:br w:type="page"/>
      </w:r>
    </w:p>
    <w:p w14:paraId="0EC2D520" w14:textId="0B3C76A4" w:rsidR="00B74646" w:rsidRPr="007B1C5B" w:rsidRDefault="009C4D1F" w:rsidP="00083694">
      <w:pPr>
        <w:pStyle w:val="Ttulo1"/>
      </w:pPr>
      <w:bookmarkStart w:id="55" w:name="_Toc70326560"/>
      <w:bookmarkStart w:id="56" w:name="_Toc70327368"/>
      <w:bookmarkStart w:id="57" w:name="_Toc108566543"/>
      <w:r>
        <w:lastRenderedPageBreak/>
        <w:t>III</w:t>
      </w:r>
      <w:r w:rsidR="007B1C5B" w:rsidRPr="007B1C5B">
        <w:t>. RESULTADOS</w:t>
      </w:r>
      <w:bookmarkEnd w:id="55"/>
      <w:bookmarkEnd w:id="56"/>
      <w:r w:rsidR="002626BD">
        <w:t xml:space="preserve"> </w:t>
      </w:r>
      <w:r w:rsidR="002626BD" w:rsidRPr="002626BD">
        <w:t>AGUAS SUPERFICIALES</w:t>
      </w:r>
      <w:bookmarkEnd w:id="57"/>
    </w:p>
    <w:p w14:paraId="1D2F9E1E" w14:textId="77777777" w:rsidR="007B1C5B" w:rsidRPr="007B1C5B" w:rsidRDefault="007B1C5B" w:rsidP="007B1C5B">
      <w:pPr>
        <w:jc w:val="both"/>
        <w:rPr>
          <w:b/>
          <w:sz w:val="10"/>
          <w:szCs w:val="24"/>
        </w:rPr>
      </w:pPr>
    </w:p>
    <w:p w14:paraId="074064AF" w14:textId="4E1786BE" w:rsidR="007E7A27" w:rsidRDefault="00C302F6" w:rsidP="009C4D1F">
      <w:pPr>
        <w:pStyle w:val="Ttulo2"/>
        <w:rPr>
          <w:lang w:val="es-ES"/>
        </w:rPr>
      </w:pPr>
      <w:bookmarkStart w:id="58" w:name="_Toc70326563"/>
      <w:bookmarkStart w:id="59" w:name="_Toc70327371"/>
      <w:bookmarkStart w:id="60" w:name="_Toc108566544"/>
      <w:r>
        <w:rPr>
          <w:lang w:val="es-ES"/>
        </w:rPr>
        <w:t>3.1</w:t>
      </w:r>
      <w:r w:rsidR="002626BD">
        <w:rPr>
          <w:lang w:val="es-ES"/>
        </w:rPr>
        <w:t>.</w:t>
      </w:r>
      <w:r w:rsidR="00AA4C51">
        <w:rPr>
          <w:lang w:val="es-ES"/>
        </w:rPr>
        <w:t xml:space="preserve"> </w:t>
      </w:r>
      <w:r w:rsidR="007E7A27">
        <w:rPr>
          <w:lang w:val="es-ES"/>
        </w:rPr>
        <w:t xml:space="preserve">Análisis </w:t>
      </w:r>
      <w:r w:rsidR="00C76509">
        <w:t>del punto FW 104-ZA</w:t>
      </w:r>
      <w:bookmarkEnd w:id="58"/>
      <w:bookmarkEnd w:id="59"/>
      <w:bookmarkEnd w:id="60"/>
    </w:p>
    <w:p w14:paraId="136F8C74" w14:textId="77777777" w:rsidR="00790E37" w:rsidRPr="007B244C" w:rsidRDefault="00790E37" w:rsidP="00790E37">
      <w:pPr>
        <w:rPr>
          <w:sz w:val="10"/>
          <w:lang w:val="es-ES"/>
        </w:rPr>
      </w:pPr>
    </w:p>
    <w:p w14:paraId="620D53C4" w14:textId="77777777" w:rsidR="00C76509" w:rsidRDefault="00C76509" w:rsidP="00C76509">
      <w:pPr>
        <w:jc w:val="both"/>
      </w:pPr>
      <w:r>
        <w:t>La estación de monitoreo FW 104-ZA se encuentra en la estancia denominada Zapallo en el lugar conocido como La Lomita al nordeste del distrito de Bella Vista, Departamento de Amambay; sus coordenadas UTM de referencia son 21K</w:t>
      </w:r>
      <w:del w:id="61" w:author="..fio celabe.." w:date="2022-07-08T15:23:00Z">
        <w:r w:rsidDel="00920945">
          <w:delText xml:space="preserve"> </w:delText>
        </w:r>
      </w:del>
      <w:r>
        <w:t xml:space="preserve"> 546639,00 m E 7513553,00 m S. En el área de influencia de la estación se verifica el desarrollo de actividades ganaderas.</w:t>
      </w:r>
    </w:p>
    <w:p w14:paraId="34536EE1" w14:textId="77777777" w:rsidR="00C76509" w:rsidRPr="00C76509" w:rsidRDefault="00C76509" w:rsidP="00C76509"/>
    <w:p w14:paraId="7FD17E0F" w14:textId="77777777" w:rsidR="00C76509" w:rsidRDefault="00C76509" w:rsidP="00C76509">
      <w:pPr>
        <w:jc w:val="both"/>
      </w:pPr>
      <w:r w:rsidRPr="000D4D71">
        <w:rPr>
          <w:highlight w:val="magenta"/>
        </w:rPr>
        <w:t xml:space="preserve">Este punto de monitoreo se localiza sobre el arroyo </w:t>
      </w:r>
      <w:proofErr w:type="spellStart"/>
      <w:r w:rsidRPr="000D4D71">
        <w:rPr>
          <w:highlight w:val="magenta"/>
        </w:rPr>
        <w:t>Negla</w:t>
      </w:r>
      <w:proofErr w:type="spellEnd"/>
      <w:r>
        <w:t xml:space="preserve"> en la parte alta de la microcuenca del mismo nombre</w:t>
      </w:r>
      <w:r w:rsidRPr="008926D8">
        <w:t xml:space="preserve">; el </w:t>
      </w:r>
      <w:r w:rsidRPr="00722E94">
        <w:t xml:space="preserve">cauce </w:t>
      </w:r>
      <w:r>
        <w:t xml:space="preserve">en el tramo verificado es de </w:t>
      </w:r>
      <w:del w:id="62" w:author="..fio celabe.." w:date="2022-07-08T14:55:00Z">
        <w:r w:rsidRPr="00722E94" w:rsidDel="008926D8">
          <w:delText xml:space="preserve"> </w:delText>
        </w:r>
      </w:del>
      <w:r w:rsidRPr="00722E94">
        <w:t>aproximadam</w:t>
      </w:r>
      <w:r>
        <w:t>ente 7</w:t>
      </w:r>
      <w:r w:rsidRPr="00722E94">
        <w:t xml:space="preserve"> metros de anch</w:t>
      </w:r>
      <w:r>
        <w:t>o y</w:t>
      </w:r>
      <w:r w:rsidRPr="00722E94">
        <w:t xml:space="preserve"> present</w:t>
      </w:r>
      <w:r>
        <w:t>o</w:t>
      </w:r>
      <w:r w:rsidRPr="00722E94">
        <w:t xml:space="preserve"> caudal de agua en todas las campañas realizadas</w:t>
      </w:r>
      <w:r>
        <w:t xml:space="preserve">. </w:t>
      </w:r>
    </w:p>
    <w:p w14:paraId="22DDFADD" w14:textId="77777777" w:rsidR="00C76509" w:rsidRDefault="00C76509" w:rsidP="00C76509">
      <w:pPr>
        <w:jc w:val="both"/>
      </w:pPr>
    </w:p>
    <w:p w14:paraId="38EDBC0A" w14:textId="77777777" w:rsidR="00C76509" w:rsidRDefault="00C76509" w:rsidP="00C76509">
      <w:pPr>
        <w:jc w:val="both"/>
      </w:pPr>
      <w:r w:rsidRPr="007C07AE">
        <w:t>En base a los resultados de laboratorio obtenidos en las sucesivas campa</w:t>
      </w:r>
      <w:proofErr w:type="spellStart"/>
      <w:r w:rsidRPr="007C07AE">
        <w:rPr>
          <w:lang w:val="es-ES"/>
        </w:rPr>
        <w:t>ñas</w:t>
      </w:r>
      <w:proofErr w:type="spellEnd"/>
      <w:r w:rsidRPr="007C07AE">
        <w:rPr>
          <w:lang w:val="es-ES"/>
        </w:rPr>
        <w:t xml:space="preserve"> se </w:t>
      </w:r>
      <w:r>
        <w:t>aplicó</w:t>
      </w:r>
      <w:r w:rsidRPr="007C07AE">
        <w:t xml:space="preserve"> el Índice de Calidad de Agua de la </w:t>
      </w:r>
      <w:proofErr w:type="spellStart"/>
      <w:r w:rsidRPr="007C07AE">
        <w:rPr>
          <w:i/>
        </w:rPr>
        <w:t>National</w:t>
      </w:r>
      <w:proofErr w:type="spellEnd"/>
      <w:r w:rsidRPr="007C07AE">
        <w:rPr>
          <w:i/>
        </w:rPr>
        <w:t xml:space="preserve"> </w:t>
      </w:r>
      <w:proofErr w:type="spellStart"/>
      <w:r w:rsidRPr="007C07AE">
        <w:rPr>
          <w:i/>
        </w:rPr>
        <w:t>Sanitation</w:t>
      </w:r>
      <w:proofErr w:type="spellEnd"/>
      <w:r w:rsidRPr="007C07AE">
        <w:rPr>
          <w:i/>
        </w:rPr>
        <w:t xml:space="preserve"> </w:t>
      </w:r>
      <w:proofErr w:type="spellStart"/>
      <w:r w:rsidRPr="007C07AE">
        <w:rPr>
          <w:i/>
        </w:rPr>
        <w:t>Foundation</w:t>
      </w:r>
      <w:proofErr w:type="spellEnd"/>
      <w:r w:rsidRPr="007C07AE">
        <w:t xml:space="preserve"> (ICA-NSF) y se eval</w:t>
      </w:r>
      <w:r>
        <w:t>uó</w:t>
      </w:r>
      <w:r w:rsidRPr="007C07AE">
        <w:t xml:space="preserve"> el grado de cumplimiento del</w:t>
      </w:r>
      <w:del w:id="63" w:author="..fio celabe.." w:date="2022-07-08T15:19:00Z">
        <w:r w:rsidRPr="007C07AE" w:rsidDel="00805B25">
          <w:delText xml:space="preserve"> </w:delText>
        </w:r>
      </w:del>
      <w:r w:rsidRPr="007C07AE">
        <w:t xml:space="preserve"> padrón nacional de agua establecido según Resolución N</w:t>
      </w:r>
      <w:r w:rsidRPr="007C07AE">
        <w:rPr>
          <w:rFonts w:ascii="Courier New" w:hAnsi="Courier New" w:cs="Courier New"/>
          <w:lang w:val="es-ES"/>
        </w:rPr>
        <w:t>º</w:t>
      </w:r>
      <w:r w:rsidRPr="007C07AE">
        <w:rPr>
          <w:rFonts w:cs="Courier New"/>
          <w:lang w:val="es-ES"/>
        </w:rPr>
        <w:t xml:space="preserve"> 222/02</w:t>
      </w:r>
      <w:r>
        <w:t>.</w:t>
      </w:r>
    </w:p>
    <w:p w14:paraId="1F09208F" w14:textId="77777777" w:rsidR="00C76509" w:rsidRPr="00C76509" w:rsidRDefault="00C76509" w:rsidP="00C76509">
      <w:pPr>
        <w:jc w:val="both"/>
        <w:rPr>
          <w:sz w:val="10"/>
        </w:rPr>
      </w:pPr>
    </w:p>
    <w:p w14:paraId="111D21C1" w14:textId="1168949B" w:rsidR="00E32F32" w:rsidRPr="00C302F6" w:rsidRDefault="00C76509" w:rsidP="00C302F6">
      <w:r>
        <w:rPr>
          <w:noProof/>
          <w:lang w:val="es-ES" w:eastAsia="es-ES"/>
        </w:rPr>
        <w:drawing>
          <wp:inline distT="0" distB="0" distL="0" distR="0" wp14:anchorId="7419ABF0" wp14:editId="082AC563">
            <wp:extent cx="5400040" cy="2788315"/>
            <wp:effectExtent l="0" t="0" r="10160" b="12065"/>
            <wp:docPr id="479" name="Gráfico 47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bl>
      <w:tblPr>
        <w:tblStyle w:val="Tablaconcuadrcula1"/>
        <w:tblW w:w="8505" w:type="dxa"/>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073"/>
        <w:gridCol w:w="1535"/>
        <w:gridCol w:w="1507"/>
        <w:gridCol w:w="1506"/>
        <w:gridCol w:w="1496"/>
        <w:gridCol w:w="1388"/>
      </w:tblGrid>
      <w:tr w:rsidR="00B50C7F" w:rsidRPr="006732EE" w14:paraId="725D2E82" w14:textId="77777777" w:rsidTr="00B50C7F">
        <w:tc>
          <w:tcPr>
            <w:tcW w:w="1073" w:type="dxa"/>
            <w:vAlign w:val="center"/>
          </w:tcPr>
          <w:p w14:paraId="2B7CB570" w14:textId="7BCE2C41" w:rsidR="00B50C7F" w:rsidRPr="006732EE" w:rsidRDefault="00E342C7" w:rsidP="00B50C7F">
            <w:pPr>
              <w:spacing w:line="240" w:lineRule="auto"/>
              <w:contextualSpacing w:val="0"/>
              <w:jc w:val="center"/>
              <w:rPr>
                <w:rFonts w:eastAsia="Calibri"/>
                <w:sz w:val="16"/>
                <w:szCs w:val="16"/>
              </w:rPr>
            </w:pPr>
            <w:bookmarkStart w:id="64" w:name="_Toc70330494"/>
            <w:r w:rsidRPr="00D45955">
              <w:t xml:space="preserve"> </w:t>
            </w:r>
            <w:r w:rsidR="00B50C7F" w:rsidRPr="006732EE">
              <w:rPr>
                <w:rFonts w:eastAsia="Calibri"/>
                <w:sz w:val="16"/>
                <w:szCs w:val="16"/>
              </w:rPr>
              <w:t>NFS</w:t>
            </w:r>
          </w:p>
        </w:tc>
        <w:tc>
          <w:tcPr>
            <w:tcW w:w="1535" w:type="dxa"/>
            <w:shd w:val="clear" w:color="auto" w:fill="2E74B5" w:themeFill="accent1" w:themeFillShade="BF"/>
            <w:vAlign w:val="center"/>
          </w:tcPr>
          <w:p w14:paraId="6A496180" w14:textId="77777777" w:rsidR="00B50C7F" w:rsidRPr="006732EE" w:rsidRDefault="00B50C7F" w:rsidP="00B50C7F">
            <w:pPr>
              <w:spacing w:line="240" w:lineRule="auto"/>
              <w:contextualSpacing w:val="0"/>
              <w:jc w:val="center"/>
              <w:rPr>
                <w:rFonts w:eastAsia="Calibri"/>
                <w:sz w:val="16"/>
                <w:szCs w:val="16"/>
              </w:rPr>
            </w:pPr>
            <w:r w:rsidRPr="006732EE">
              <w:rPr>
                <w:rFonts w:eastAsia="Calibri"/>
                <w:sz w:val="16"/>
                <w:szCs w:val="16"/>
              </w:rPr>
              <w:t>Excelente</w:t>
            </w:r>
            <w:r w:rsidRPr="006732EE">
              <w:rPr>
                <w:rFonts w:eastAsia="Calibri"/>
                <w:sz w:val="16"/>
                <w:szCs w:val="16"/>
                <w:lang w:val="en-US"/>
              </w:rPr>
              <w:t xml:space="preserve">: </w:t>
            </w:r>
            <w:r w:rsidRPr="006732EE">
              <w:rPr>
                <w:rFonts w:eastAsia="Calibri"/>
                <w:sz w:val="16"/>
                <w:szCs w:val="16"/>
              </w:rPr>
              <w:t>91 – 100</w:t>
            </w:r>
          </w:p>
        </w:tc>
        <w:tc>
          <w:tcPr>
            <w:tcW w:w="1507" w:type="dxa"/>
            <w:shd w:val="clear" w:color="auto" w:fill="6CAB68"/>
            <w:vAlign w:val="center"/>
          </w:tcPr>
          <w:p w14:paraId="1C2E6736" w14:textId="77777777" w:rsidR="00B50C7F" w:rsidRPr="006732EE" w:rsidRDefault="00B50C7F" w:rsidP="00B50C7F">
            <w:pPr>
              <w:spacing w:line="240" w:lineRule="auto"/>
              <w:contextualSpacing w:val="0"/>
              <w:jc w:val="center"/>
              <w:rPr>
                <w:rFonts w:eastAsia="Calibri"/>
                <w:sz w:val="16"/>
                <w:szCs w:val="16"/>
              </w:rPr>
            </w:pPr>
            <w:proofErr w:type="gramStart"/>
            <w:r w:rsidRPr="006732EE">
              <w:rPr>
                <w:rFonts w:eastAsia="Calibri"/>
                <w:sz w:val="16"/>
                <w:szCs w:val="16"/>
              </w:rPr>
              <w:t>Buena :</w:t>
            </w:r>
            <w:proofErr w:type="gramEnd"/>
            <w:r w:rsidRPr="006732EE">
              <w:rPr>
                <w:rFonts w:eastAsia="Calibri"/>
                <w:sz w:val="16"/>
                <w:szCs w:val="16"/>
              </w:rPr>
              <w:t xml:space="preserve"> 71-90</w:t>
            </w:r>
          </w:p>
        </w:tc>
        <w:tc>
          <w:tcPr>
            <w:tcW w:w="1506" w:type="dxa"/>
            <w:shd w:val="clear" w:color="auto" w:fill="FFFF00"/>
            <w:vAlign w:val="center"/>
          </w:tcPr>
          <w:p w14:paraId="3B3A31D3" w14:textId="77777777" w:rsidR="00B50C7F" w:rsidRPr="006732EE" w:rsidRDefault="00B50C7F" w:rsidP="00B50C7F">
            <w:pPr>
              <w:spacing w:line="240" w:lineRule="auto"/>
              <w:contextualSpacing w:val="0"/>
              <w:jc w:val="center"/>
              <w:rPr>
                <w:rFonts w:eastAsia="Calibri"/>
                <w:sz w:val="16"/>
                <w:szCs w:val="16"/>
              </w:rPr>
            </w:pPr>
            <w:proofErr w:type="gramStart"/>
            <w:r w:rsidRPr="006732EE">
              <w:rPr>
                <w:rFonts w:eastAsia="Calibri"/>
                <w:sz w:val="16"/>
                <w:szCs w:val="16"/>
              </w:rPr>
              <w:t>Media :</w:t>
            </w:r>
            <w:proofErr w:type="gramEnd"/>
            <w:r w:rsidRPr="006732EE">
              <w:rPr>
                <w:rFonts w:eastAsia="Calibri"/>
                <w:sz w:val="16"/>
                <w:szCs w:val="16"/>
              </w:rPr>
              <w:t xml:space="preserve"> 51-70</w:t>
            </w:r>
          </w:p>
        </w:tc>
        <w:tc>
          <w:tcPr>
            <w:tcW w:w="1496" w:type="dxa"/>
            <w:shd w:val="clear" w:color="auto" w:fill="FFC000"/>
            <w:vAlign w:val="center"/>
          </w:tcPr>
          <w:p w14:paraId="42962FC3" w14:textId="77777777" w:rsidR="00B50C7F" w:rsidRPr="006732EE" w:rsidRDefault="00B50C7F" w:rsidP="00B50C7F">
            <w:pPr>
              <w:spacing w:line="240" w:lineRule="auto"/>
              <w:contextualSpacing w:val="0"/>
              <w:jc w:val="center"/>
              <w:rPr>
                <w:rFonts w:eastAsia="Calibri"/>
                <w:sz w:val="16"/>
                <w:szCs w:val="16"/>
              </w:rPr>
            </w:pPr>
            <w:proofErr w:type="gramStart"/>
            <w:r w:rsidRPr="006732EE">
              <w:rPr>
                <w:rFonts w:eastAsia="Calibri"/>
                <w:sz w:val="16"/>
                <w:szCs w:val="16"/>
              </w:rPr>
              <w:t>Mala :</w:t>
            </w:r>
            <w:proofErr w:type="gramEnd"/>
            <w:r w:rsidRPr="006732EE">
              <w:rPr>
                <w:rFonts w:eastAsia="Calibri"/>
                <w:sz w:val="16"/>
                <w:szCs w:val="16"/>
              </w:rPr>
              <w:t xml:space="preserve"> 26-50</w:t>
            </w:r>
          </w:p>
        </w:tc>
        <w:tc>
          <w:tcPr>
            <w:tcW w:w="1388" w:type="dxa"/>
            <w:shd w:val="clear" w:color="auto" w:fill="BF3030"/>
            <w:vAlign w:val="center"/>
          </w:tcPr>
          <w:p w14:paraId="16B329F4" w14:textId="77777777" w:rsidR="00B50C7F" w:rsidRPr="006732EE" w:rsidRDefault="00B50C7F" w:rsidP="00B50C7F">
            <w:pPr>
              <w:spacing w:line="240" w:lineRule="auto"/>
              <w:contextualSpacing w:val="0"/>
              <w:jc w:val="center"/>
              <w:rPr>
                <w:rFonts w:eastAsia="Calibri"/>
                <w:sz w:val="16"/>
                <w:szCs w:val="16"/>
              </w:rPr>
            </w:pPr>
            <w:r w:rsidRPr="006732EE">
              <w:rPr>
                <w:rFonts w:eastAsia="Calibri"/>
                <w:sz w:val="16"/>
                <w:szCs w:val="16"/>
              </w:rPr>
              <w:t xml:space="preserve">Muy </w:t>
            </w:r>
            <w:proofErr w:type="gramStart"/>
            <w:r w:rsidRPr="006732EE">
              <w:rPr>
                <w:rFonts w:eastAsia="Calibri"/>
                <w:sz w:val="16"/>
                <w:szCs w:val="16"/>
              </w:rPr>
              <w:t>mala :</w:t>
            </w:r>
            <w:proofErr w:type="gramEnd"/>
            <w:r w:rsidRPr="006732EE">
              <w:rPr>
                <w:rFonts w:eastAsia="Calibri"/>
                <w:sz w:val="16"/>
                <w:szCs w:val="16"/>
              </w:rPr>
              <w:t xml:space="preserve"> 0-25</w:t>
            </w:r>
          </w:p>
        </w:tc>
      </w:tr>
    </w:tbl>
    <w:p w14:paraId="7622B46C" w14:textId="2A50E0B3" w:rsidR="007E7A27" w:rsidRDefault="00B50C7F" w:rsidP="00626AE4">
      <w:pPr>
        <w:pStyle w:val="Descripcin"/>
        <w:keepNext/>
        <w:spacing w:after="0"/>
        <w:jc w:val="left"/>
      </w:pPr>
      <w:bookmarkStart w:id="65" w:name="_Toc108470333"/>
      <w:r>
        <w:t xml:space="preserve">Figura </w:t>
      </w:r>
      <w:fldSimple w:instr=" SEQ Figura \* ARABIC ">
        <w:r w:rsidR="00626AE4">
          <w:rPr>
            <w:noProof/>
          </w:rPr>
          <w:t>1</w:t>
        </w:r>
      </w:fldSimple>
      <w:r>
        <w:t xml:space="preserve">. </w:t>
      </w:r>
      <w:r w:rsidR="00C76509" w:rsidRPr="00D45955">
        <w:t>Evaluación del punto de monitoreo FW 104-ZA</w:t>
      </w:r>
      <w:r w:rsidR="00D46E5F" w:rsidRPr="00D45955">
        <w:t>.</w:t>
      </w:r>
      <w:bookmarkEnd w:id="64"/>
      <w:bookmarkEnd w:id="65"/>
    </w:p>
    <w:p w14:paraId="1D023CAF" w14:textId="77777777" w:rsidR="00D45955" w:rsidRPr="00FA19DA" w:rsidRDefault="00D45955" w:rsidP="00D45955"/>
    <w:p w14:paraId="58318B0B" w14:textId="4A228805" w:rsidR="00C76509" w:rsidRDefault="00C76509" w:rsidP="00C76509">
      <w:pPr>
        <w:jc w:val="both"/>
        <w:rPr>
          <w:lang w:val="es-ES"/>
        </w:rPr>
      </w:pPr>
      <w:proofErr w:type="gramStart"/>
      <w:r>
        <w:rPr>
          <w:lang w:val="es-ES"/>
        </w:rPr>
        <w:t>De acuerdo al</w:t>
      </w:r>
      <w:proofErr w:type="gramEnd"/>
      <w:r>
        <w:rPr>
          <w:lang w:val="es-ES"/>
        </w:rPr>
        <w:t xml:space="preserve"> ICA-NSF la calidad de agua del curso hídrico se encuentra en el rango de media a buena, el cumplimiento del padrón nacional de aguas fue similar en to</w:t>
      </w:r>
      <w:r w:rsidR="00DC69A0">
        <w:rPr>
          <w:lang w:val="es-ES"/>
        </w:rPr>
        <w:t>das las campañas. En el cuadro 1</w:t>
      </w:r>
      <w:r>
        <w:rPr>
          <w:lang w:val="es-ES"/>
        </w:rPr>
        <w:t xml:space="preserve"> se reportan los parámetros que presentaron desviaciones con respecto a los límites de referencia.</w:t>
      </w:r>
    </w:p>
    <w:p w14:paraId="7FB011A3" w14:textId="77777777" w:rsidR="00C76509" w:rsidRDefault="00C76509" w:rsidP="00C76509">
      <w:pPr>
        <w:jc w:val="both"/>
        <w:rPr>
          <w:lang w:val="es-ES"/>
        </w:rPr>
      </w:pPr>
    </w:p>
    <w:tbl>
      <w:tblPr>
        <w:tblStyle w:val="Cuadrculaclara"/>
        <w:tblW w:w="0" w:type="auto"/>
        <w:tblLook w:val="04A0" w:firstRow="1" w:lastRow="0" w:firstColumn="1" w:lastColumn="0" w:noHBand="0" w:noVBand="1"/>
      </w:tblPr>
      <w:tblGrid>
        <w:gridCol w:w="2392"/>
        <w:gridCol w:w="1966"/>
        <w:gridCol w:w="2194"/>
        <w:gridCol w:w="2168"/>
      </w:tblGrid>
      <w:tr w:rsidR="00C76509" w14:paraId="3BF6796A" w14:textId="77777777" w:rsidTr="00076909">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8720" w:type="dxa"/>
            <w:gridSpan w:val="4"/>
          </w:tcPr>
          <w:p w14:paraId="5F50DB35" w14:textId="239316DD" w:rsidR="00C76509" w:rsidRPr="00DC69A0" w:rsidRDefault="00DC69A0" w:rsidP="00DC69A0">
            <w:pPr>
              <w:pStyle w:val="Descripcin"/>
              <w:keepNext/>
              <w:spacing w:after="0"/>
              <w:jc w:val="center"/>
            </w:pPr>
            <w:bookmarkStart w:id="66" w:name="_Toc108436966"/>
            <w:r w:rsidRPr="00DC69A0">
              <w:rPr>
                <w:b w:val="0"/>
              </w:rPr>
              <w:t xml:space="preserve">CUADRO </w:t>
            </w:r>
            <w:r w:rsidRPr="00DC69A0">
              <w:fldChar w:fldCharType="begin"/>
            </w:r>
            <w:r w:rsidRPr="00DC69A0">
              <w:rPr>
                <w:b w:val="0"/>
              </w:rPr>
              <w:instrText xml:space="preserve"> SEQ CUADRO \* ARABIC </w:instrText>
            </w:r>
            <w:r w:rsidRPr="00DC69A0">
              <w:fldChar w:fldCharType="separate"/>
            </w:r>
            <w:r w:rsidR="00D14FCF">
              <w:rPr>
                <w:b w:val="0"/>
                <w:noProof/>
              </w:rPr>
              <w:t>1</w:t>
            </w:r>
            <w:r w:rsidRPr="00DC69A0">
              <w:fldChar w:fldCharType="end"/>
            </w:r>
            <w:r w:rsidRPr="00DC69A0">
              <w:rPr>
                <w:b w:val="0"/>
              </w:rPr>
              <w:t>.</w:t>
            </w:r>
            <w:r>
              <w:t xml:space="preserve"> </w:t>
            </w:r>
            <w:r w:rsidR="00C76509" w:rsidRPr="00C76509">
              <w:rPr>
                <w:rFonts w:ascii="MADE Evolve Sans" w:hAnsi="MADE Evolve Sans"/>
                <w:b w:val="0"/>
                <w:color w:val="000000" w:themeColor="text1"/>
              </w:rPr>
              <w:t>CUMPLIMIENTO DE LA RESOLUCIÓN 222/02 – FW 104-ZA</w:t>
            </w:r>
            <w:bookmarkEnd w:id="66"/>
          </w:p>
        </w:tc>
      </w:tr>
      <w:tr w:rsidR="00C76509" w14:paraId="4426A602" w14:textId="77777777" w:rsidTr="00076909">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92" w:type="dxa"/>
          </w:tcPr>
          <w:p w14:paraId="799CA654" w14:textId="77777777" w:rsidR="00C76509" w:rsidRPr="00AE7201" w:rsidRDefault="00C76509" w:rsidP="00C76509">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1966" w:type="dxa"/>
          </w:tcPr>
          <w:p w14:paraId="09A5E805" w14:textId="77777777" w:rsidR="00C76509" w:rsidRPr="00AE7201" w:rsidRDefault="00C76509" w:rsidP="00C76509">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194" w:type="dxa"/>
          </w:tcPr>
          <w:p w14:paraId="3CC2B2E7" w14:textId="77777777" w:rsidR="00C76509" w:rsidRPr="00AE7201" w:rsidRDefault="00C76509" w:rsidP="00C76509">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168" w:type="dxa"/>
          </w:tcPr>
          <w:p w14:paraId="14560C68" w14:textId="77777777" w:rsidR="00C76509" w:rsidRPr="00AE7201" w:rsidRDefault="00C76509" w:rsidP="00C76509">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C76509" w14:paraId="3F5A082C" w14:textId="77777777" w:rsidTr="00076909">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92" w:type="dxa"/>
            <w:vAlign w:val="center"/>
          </w:tcPr>
          <w:p w14:paraId="19BB655C" w14:textId="77777777" w:rsidR="00C76509" w:rsidRPr="00AE7201" w:rsidRDefault="00C76509" w:rsidP="00C76509">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1966" w:type="dxa"/>
            <w:vAlign w:val="center"/>
          </w:tcPr>
          <w:p w14:paraId="452C2A9A" w14:textId="77777777" w:rsidR="00C76509" w:rsidRPr="00AE7201" w:rsidRDefault="00C76509" w:rsidP="00C76509">
            <w:pPr>
              <w:jc w:val="center"/>
              <w:cnfStyle w:val="000000010000" w:firstRow="0" w:lastRow="0" w:firstColumn="0" w:lastColumn="0" w:oddVBand="0" w:evenVBand="0" w:oddHBand="0" w:evenHBand="1" w:firstRowFirstColumn="0" w:firstRowLastColumn="0" w:lastRowFirstColumn="0" w:lastRowLastColumn="0"/>
            </w:pPr>
            <w:r>
              <w:t>88,8%</w:t>
            </w:r>
          </w:p>
        </w:tc>
        <w:tc>
          <w:tcPr>
            <w:tcW w:w="2194" w:type="dxa"/>
            <w:vAlign w:val="center"/>
          </w:tcPr>
          <w:p w14:paraId="4A6B27EB" w14:textId="77777777" w:rsidR="00C76509" w:rsidRPr="00AE7201" w:rsidRDefault="00C76509" w:rsidP="00C76509">
            <w:pPr>
              <w:jc w:val="center"/>
              <w:cnfStyle w:val="000000010000" w:firstRow="0" w:lastRow="0" w:firstColumn="0" w:lastColumn="0" w:oddVBand="0" w:evenVBand="0" w:oddHBand="0" w:evenHBand="1" w:firstRowFirstColumn="0" w:firstRowLastColumn="0" w:lastRowFirstColumn="0" w:lastRowLastColumn="0"/>
            </w:pPr>
            <w:r>
              <w:t>88,8%</w:t>
            </w:r>
          </w:p>
        </w:tc>
        <w:tc>
          <w:tcPr>
            <w:tcW w:w="2168" w:type="dxa"/>
          </w:tcPr>
          <w:p w14:paraId="0BE73146" w14:textId="77777777" w:rsidR="00C76509" w:rsidRPr="00AE7201" w:rsidRDefault="00C76509" w:rsidP="00C76509">
            <w:pPr>
              <w:jc w:val="center"/>
              <w:cnfStyle w:val="000000010000" w:firstRow="0" w:lastRow="0" w:firstColumn="0" w:lastColumn="0" w:oddVBand="0" w:evenVBand="0" w:oddHBand="0" w:evenHBand="1" w:firstRowFirstColumn="0" w:firstRowLastColumn="0" w:lastRowFirstColumn="0" w:lastRowLastColumn="0"/>
            </w:pPr>
            <w:r>
              <w:t>86,7%</w:t>
            </w:r>
          </w:p>
        </w:tc>
      </w:tr>
      <w:tr w:rsidR="00C76509" w14:paraId="548F12D7" w14:textId="77777777" w:rsidTr="00076909">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92" w:type="dxa"/>
            <w:vAlign w:val="center"/>
          </w:tcPr>
          <w:p w14:paraId="7BF84D3B" w14:textId="77777777" w:rsidR="00C76509" w:rsidRPr="00AE7201" w:rsidRDefault="00C76509" w:rsidP="00C76509">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1966" w:type="dxa"/>
            <w:vAlign w:val="center"/>
          </w:tcPr>
          <w:p w14:paraId="7FB7DB0C" w14:textId="77777777" w:rsidR="00C76509" w:rsidRPr="00AE7201" w:rsidRDefault="00C76509" w:rsidP="00C76509">
            <w:pPr>
              <w:jc w:val="center"/>
              <w:cnfStyle w:val="000000100000" w:firstRow="0" w:lastRow="0" w:firstColumn="0" w:lastColumn="0" w:oddVBand="0" w:evenVBand="0" w:oddHBand="1" w:evenHBand="0" w:firstRowFirstColumn="0" w:firstRowLastColumn="0" w:lastRowFirstColumn="0" w:lastRowLastColumn="0"/>
            </w:pPr>
            <w:r>
              <w:t>11,11%</w:t>
            </w:r>
          </w:p>
        </w:tc>
        <w:tc>
          <w:tcPr>
            <w:tcW w:w="2194" w:type="dxa"/>
            <w:vAlign w:val="center"/>
          </w:tcPr>
          <w:p w14:paraId="4B5B5CE9" w14:textId="77777777" w:rsidR="00C76509" w:rsidRPr="00AE7201" w:rsidRDefault="00C76509" w:rsidP="00C76509">
            <w:pPr>
              <w:jc w:val="center"/>
              <w:cnfStyle w:val="000000100000" w:firstRow="0" w:lastRow="0" w:firstColumn="0" w:lastColumn="0" w:oddVBand="0" w:evenVBand="0" w:oddHBand="1" w:evenHBand="0" w:firstRowFirstColumn="0" w:firstRowLastColumn="0" w:lastRowFirstColumn="0" w:lastRowLastColumn="0"/>
            </w:pPr>
            <w:r>
              <w:t>11,11%</w:t>
            </w:r>
          </w:p>
        </w:tc>
        <w:tc>
          <w:tcPr>
            <w:tcW w:w="2168" w:type="dxa"/>
          </w:tcPr>
          <w:p w14:paraId="0B0832BC" w14:textId="77777777" w:rsidR="00C76509" w:rsidRPr="00AE7201" w:rsidRDefault="00C76509" w:rsidP="00C76509">
            <w:pPr>
              <w:jc w:val="center"/>
              <w:cnfStyle w:val="000000100000" w:firstRow="0" w:lastRow="0" w:firstColumn="0" w:lastColumn="0" w:oddVBand="0" w:evenVBand="0" w:oddHBand="1" w:evenHBand="0" w:firstRowFirstColumn="0" w:firstRowLastColumn="0" w:lastRowFirstColumn="0" w:lastRowLastColumn="0"/>
            </w:pPr>
            <w:r>
              <w:t>13,3%</w:t>
            </w:r>
          </w:p>
        </w:tc>
      </w:tr>
      <w:tr w:rsidR="00C76509" w14:paraId="113E01F9" w14:textId="77777777" w:rsidTr="00076909">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392" w:type="dxa"/>
            <w:vAlign w:val="center"/>
          </w:tcPr>
          <w:p w14:paraId="0FD292F5" w14:textId="77777777" w:rsidR="00C76509" w:rsidRPr="00AE7201" w:rsidRDefault="00C76509" w:rsidP="00C76509">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1966" w:type="dxa"/>
            <w:vAlign w:val="center"/>
          </w:tcPr>
          <w:p w14:paraId="1C5C741C" w14:textId="77777777" w:rsidR="00C76509" w:rsidRDefault="00C76509" w:rsidP="00C765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Amoníaco</w:t>
            </w:r>
          </w:p>
          <w:p w14:paraId="21DF0501" w14:textId="77777777" w:rsidR="00C76509" w:rsidRDefault="00C76509" w:rsidP="00C765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Arsénico</w:t>
            </w:r>
          </w:p>
          <w:p w14:paraId="03CFBF00" w14:textId="77777777" w:rsidR="00C76509" w:rsidRDefault="00C76509" w:rsidP="00C765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Hierro soluble</w:t>
            </w:r>
          </w:p>
          <w:p w14:paraId="53DF08FD" w14:textId="77777777" w:rsidR="00C76509" w:rsidRDefault="00C76509" w:rsidP="00C765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p w14:paraId="2E68AF46" w14:textId="77777777" w:rsidR="00C76509" w:rsidRPr="001B77E3" w:rsidRDefault="00C76509" w:rsidP="00C765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tc>
        <w:tc>
          <w:tcPr>
            <w:tcW w:w="2194" w:type="dxa"/>
            <w:vAlign w:val="center"/>
          </w:tcPr>
          <w:p w14:paraId="0118D059" w14:textId="77777777" w:rsidR="00C76509" w:rsidRPr="00AE7201" w:rsidRDefault="00C76509" w:rsidP="00C765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Fósforo total</w:t>
            </w:r>
          </w:p>
          <w:p w14:paraId="2FFD977C" w14:textId="77777777" w:rsidR="00C76509" w:rsidRPr="00AE7201" w:rsidRDefault="00C76509" w:rsidP="00C765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Nitrógeno total</w:t>
            </w:r>
          </w:p>
          <w:p w14:paraId="2EA94FE2" w14:textId="77777777" w:rsidR="00C76509" w:rsidRPr="00AE7201" w:rsidRDefault="00C76509" w:rsidP="00C765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Amoníaco</w:t>
            </w:r>
          </w:p>
          <w:p w14:paraId="306A5C4B" w14:textId="77777777" w:rsidR="00C76509" w:rsidRDefault="00C76509" w:rsidP="00C765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Hierro soluble</w:t>
            </w:r>
          </w:p>
          <w:p w14:paraId="7B637A81" w14:textId="77777777" w:rsidR="00C76509" w:rsidRPr="00AE7201" w:rsidRDefault="00C76509" w:rsidP="00C765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proofErr w:type="spellStart"/>
            <w:r>
              <w:rPr>
                <w:sz w:val="18"/>
                <w:szCs w:val="18"/>
              </w:rPr>
              <w:t>Tubeconazole</w:t>
            </w:r>
            <w:proofErr w:type="spellEnd"/>
          </w:p>
        </w:tc>
        <w:tc>
          <w:tcPr>
            <w:tcW w:w="2168" w:type="dxa"/>
            <w:vAlign w:val="center"/>
          </w:tcPr>
          <w:p w14:paraId="325F9379" w14:textId="77777777" w:rsidR="00C76509" w:rsidRDefault="00C76509" w:rsidP="00C765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Fósforo total</w:t>
            </w:r>
          </w:p>
          <w:p w14:paraId="17A95AB5" w14:textId="77777777" w:rsidR="00C76509" w:rsidRDefault="00C76509" w:rsidP="00C765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Amoníaco</w:t>
            </w:r>
          </w:p>
          <w:p w14:paraId="57098BBF" w14:textId="77777777" w:rsidR="00C76509" w:rsidRDefault="00C76509" w:rsidP="00C765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Aluminio</w:t>
            </w:r>
          </w:p>
          <w:p w14:paraId="24430EDB" w14:textId="77777777" w:rsidR="00C76509" w:rsidRPr="00AE7201" w:rsidRDefault="00C76509" w:rsidP="00C765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Plomo</w:t>
            </w:r>
          </w:p>
          <w:p w14:paraId="3B9DB3B0" w14:textId="77777777" w:rsidR="00C76509" w:rsidRPr="00AE7201" w:rsidRDefault="00C76509" w:rsidP="00C765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Hierro soluble</w:t>
            </w:r>
          </w:p>
          <w:p w14:paraId="2C032F65" w14:textId="77777777" w:rsidR="00C76509" w:rsidRPr="00EE31F4" w:rsidRDefault="00C76509" w:rsidP="00C765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r>
    </w:tbl>
    <w:p w14:paraId="7662D6E4" w14:textId="77777777" w:rsidR="00076909" w:rsidRDefault="00076909" w:rsidP="008C0E11">
      <w:pPr>
        <w:pStyle w:val="Prrafodelista"/>
        <w:spacing w:after="160" w:line="259" w:lineRule="auto"/>
        <w:ind w:left="0"/>
        <w:contextualSpacing w:val="0"/>
        <w:rPr>
          <w:rFonts w:asciiTheme="majorHAnsi" w:hAnsiTheme="majorHAnsi"/>
          <w:sz w:val="18"/>
          <w:szCs w:val="18"/>
        </w:rPr>
      </w:pPr>
    </w:p>
    <w:p w14:paraId="3BE93A8E" w14:textId="77777777" w:rsidR="002E45C0" w:rsidRDefault="002E45C0" w:rsidP="008C0E11">
      <w:pPr>
        <w:pStyle w:val="Prrafodelista"/>
        <w:spacing w:after="160" w:line="259" w:lineRule="auto"/>
        <w:ind w:left="0"/>
        <w:contextualSpacing w:val="0"/>
        <w:rPr>
          <w:rFonts w:asciiTheme="majorHAnsi" w:hAnsiTheme="majorHAnsi"/>
          <w:sz w:val="18"/>
          <w:szCs w:val="18"/>
        </w:rPr>
      </w:pPr>
    </w:p>
    <w:p w14:paraId="48DAE5BC" w14:textId="77777777" w:rsidR="00076909" w:rsidRDefault="00076909" w:rsidP="008C0E11">
      <w:pPr>
        <w:pStyle w:val="Prrafodelista"/>
        <w:spacing w:after="160" w:line="259" w:lineRule="auto"/>
        <w:ind w:left="0"/>
        <w:contextualSpacing w:val="0"/>
        <w:rPr>
          <w:rFonts w:asciiTheme="majorHAnsi" w:hAnsiTheme="majorHAnsi"/>
          <w:sz w:val="18"/>
          <w:szCs w:val="18"/>
        </w:rPr>
      </w:pPr>
    </w:p>
    <w:p w14:paraId="2F404B7B" w14:textId="21A2F43C" w:rsidR="007E7A27" w:rsidRDefault="00A1215C" w:rsidP="006E2CA8">
      <w:pPr>
        <w:spacing w:line="259" w:lineRule="auto"/>
        <w:contextualSpacing w:val="0"/>
        <w:rPr>
          <w:rFonts w:asciiTheme="majorHAnsi" w:hAnsiTheme="majorHAnsi" w:cs="Courier New"/>
          <w:lang w:val="es-ES"/>
        </w:rPr>
      </w:pPr>
      <w:bookmarkStart w:id="67" w:name="_Toc70326564"/>
      <w:bookmarkStart w:id="68" w:name="_Toc70327372"/>
      <w:bookmarkStart w:id="69" w:name="_Toc108566545"/>
      <w:r>
        <w:rPr>
          <w:rStyle w:val="Ttulo2Car"/>
        </w:rPr>
        <w:t>3.1</w:t>
      </w:r>
      <w:r w:rsidR="008B0D83" w:rsidRPr="009C4D1F">
        <w:rPr>
          <w:rStyle w:val="Ttulo2Car"/>
        </w:rPr>
        <w:t>.2</w:t>
      </w:r>
      <w:r w:rsidR="007E7A27" w:rsidRPr="009C4D1F">
        <w:rPr>
          <w:rStyle w:val="Ttulo2Car"/>
        </w:rPr>
        <w:t xml:space="preserve"> Análisis</w:t>
      </w:r>
      <w:r w:rsidR="00076909">
        <w:rPr>
          <w:rStyle w:val="Ttulo2Car"/>
        </w:rPr>
        <w:t xml:space="preserve"> del</w:t>
      </w:r>
      <w:r w:rsidR="007E7A27" w:rsidRPr="009C4D1F">
        <w:rPr>
          <w:rStyle w:val="Ttulo2Car"/>
        </w:rPr>
        <w:t xml:space="preserve"> </w:t>
      </w:r>
      <w:r w:rsidR="00076909" w:rsidRPr="00076909">
        <w:rPr>
          <w:rStyle w:val="Ttulo2Car"/>
        </w:rPr>
        <w:t>punto FW 201-ST</w:t>
      </w:r>
      <w:bookmarkEnd w:id="67"/>
      <w:bookmarkEnd w:id="68"/>
      <w:bookmarkEnd w:id="69"/>
    </w:p>
    <w:p w14:paraId="169E17FC" w14:textId="77777777" w:rsidR="006E2CA8" w:rsidRPr="003D37ED" w:rsidRDefault="006E2CA8" w:rsidP="006E2CA8">
      <w:pPr>
        <w:rPr>
          <w:sz w:val="10"/>
        </w:rPr>
      </w:pPr>
    </w:p>
    <w:p w14:paraId="147528DD" w14:textId="77777777" w:rsidR="00076909" w:rsidRDefault="00076909" w:rsidP="00076909">
      <w:pPr>
        <w:jc w:val="both"/>
      </w:pPr>
      <w:r>
        <w:t xml:space="preserve">La estación de monitoreo FW 201-ST se encuentra en la estancia denominada Santa Teresa en el distrito de Bella Vista, Departamento de Amambay; sus coordenadas UTM de referencia son 21K 543911.54 m E 7497910.60 m S. En el área de influencia de la estación se verifica el desarrollo de actividades ganaderas y plantaciones forestales de </w:t>
      </w:r>
      <w:r w:rsidRPr="001B551A">
        <w:rPr>
          <w:i/>
        </w:rPr>
        <w:t xml:space="preserve">Eucaliptus </w:t>
      </w:r>
      <w:proofErr w:type="spellStart"/>
      <w:r w:rsidRPr="001B551A">
        <w:rPr>
          <w:i/>
        </w:rPr>
        <w:t>sp</w:t>
      </w:r>
      <w:proofErr w:type="spellEnd"/>
      <w:r>
        <w:t>.</w:t>
      </w:r>
    </w:p>
    <w:p w14:paraId="6DAD5843" w14:textId="77777777" w:rsidR="00076909" w:rsidRDefault="00076909" w:rsidP="00076909">
      <w:pPr>
        <w:jc w:val="both"/>
      </w:pPr>
    </w:p>
    <w:p w14:paraId="2E1FE21A" w14:textId="77777777" w:rsidR="00076909" w:rsidRDefault="00076909" w:rsidP="00076909">
      <w:pPr>
        <w:jc w:val="both"/>
      </w:pPr>
      <w:r w:rsidRPr="000D4D71">
        <w:rPr>
          <w:highlight w:val="magenta"/>
        </w:rPr>
        <w:t xml:space="preserve">Este punto de monitoreo se localiza sobre el curso hídrico denominado </w:t>
      </w:r>
      <w:proofErr w:type="spellStart"/>
      <w:r w:rsidRPr="000D4D71">
        <w:rPr>
          <w:highlight w:val="magenta"/>
        </w:rPr>
        <w:t>Napegue</w:t>
      </w:r>
      <w:proofErr w:type="spellEnd"/>
      <w:r w:rsidRPr="000D4D71">
        <w:rPr>
          <w:highlight w:val="magenta"/>
        </w:rPr>
        <w:t>-i</w:t>
      </w:r>
      <w:r>
        <w:t xml:space="preserve">, afluente del </w:t>
      </w:r>
      <w:proofErr w:type="spellStart"/>
      <w:r>
        <w:t>Napegue</w:t>
      </w:r>
      <w:proofErr w:type="spellEnd"/>
      <w:r>
        <w:t xml:space="preserve">, </w:t>
      </w:r>
      <w:r w:rsidRPr="008926D8">
        <w:t xml:space="preserve">el </w:t>
      </w:r>
      <w:r w:rsidRPr="00722E94">
        <w:t xml:space="preserve">cauce </w:t>
      </w:r>
      <w:r>
        <w:t>en el tramo verificado es de</w:t>
      </w:r>
      <w:del w:id="70" w:author="..fio celabe.." w:date="2022-07-08T15:31:00Z">
        <w:r w:rsidDel="007A704A">
          <w:delText xml:space="preserve"> </w:delText>
        </w:r>
      </w:del>
      <w:r w:rsidRPr="00722E94">
        <w:t xml:space="preserve"> aproximadam</w:t>
      </w:r>
      <w:r>
        <w:t>ente 4</w:t>
      </w:r>
      <w:r w:rsidRPr="00722E94">
        <w:t xml:space="preserve"> metros de anch</w:t>
      </w:r>
      <w:r>
        <w:t>o y</w:t>
      </w:r>
      <w:r w:rsidRPr="00722E94">
        <w:t xml:space="preserve"> present</w:t>
      </w:r>
      <w:r>
        <w:t>ó</w:t>
      </w:r>
      <w:r w:rsidRPr="00722E94">
        <w:t xml:space="preserve"> caudal de agua en todas las campañas realizadas</w:t>
      </w:r>
      <w:r>
        <w:t xml:space="preserve">. </w:t>
      </w:r>
      <w:r w:rsidRPr="000D4D71">
        <w:rPr>
          <w:highlight w:val="magenta"/>
        </w:rPr>
        <w:t xml:space="preserve">El arroyo </w:t>
      </w:r>
      <w:proofErr w:type="spellStart"/>
      <w:r w:rsidRPr="000D4D71">
        <w:rPr>
          <w:highlight w:val="magenta"/>
        </w:rPr>
        <w:t>Napegue</w:t>
      </w:r>
      <w:proofErr w:type="spellEnd"/>
      <w:r w:rsidRPr="000D4D71">
        <w:rPr>
          <w:highlight w:val="magenta"/>
        </w:rPr>
        <w:t xml:space="preserve"> pertenece a la microcuenca </w:t>
      </w:r>
      <w:proofErr w:type="spellStart"/>
      <w:r w:rsidRPr="000D4D71">
        <w:rPr>
          <w:highlight w:val="magenta"/>
        </w:rPr>
        <w:t>Negla</w:t>
      </w:r>
      <w:proofErr w:type="spellEnd"/>
      <w:r w:rsidRPr="000D4D71">
        <w:rPr>
          <w:highlight w:val="magenta"/>
        </w:rPr>
        <w:t>.</w:t>
      </w:r>
    </w:p>
    <w:p w14:paraId="1831B82B" w14:textId="77777777" w:rsidR="00076909" w:rsidRDefault="00076909" w:rsidP="00076909">
      <w:pPr>
        <w:jc w:val="both"/>
      </w:pPr>
    </w:p>
    <w:p w14:paraId="4673105A" w14:textId="77777777" w:rsidR="00076909" w:rsidRPr="00722E94" w:rsidRDefault="00076909" w:rsidP="00076909">
      <w:pPr>
        <w:jc w:val="both"/>
      </w:pPr>
      <w:r w:rsidRPr="007C07AE">
        <w:t>En base a los resultados de laboratorio obtenidos en las sucesivas campa</w:t>
      </w:r>
      <w:proofErr w:type="spellStart"/>
      <w:r w:rsidRPr="007C07AE">
        <w:rPr>
          <w:lang w:val="es-ES"/>
        </w:rPr>
        <w:t>ñas</w:t>
      </w:r>
      <w:proofErr w:type="spellEnd"/>
      <w:r w:rsidRPr="007C07AE">
        <w:rPr>
          <w:lang w:val="es-ES"/>
        </w:rPr>
        <w:t xml:space="preserve"> se </w:t>
      </w:r>
      <w:r w:rsidRPr="007C07AE">
        <w:t>aplic</w:t>
      </w:r>
      <w:r>
        <w:t>ó</w:t>
      </w:r>
      <w:r w:rsidRPr="007C07AE">
        <w:t xml:space="preserve"> el Índice de Calidad de Agua de la </w:t>
      </w:r>
      <w:proofErr w:type="spellStart"/>
      <w:r w:rsidRPr="007C07AE">
        <w:rPr>
          <w:i/>
        </w:rPr>
        <w:t>National</w:t>
      </w:r>
      <w:proofErr w:type="spellEnd"/>
      <w:r w:rsidRPr="007C07AE">
        <w:rPr>
          <w:i/>
        </w:rPr>
        <w:t xml:space="preserve"> </w:t>
      </w:r>
      <w:proofErr w:type="spellStart"/>
      <w:r w:rsidRPr="007C07AE">
        <w:rPr>
          <w:i/>
        </w:rPr>
        <w:t>Sanitation</w:t>
      </w:r>
      <w:proofErr w:type="spellEnd"/>
      <w:r w:rsidRPr="007C07AE">
        <w:rPr>
          <w:i/>
        </w:rPr>
        <w:t xml:space="preserve"> </w:t>
      </w:r>
      <w:proofErr w:type="spellStart"/>
      <w:r w:rsidRPr="007C07AE">
        <w:rPr>
          <w:i/>
        </w:rPr>
        <w:t>Foundation</w:t>
      </w:r>
      <w:proofErr w:type="spellEnd"/>
      <w:r w:rsidRPr="007C07AE">
        <w:t xml:space="preserve"> (ICA-NSF) y se e</w:t>
      </w:r>
      <w:r>
        <w:t>valuó</w:t>
      </w:r>
      <w:r w:rsidRPr="007C07AE">
        <w:t xml:space="preserve"> el grado de cumplimiento del</w:t>
      </w:r>
      <w:del w:id="71" w:author="..fio celabe.." w:date="2022-07-08T15:33:00Z">
        <w:r w:rsidRPr="007C07AE" w:rsidDel="007A704A">
          <w:delText xml:space="preserve"> </w:delText>
        </w:r>
      </w:del>
      <w:r w:rsidRPr="007C07AE">
        <w:t xml:space="preserve"> padrón nacional de agua establecido según Resolución N</w:t>
      </w:r>
      <w:r w:rsidRPr="007C07AE">
        <w:rPr>
          <w:rFonts w:ascii="Courier New" w:hAnsi="Courier New" w:cs="Courier New"/>
          <w:lang w:val="es-ES"/>
        </w:rPr>
        <w:t>º</w:t>
      </w:r>
      <w:r w:rsidRPr="007C07AE">
        <w:rPr>
          <w:rFonts w:cs="Courier New"/>
          <w:lang w:val="es-ES"/>
        </w:rPr>
        <w:t xml:space="preserve"> 222/02</w:t>
      </w:r>
      <w:r>
        <w:t>.</w:t>
      </w:r>
    </w:p>
    <w:p w14:paraId="509C7371" w14:textId="77777777" w:rsidR="007E7A27" w:rsidRPr="00113400" w:rsidRDefault="007E7A27" w:rsidP="007E7A27">
      <w:pPr>
        <w:pStyle w:val="Prrafodelista"/>
        <w:spacing w:after="160" w:line="259" w:lineRule="auto"/>
        <w:contextualSpacing w:val="0"/>
        <w:rPr>
          <w:rFonts w:asciiTheme="majorHAnsi" w:hAnsiTheme="majorHAnsi" w:cs="Courier New"/>
          <w:sz w:val="2"/>
          <w:lang w:val="es-ES"/>
        </w:rPr>
      </w:pPr>
    </w:p>
    <w:p w14:paraId="1D059403" w14:textId="05B640B3" w:rsidR="007E7A27" w:rsidRPr="005D7C31" w:rsidRDefault="00076909" w:rsidP="005D7C31">
      <w:r>
        <w:rPr>
          <w:noProof/>
          <w:lang w:val="es-ES" w:eastAsia="es-ES"/>
        </w:rPr>
        <w:drawing>
          <wp:inline distT="0" distB="0" distL="0" distR="0" wp14:anchorId="3BDCBB44" wp14:editId="2B494277">
            <wp:extent cx="5400040" cy="2788315"/>
            <wp:effectExtent l="0" t="0" r="10160" b="12065"/>
            <wp:docPr id="488" name="Gráfico 48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bl>
      <w:tblPr>
        <w:tblStyle w:val="Tablaconcuadrcula1"/>
        <w:tblW w:w="8505" w:type="dxa"/>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073"/>
        <w:gridCol w:w="1535"/>
        <w:gridCol w:w="1507"/>
        <w:gridCol w:w="1506"/>
        <w:gridCol w:w="1496"/>
        <w:gridCol w:w="1388"/>
      </w:tblGrid>
      <w:tr w:rsidR="00B50C7F" w:rsidRPr="006732EE" w14:paraId="3327F315" w14:textId="77777777" w:rsidTr="00B50C7F">
        <w:tc>
          <w:tcPr>
            <w:tcW w:w="1073" w:type="dxa"/>
            <w:vAlign w:val="center"/>
          </w:tcPr>
          <w:p w14:paraId="134F07DD" w14:textId="77777777" w:rsidR="00B50C7F" w:rsidRPr="006732EE" w:rsidRDefault="00B50C7F" w:rsidP="00B50C7F">
            <w:pPr>
              <w:spacing w:line="240" w:lineRule="auto"/>
              <w:contextualSpacing w:val="0"/>
              <w:jc w:val="center"/>
              <w:rPr>
                <w:rFonts w:eastAsia="Calibri"/>
                <w:sz w:val="16"/>
                <w:szCs w:val="16"/>
              </w:rPr>
            </w:pPr>
            <w:r w:rsidRPr="006732EE">
              <w:rPr>
                <w:rFonts w:eastAsia="Calibri"/>
                <w:sz w:val="16"/>
                <w:szCs w:val="16"/>
              </w:rPr>
              <w:t>NFS</w:t>
            </w:r>
          </w:p>
        </w:tc>
        <w:tc>
          <w:tcPr>
            <w:tcW w:w="1535" w:type="dxa"/>
            <w:shd w:val="clear" w:color="auto" w:fill="2E74B5" w:themeFill="accent1" w:themeFillShade="BF"/>
            <w:vAlign w:val="center"/>
          </w:tcPr>
          <w:p w14:paraId="59ED64A1" w14:textId="77777777" w:rsidR="00B50C7F" w:rsidRPr="006732EE" w:rsidRDefault="00B50C7F" w:rsidP="00B50C7F">
            <w:pPr>
              <w:spacing w:line="240" w:lineRule="auto"/>
              <w:contextualSpacing w:val="0"/>
              <w:jc w:val="center"/>
              <w:rPr>
                <w:rFonts w:eastAsia="Calibri"/>
                <w:sz w:val="16"/>
                <w:szCs w:val="16"/>
              </w:rPr>
            </w:pPr>
            <w:r w:rsidRPr="006732EE">
              <w:rPr>
                <w:rFonts w:eastAsia="Calibri"/>
                <w:sz w:val="16"/>
                <w:szCs w:val="16"/>
              </w:rPr>
              <w:t>Excelente</w:t>
            </w:r>
            <w:r w:rsidRPr="006732EE">
              <w:rPr>
                <w:rFonts w:eastAsia="Calibri"/>
                <w:sz w:val="16"/>
                <w:szCs w:val="16"/>
                <w:lang w:val="en-US"/>
              </w:rPr>
              <w:t xml:space="preserve">: </w:t>
            </w:r>
            <w:r w:rsidRPr="006732EE">
              <w:rPr>
                <w:rFonts w:eastAsia="Calibri"/>
                <w:sz w:val="16"/>
                <w:szCs w:val="16"/>
              </w:rPr>
              <w:t>91 – 100</w:t>
            </w:r>
          </w:p>
        </w:tc>
        <w:tc>
          <w:tcPr>
            <w:tcW w:w="1507" w:type="dxa"/>
            <w:shd w:val="clear" w:color="auto" w:fill="6CAB68"/>
            <w:vAlign w:val="center"/>
          </w:tcPr>
          <w:p w14:paraId="033A48F0" w14:textId="77777777" w:rsidR="00B50C7F" w:rsidRPr="006732EE" w:rsidRDefault="00B50C7F" w:rsidP="00B50C7F">
            <w:pPr>
              <w:spacing w:line="240" w:lineRule="auto"/>
              <w:contextualSpacing w:val="0"/>
              <w:jc w:val="center"/>
              <w:rPr>
                <w:rFonts w:eastAsia="Calibri"/>
                <w:sz w:val="16"/>
                <w:szCs w:val="16"/>
              </w:rPr>
            </w:pPr>
            <w:proofErr w:type="gramStart"/>
            <w:r w:rsidRPr="006732EE">
              <w:rPr>
                <w:rFonts w:eastAsia="Calibri"/>
                <w:sz w:val="16"/>
                <w:szCs w:val="16"/>
              </w:rPr>
              <w:t>Buena :</w:t>
            </w:r>
            <w:proofErr w:type="gramEnd"/>
            <w:r w:rsidRPr="006732EE">
              <w:rPr>
                <w:rFonts w:eastAsia="Calibri"/>
                <w:sz w:val="16"/>
                <w:szCs w:val="16"/>
              </w:rPr>
              <w:t xml:space="preserve"> 71-90</w:t>
            </w:r>
          </w:p>
        </w:tc>
        <w:tc>
          <w:tcPr>
            <w:tcW w:w="1506" w:type="dxa"/>
            <w:shd w:val="clear" w:color="auto" w:fill="FFFF00"/>
            <w:vAlign w:val="center"/>
          </w:tcPr>
          <w:p w14:paraId="6E0CC77F" w14:textId="77777777" w:rsidR="00B50C7F" w:rsidRPr="006732EE" w:rsidRDefault="00B50C7F" w:rsidP="00B50C7F">
            <w:pPr>
              <w:spacing w:line="240" w:lineRule="auto"/>
              <w:contextualSpacing w:val="0"/>
              <w:jc w:val="center"/>
              <w:rPr>
                <w:rFonts w:eastAsia="Calibri"/>
                <w:sz w:val="16"/>
                <w:szCs w:val="16"/>
              </w:rPr>
            </w:pPr>
            <w:proofErr w:type="gramStart"/>
            <w:r w:rsidRPr="006732EE">
              <w:rPr>
                <w:rFonts w:eastAsia="Calibri"/>
                <w:sz w:val="16"/>
                <w:szCs w:val="16"/>
              </w:rPr>
              <w:t>Media :</w:t>
            </w:r>
            <w:proofErr w:type="gramEnd"/>
            <w:r w:rsidRPr="006732EE">
              <w:rPr>
                <w:rFonts w:eastAsia="Calibri"/>
                <w:sz w:val="16"/>
                <w:szCs w:val="16"/>
              </w:rPr>
              <w:t xml:space="preserve"> 51-70</w:t>
            </w:r>
          </w:p>
        </w:tc>
        <w:tc>
          <w:tcPr>
            <w:tcW w:w="1496" w:type="dxa"/>
            <w:shd w:val="clear" w:color="auto" w:fill="FFC000"/>
            <w:vAlign w:val="center"/>
          </w:tcPr>
          <w:p w14:paraId="7B4E48B3" w14:textId="77777777" w:rsidR="00B50C7F" w:rsidRPr="006732EE" w:rsidRDefault="00B50C7F" w:rsidP="00B50C7F">
            <w:pPr>
              <w:spacing w:line="240" w:lineRule="auto"/>
              <w:contextualSpacing w:val="0"/>
              <w:jc w:val="center"/>
              <w:rPr>
                <w:rFonts w:eastAsia="Calibri"/>
                <w:sz w:val="16"/>
                <w:szCs w:val="16"/>
              </w:rPr>
            </w:pPr>
            <w:proofErr w:type="gramStart"/>
            <w:r w:rsidRPr="006732EE">
              <w:rPr>
                <w:rFonts w:eastAsia="Calibri"/>
                <w:sz w:val="16"/>
                <w:szCs w:val="16"/>
              </w:rPr>
              <w:t>Mala :</w:t>
            </w:r>
            <w:proofErr w:type="gramEnd"/>
            <w:r w:rsidRPr="006732EE">
              <w:rPr>
                <w:rFonts w:eastAsia="Calibri"/>
                <w:sz w:val="16"/>
                <w:szCs w:val="16"/>
              </w:rPr>
              <w:t xml:space="preserve"> 26-50</w:t>
            </w:r>
          </w:p>
        </w:tc>
        <w:tc>
          <w:tcPr>
            <w:tcW w:w="1388" w:type="dxa"/>
            <w:shd w:val="clear" w:color="auto" w:fill="BF3030"/>
            <w:vAlign w:val="center"/>
          </w:tcPr>
          <w:p w14:paraId="0547EBA6" w14:textId="77777777" w:rsidR="00B50C7F" w:rsidRPr="006732EE" w:rsidRDefault="00B50C7F" w:rsidP="00B50C7F">
            <w:pPr>
              <w:spacing w:line="240" w:lineRule="auto"/>
              <w:contextualSpacing w:val="0"/>
              <w:jc w:val="center"/>
              <w:rPr>
                <w:rFonts w:eastAsia="Calibri"/>
                <w:sz w:val="16"/>
                <w:szCs w:val="16"/>
              </w:rPr>
            </w:pPr>
            <w:r w:rsidRPr="006732EE">
              <w:rPr>
                <w:rFonts w:eastAsia="Calibri"/>
                <w:sz w:val="16"/>
                <w:szCs w:val="16"/>
              </w:rPr>
              <w:t xml:space="preserve">Muy </w:t>
            </w:r>
            <w:proofErr w:type="gramStart"/>
            <w:r w:rsidRPr="006732EE">
              <w:rPr>
                <w:rFonts w:eastAsia="Calibri"/>
                <w:sz w:val="16"/>
                <w:szCs w:val="16"/>
              </w:rPr>
              <w:t>mala :</w:t>
            </w:r>
            <w:proofErr w:type="gramEnd"/>
            <w:r w:rsidRPr="006732EE">
              <w:rPr>
                <w:rFonts w:eastAsia="Calibri"/>
                <w:sz w:val="16"/>
                <w:szCs w:val="16"/>
              </w:rPr>
              <w:t xml:space="preserve"> 0-25</w:t>
            </w:r>
          </w:p>
        </w:tc>
      </w:tr>
    </w:tbl>
    <w:p w14:paraId="3AAA9AE0" w14:textId="7671E471" w:rsidR="007E7A27" w:rsidRPr="00FA19DA" w:rsidRDefault="00B50C7F" w:rsidP="00B50C7F">
      <w:pPr>
        <w:pStyle w:val="Descripcin"/>
        <w:keepNext/>
      </w:pPr>
      <w:bookmarkStart w:id="72" w:name="_Toc108470334"/>
      <w:r>
        <w:t xml:space="preserve">Figura </w:t>
      </w:r>
      <w:fldSimple w:instr=" SEQ Figura \* ARABIC ">
        <w:r w:rsidR="00626AE4">
          <w:rPr>
            <w:noProof/>
          </w:rPr>
          <w:t>2</w:t>
        </w:r>
      </w:fldSimple>
      <w:r>
        <w:t xml:space="preserve">. </w:t>
      </w:r>
      <w:r w:rsidR="00076909" w:rsidRPr="00076909">
        <w:t>Evaluación del punto de monitoreo FW 201-ST</w:t>
      </w:r>
      <w:bookmarkEnd w:id="72"/>
    </w:p>
    <w:p w14:paraId="38058870" w14:textId="514EFA2B" w:rsidR="006D0136" w:rsidRDefault="00076909" w:rsidP="00215DA0">
      <w:pPr>
        <w:jc w:val="both"/>
        <w:rPr>
          <w:szCs w:val="18"/>
        </w:rPr>
      </w:pPr>
      <w:proofErr w:type="gramStart"/>
      <w:r w:rsidRPr="00076909">
        <w:rPr>
          <w:szCs w:val="18"/>
        </w:rPr>
        <w:t>De acuerdo al</w:t>
      </w:r>
      <w:proofErr w:type="gramEnd"/>
      <w:r w:rsidRPr="00076909">
        <w:rPr>
          <w:szCs w:val="18"/>
        </w:rPr>
        <w:t xml:space="preserve"> ICA-NSF la calidad de agua del curso hídrico se encuentra en el rango de media a buena, el cumplimiento del padrón nacional de aguas fue similar en to</w:t>
      </w:r>
      <w:r w:rsidR="006D2C9B">
        <w:rPr>
          <w:szCs w:val="18"/>
        </w:rPr>
        <w:t>das las campañas. En el cuadro 2</w:t>
      </w:r>
      <w:r w:rsidRPr="00076909">
        <w:rPr>
          <w:szCs w:val="18"/>
        </w:rPr>
        <w:t xml:space="preserve"> se reportan los parámetros que presentaron desviaciones con respecto a los límites de referencia.</w:t>
      </w:r>
    </w:p>
    <w:p w14:paraId="07252482" w14:textId="77777777" w:rsidR="00076909" w:rsidRDefault="00076909" w:rsidP="00215DA0">
      <w:pPr>
        <w:jc w:val="both"/>
        <w:rPr>
          <w:sz w:val="18"/>
          <w:szCs w:val="18"/>
          <w:lang w:val="es-ES"/>
        </w:rPr>
      </w:pPr>
    </w:p>
    <w:tbl>
      <w:tblPr>
        <w:tblStyle w:val="Cuadrculaclara"/>
        <w:tblW w:w="0" w:type="auto"/>
        <w:tblLook w:val="04A0" w:firstRow="1" w:lastRow="0" w:firstColumn="1" w:lastColumn="0" w:noHBand="0" w:noVBand="1"/>
      </w:tblPr>
      <w:tblGrid>
        <w:gridCol w:w="2392"/>
        <w:gridCol w:w="1976"/>
        <w:gridCol w:w="2176"/>
        <w:gridCol w:w="2176"/>
      </w:tblGrid>
      <w:tr w:rsidR="00076909" w14:paraId="350DA23B" w14:textId="77777777" w:rsidTr="00361D3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3C2D6878" w14:textId="6F965BA3" w:rsidR="00076909" w:rsidRPr="00DC69A0" w:rsidRDefault="00DC69A0" w:rsidP="00DC69A0">
            <w:pPr>
              <w:pStyle w:val="Descripcin"/>
              <w:keepNext/>
              <w:spacing w:after="0"/>
              <w:jc w:val="center"/>
            </w:pPr>
            <w:bookmarkStart w:id="73" w:name="_Toc108436967"/>
            <w:r w:rsidRPr="00DC69A0">
              <w:rPr>
                <w:b w:val="0"/>
              </w:rPr>
              <w:t xml:space="preserve">CUADRO </w:t>
            </w:r>
            <w:r w:rsidRPr="00DC69A0">
              <w:fldChar w:fldCharType="begin"/>
            </w:r>
            <w:r w:rsidRPr="00DC69A0">
              <w:rPr>
                <w:b w:val="0"/>
              </w:rPr>
              <w:instrText xml:space="preserve"> SEQ CUADRO \* ARABIC </w:instrText>
            </w:r>
            <w:r w:rsidRPr="00DC69A0">
              <w:fldChar w:fldCharType="separate"/>
            </w:r>
            <w:r w:rsidR="00D14FCF">
              <w:rPr>
                <w:b w:val="0"/>
                <w:noProof/>
              </w:rPr>
              <w:t>2</w:t>
            </w:r>
            <w:r w:rsidRPr="00DC69A0">
              <w:fldChar w:fldCharType="end"/>
            </w:r>
            <w:r w:rsidRPr="00DC69A0">
              <w:rPr>
                <w:b w:val="0"/>
              </w:rPr>
              <w:t>.</w:t>
            </w:r>
            <w:r>
              <w:t xml:space="preserve"> </w:t>
            </w:r>
            <w:r w:rsidR="00076909" w:rsidRPr="0051789B">
              <w:rPr>
                <w:rFonts w:ascii="MADE Evolve Sans" w:hAnsi="MADE Evolve Sans"/>
                <w:b w:val="0"/>
              </w:rPr>
              <w:t>CUMPLIMIENTO DE LA RESOLUCIÓN 222/02 – FW 201-ST</w:t>
            </w:r>
            <w:bookmarkEnd w:id="73"/>
          </w:p>
        </w:tc>
      </w:tr>
      <w:tr w:rsidR="00076909" w14:paraId="4496F2C7"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671574B8" w14:textId="77777777" w:rsidR="00076909" w:rsidRPr="00AE7201" w:rsidRDefault="00076909" w:rsidP="00361D31">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3D2B9507" w14:textId="77777777" w:rsidR="00076909" w:rsidRPr="00AE7201" w:rsidRDefault="00076909"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4C0113BF" w14:textId="77777777" w:rsidR="00076909" w:rsidRPr="00AE7201" w:rsidRDefault="00076909"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605F56EF" w14:textId="77777777" w:rsidR="00076909" w:rsidRPr="00AE7201" w:rsidRDefault="00076909"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076909" w14:paraId="2B677AC2"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DECA1F8" w14:textId="77777777" w:rsidR="00076909" w:rsidRPr="00AE7201" w:rsidRDefault="00076909" w:rsidP="00361D31">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064" w:type="dxa"/>
          </w:tcPr>
          <w:p w14:paraId="2A0E9397" w14:textId="77777777" w:rsidR="00076909" w:rsidRPr="00AE7201" w:rsidRDefault="00076909" w:rsidP="00361D31">
            <w:pPr>
              <w:jc w:val="center"/>
              <w:cnfStyle w:val="000000010000" w:firstRow="0" w:lastRow="0" w:firstColumn="0" w:lastColumn="0" w:oddVBand="0" w:evenVBand="0" w:oddHBand="0" w:evenHBand="1" w:firstRowFirstColumn="0" w:firstRowLastColumn="0" w:lastRowFirstColumn="0" w:lastRowLastColumn="0"/>
            </w:pPr>
            <w:r>
              <w:t>91,1%</w:t>
            </w:r>
          </w:p>
        </w:tc>
        <w:tc>
          <w:tcPr>
            <w:tcW w:w="2292" w:type="dxa"/>
          </w:tcPr>
          <w:p w14:paraId="0C40E24C" w14:textId="77777777" w:rsidR="00076909" w:rsidRPr="00AE7201" w:rsidRDefault="00076909" w:rsidP="00361D31">
            <w:pPr>
              <w:jc w:val="center"/>
              <w:cnfStyle w:val="000000010000" w:firstRow="0" w:lastRow="0" w:firstColumn="0" w:lastColumn="0" w:oddVBand="0" w:evenVBand="0" w:oddHBand="0" w:evenHBand="1" w:firstRowFirstColumn="0" w:firstRowLastColumn="0" w:lastRowFirstColumn="0" w:lastRowLastColumn="0"/>
            </w:pPr>
            <w:r>
              <w:t>95,5%</w:t>
            </w:r>
          </w:p>
        </w:tc>
        <w:tc>
          <w:tcPr>
            <w:tcW w:w="2292" w:type="dxa"/>
          </w:tcPr>
          <w:p w14:paraId="30363A4D" w14:textId="77777777" w:rsidR="00076909" w:rsidRPr="00AE7201" w:rsidRDefault="00076909" w:rsidP="00361D31">
            <w:pPr>
              <w:jc w:val="center"/>
              <w:cnfStyle w:val="000000010000" w:firstRow="0" w:lastRow="0" w:firstColumn="0" w:lastColumn="0" w:oddVBand="0" w:evenVBand="0" w:oddHBand="0" w:evenHBand="1" w:firstRowFirstColumn="0" w:firstRowLastColumn="0" w:lastRowFirstColumn="0" w:lastRowLastColumn="0"/>
            </w:pPr>
            <w:r>
              <w:t>88,8%</w:t>
            </w:r>
          </w:p>
        </w:tc>
      </w:tr>
      <w:tr w:rsidR="00076909" w14:paraId="14660665"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BDD35B3" w14:textId="77777777" w:rsidR="00076909" w:rsidRPr="00AE7201" w:rsidRDefault="00076909" w:rsidP="00361D31">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064" w:type="dxa"/>
          </w:tcPr>
          <w:p w14:paraId="3061E9F9" w14:textId="77777777" w:rsidR="00076909" w:rsidRPr="00AE7201" w:rsidRDefault="00076909" w:rsidP="00361D31">
            <w:pPr>
              <w:jc w:val="center"/>
              <w:cnfStyle w:val="000000100000" w:firstRow="0" w:lastRow="0" w:firstColumn="0" w:lastColumn="0" w:oddVBand="0" w:evenVBand="0" w:oddHBand="1" w:evenHBand="0" w:firstRowFirstColumn="0" w:firstRowLastColumn="0" w:lastRowFirstColumn="0" w:lastRowLastColumn="0"/>
            </w:pPr>
            <w:r>
              <w:t>8,88%</w:t>
            </w:r>
          </w:p>
        </w:tc>
        <w:tc>
          <w:tcPr>
            <w:tcW w:w="2292" w:type="dxa"/>
          </w:tcPr>
          <w:p w14:paraId="3759B60C" w14:textId="77777777" w:rsidR="00076909" w:rsidRPr="00AE7201" w:rsidRDefault="00076909" w:rsidP="00361D31">
            <w:pPr>
              <w:jc w:val="center"/>
              <w:cnfStyle w:val="000000100000" w:firstRow="0" w:lastRow="0" w:firstColumn="0" w:lastColumn="0" w:oddVBand="0" w:evenVBand="0" w:oddHBand="1" w:evenHBand="0" w:firstRowFirstColumn="0" w:firstRowLastColumn="0" w:lastRowFirstColumn="0" w:lastRowLastColumn="0"/>
            </w:pPr>
            <w:r>
              <w:t>4,44%</w:t>
            </w:r>
          </w:p>
        </w:tc>
        <w:tc>
          <w:tcPr>
            <w:tcW w:w="2292" w:type="dxa"/>
          </w:tcPr>
          <w:p w14:paraId="07A9B3DE" w14:textId="77777777" w:rsidR="00076909" w:rsidRPr="00AE7201" w:rsidRDefault="00076909" w:rsidP="00361D31">
            <w:pPr>
              <w:jc w:val="center"/>
              <w:cnfStyle w:val="000000100000" w:firstRow="0" w:lastRow="0" w:firstColumn="0" w:lastColumn="0" w:oddVBand="0" w:evenVBand="0" w:oddHBand="1" w:evenHBand="0" w:firstRowFirstColumn="0" w:firstRowLastColumn="0" w:lastRowFirstColumn="0" w:lastRowLastColumn="0"/>
            </w:pPr>
            <w:r>
              <w:t>11,11%</w:t>
            </w:r>
          </w:p>
        </w:tc>
      </w:tr>
      <w:tr w:rsidR="00076909" w14:paraId="43357744"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91013C1" w14:textId="77777777" w:rsidR="00076909" w:rsidRPr="00AE7201" w:rsidRDefault="00076909" w:rsidP="00361D31">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064" w:type="dxa"/>
          </w:tcPr>
          <w:p w14:paraId="68D29C64" w14:textId="77777777" w:rsidR="00076909" w:rsidRPr="002B1C41" w:rsidRDefault="00076909" w:rsidP="000769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sidRPr="002B1C41">
              <w:rPr>
                <w:sz w:val="18"/>
                <w:szCs w:val="18"/>
              </w:rPr>
              <w:t>Amoníaco</w:t>
            </w:r>
          </w:p>
          <w:p w14:paraId="72C69AE4" w14:textId="77777777" w:rsidR="00076909" w:rsidRPr="002B1C41" w:rsidRDefault="00076909" w:rsidP="000769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sidRPr="002B1C41">
              <w:rPr>
                <w:sz w:val="18"/>
                <w:szCs w:val="18"/>
              </w:rPr>
              <w:t>Arsénico</w:t>
            </w:r>
          </w:p>
          <w:p w14:paraId="4831129D" w14:textId="77777777" w:rsidR="00076909" w:rsidRPr="002B1C41" w:rsidRDefault="00076909" w:rsidP="000769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sidRPr="002B1C41">
              <w:rPr>
                <w:sz w:val="18"/>
                <w:szCs w:val="18"/>
              </w:rPr>
              <w:t>Hierro soluble</w:t>
            </w:r>
          </w:p>
          <w:p w14:paraId="1DA3FF8F" w14:textId="77777777" w:rsidR="00076909" w:rsidRPr="002B1C41" w:rsidRDefault="00076909" w:rsidP="000769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sidRPr="002B1C41">
              <w:rPr>
                <w:sz w:val="18"/>
                <w:szCs w:val="18"/>
              </w:rPr>
              <w:t>Coliformes fecales</w:t>
            </w:r>
          </w:p>
        </w:tc>
        <w:tc>
          <w:tcPr>
            <w:tcW w:w="2292" w:type="dxa"/>
          </w:tcPr>
          <w:p w14:paraId="378FC15B" w14:textId="77777777" w:rsidR="00076909" w:rsidRPr="002B1C41" w:rsidRDefault="00076909" w:rsidP="000769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sidRPr="002B1C41">
              <w:rPr>
                <w:sz w:val="18"/>
                <w:szCs w:val="18"/>
              </w:rPr>
              <w:t>Fósforo total</w:t>
            </w:r>
          </w:p>
          <w:p w14:paraId="20F98093" w14:textId="77777777" w:rsidR="00076909" w:rsidRPr="002B1C41" w:rsidRDefault="00076909" w:rsidP="000769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sidRPr="002B1C41">
              <w:rPr>
                <w:sz w:val="18"/>
                <w:szCs w:val="18"/>
              </w:rPr>
              <w:t>Amoníaco</w:t>
            </w:r>
          </w:p>
          <w:p w14:paraId="1EC649F1" w14:textId="77777777" w:rsidR="00076909" w:rsidRPr="002B1C41" w:rsidRDefault="00076909" w:rsidP="00361D31">
            <w:pPr>
              <w:pStyle w:val="Prrafodelista"/>
              <w:ind w:left="176"/>
              <w:jc w:val="both"/>
              <w:cnfStyle w:val="000000010000" w:firstRow="0" w:lastRow="0" w:firstColumn="0" w:lastColumn="0" w:oddVBand="0" w:evenVBand="0" w:oddHBand="0" w:evenHBand="1" w:firstRowFirstColumn="0" w:firstRowLastColumn="0" w:lastRowFirstColumn="0" w:lastRowLastColumn="0"/>
              <w:rPr>
                <w:sz w:val="18"/>
                <w:szCs w:val="18"/>
              </w:rPr>
            </w:pPr>
          </w:p>
        </w:tc>
        <w:tc>
          <w:tcPr>
            <w:tcW w:w="2292" w:type="dxa"/>
          </w:tcPr>
          <w:p w14:paraId="380F616B" w14:textId="77777777" w:rsidR="00076909" w:rsidRPr="002B1C41" w:rsidRDefault="00076909" w:rsidP="000769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sidRPr="002B1C41">
              <w:rPr>
                <w:sz w:val="18"/>
                <w:szCs w:val="18"/>
              </w:rPr>
              <w:t>Fósforo total</w:t>
            </w:r>
          </w:p>
          <w:p w14:paraId="4119088F" w14:textId="77777777" w:rsidR="00076909" w:rsidRPr="002B1C41" w:rsidRDefault="00076909" w:rsidP="000769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sidRPr="002B1C41">
              <w:rPr>
                <w:sz w:val="18"/>
                <w:szCs w:val="18"/>
              </w:rPr>
              <w:t>Amoníaco</w:t>
            </w:r>
          </w:p>
          <w:p w14:paraId="786A22BF" w14:textId="77777777" w:rsidR="00076909" w:rsidRPr="002B1C41" w:rsidRDefault="00076909" w:rsidP="000769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sidRPr="002B1C41">
              <w:rPr>
                <w:sz w:val="18"/>
                <w:szCs w:val="18"/>
              </w:rPr>
              <w:t>Aluminio</w:t>
            </w:r>
          </w:p>
          <w:p w14:paraId="1AC4008F" w14:textId="77777777" w:rsidR="00076909" w:rsidRPr="002B1C41" w:rsidRDefault="00076909" w:rsidP="000769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sidRPr="002B1C41">
              <w:rPr>
                <w:sz w:val="18"/>
                <w:szCs w:val="18"/>
              </w:rPr>
              <w:t>Plomo</w:t>
            </w:r>
          </w:p>
          <w:p w14:paraId="6C563B7F" w14:textId="77777777" w:rsidR="00076909" w:rsidRPr="002B1C41" w:rsidRDefault="00076909" w:rsidP="00076909">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sidRPr="002B1C41">
              <w:rPr>
                <w:sz w:val="18"/>
                <w:szCs w:val="18"/>
              </w:rPr>
              <w:t>Hierro soluble</w:t>
            </w:r>
          </w:p>
        </w:tc>
      </w:tr>
    </w:tbl>
    <w:p w14:paraId="2608A8CA" w14:textId="77777777" w:rsidR="00C51F31" w:rsidRDefault="00C51F31" w:rsidP="00113400">
      <w:pPr>
        <w:jc w:val="both"/>
        <w:rPr>
          <w:rFonts w:asciiTheme="majorHAnsi" w:hAnsiTheme="majorHAnsi" w:cs="Courier New"/>
          <w:lang w:val="es-ES"/>
        </w:rPr>
      </w:pPr>
    </w:p>
    <w:p w14:paraId="49D1C922" w14:textId="1E83C019" w:rsidR="007E7A27" w:rsidRDefault="007E7A27" w:rsidP="00113400">
      <w:pPr>
        <w:jc w:val="both"/>
        <w:rPr>
          <w:rFonts w:asciiTheme="majorHAnsi" w:hAnsiTheme="majorHAnsi" w:cs="Courier New"/>
          <w:lang w:val="es-ES"/>
        </w:rPr>
      </w:pPr>
      <w:r>
        <w:rPr>
          <w:rFonts w:asciiTheme="majorHAnsi" w:hAnsiTheme="majorHAnsi" w:cs="Courier New"/>
          <w:lang w:val="es-ES"/>
        </w:rPr>
        <w:br w:type="page"/>
      </w:r>
      <w:bookmarkStart w:id="74" w:name="_Toc70326565"/>
      <w:bookmarkStart w:id="75" w:name="_Toc70327373"/>
      <w:bookmarkStart w:id="76" w:name="_Toc108566546"/>
      <w:r w:rsidR="00A1215C">
        <w:rPr>
          <w:rStyle w:val="Ttulo2Car"/>
        </w:rPr>
        <w:lastRenderedPageBreak/>
        <w:t>3.1</w:t>
      </w:r>
      <w:r w:rsidRPr="009C4D1F">
        <w:rPr>
          <w:rStyle w:val="Ttulo2Car"/>
        </w:rPr>
        <w:t xml:space="preserve">.3 Análisis </w:t>
      </w:r>
      <w:bookmarkEnd w:id="74"/>
      <w:bookmarkEnd w:id="75"/>
      <w:r w:rsidR="006732EE" w:rsidRPr="006732EE">
        <w:rPr>
          <w:rStyle w:val="Ttulo2Car"/>
        </w:rPr>
        <w:t>del punto FW 320-ST</w:t>
      </w:r>
      <w:bookmarkEnd w:id="76"/>
    </w:p>
    <w:p w14:paraId="205392B4" w14:textId="77777777" w:rsidR="007248B0" w:rsidRPr="001178E7" w:rsidRDefault="007248B0" w:rsidP="00113400">
      <w:pPr>
        <w:jc w:val="both"/>
        <w:rPr>
          <w:rFonts w:asciiTheme="majorHAnsi" w:hAnsiTheme="majorHAnsi" w:cs="Courier New"/>
          <w:sz w:val="10"/>
          <w:lang w:val="es-ES"/>
        </w:rPr>
      </w:pPr>
    </w:p>
    <w:p w14:paraId="53FE7016" w14:textId="77777777" w:rsidR="006732EE" w:rsidRDefault="006732EE" w:rsidP="006732EE">
      <w:pPr>
        <w:jc w:val="both"/>
      </w:pPr>
      <w:r>
        <w:t xml:space="preserve">La estación de monitoreo FW 320-ST se encuentra en la estancia denominada Santa Teresa en el distrito de Bella Vista, Departamento de Amambay; sus coordenadas UTM de referencia son 21 K 532363.00 m E 7494808.00 m S. En el área de influencia de la estación se verifica el desarrollo de actividades ganaderas y plantaciones forestales de </w:t>
      </w:r>
      <w:r w:rsidRPr="001B551A">
        <w:rPr>
          <w:i/>
        </w:rPr>
        <w:t xml:space="preserve">Eucaliptus </w:t>
      </w:r>
      <w:proofErr w:type="spellStart"/>
      <w:r w:rsidRPr="001B551A">
        <w:rPr>
          <w:i/>
        </w:rPr>
        <w:t>sp</w:t>
      </w:r>
      <w:proofErr w:type="spellEnd"/>
      <w:r>
        <w:t>.</w:t>
      </w:r>
    </w:p>
    <w:p w14:paraId="631EE736" w14:textId="77777777" w:rsidR="006732EE" w:rsidRDefault="006732EE" w:rsidP="006732EE">
      <w:pPr>
        <w:jc w:val="both"/>
      </w:pPr>
    </w:p>
    <w:p w14:paraId="3399000C" w14:textId="77777777" w:rsidR="006732EE" w:rsidRDefault="006732EE" w:rsidP="006732EE">
      <w:pPr>
        <w:jc w:val="both"/>
      </w:pPr>
      <w:r w:rsidRPr="000D4D71">
        <w:rPr>
          <w:highlight w:val="magenta"/>
        </w:rPr>
        <w:t xml:space="preserve">Este punto de monitoreo se localiza sobre el arroyo </w:t>
      </w:r>
      <w:proofErr w:type="spellStart"/>
      <w:r w:rsidRPr="000D4D71">
        <w:rPr>
          <w:highlight w:val="magenta"/>
        </w:rPr>
        <w:t>Negla</w:t>
      </w:r>
      <w:proofErr w:type="spellEnd"/>
      <w:r>
        <w:t xml:space="preserve">, en la parte media de la microcuenca homónima, </w:t>
      </w:r>
      <w:r w:rsidRPr="008926D8">
        <w:t xml:space="preserve">el </w:t>
      </w:r>
      <w:r w:rsidRPr="00722E94">
        <w:t xml:space="preserve">cauce </w:t>
      </w:r>
      <w:r>
        <w:t xml:space="preserve">en el tramo verificado es de </w:t>
      </w:r>
      <w:del w:id="77" w:author="..fio celabe.." w:date="2022-07-08T15:34:00Z">
        <w:r w:rsidRPr="00722E94" w:rsidDel="007A704A">
          <w:delText xml:space="preserve"> </w:delText>
        </w:r>
      </w:del>
      <w:r w:rsidRPr="00722E94">
        <w:t>aproximadam</w:t>
      </w:r>
      <w:r>
        <w:t>ente 9</w:t>
      </w:r>
      <w:r w:rsidRPr="00722E94">
        <w:t xml:space="preserve"> metros de anch</w:t>
      </w:r>
      <w:r>
        <w:t>o y</w:t>
      </w:r>
      <w:r w:rsidRPr="00722E94">
        <w:t xml:space="preserve"> present</w:t>
      </w:r>
      <w:r>
        <w:t>o</w:t>
      </w:r>
      <w:r w:rsidRPr="00722E94">
        <w:t xml:space="preserve"> caudal de agua en todas las campañas realizadas</w:t>
      </w:r>
      <w:r>
        <w:t>. Este punto se incluyó en el programa de monitoreo a partir de la temporada seca del 2021.</w:t>
      </w:r>
    </w:p>
    <w:p w14:paraId="0FA3A8C0" w14:textId="77777777" w:rsidR="006732EE" w:rsidRDefault="006732EE" w:rsidP="006732EE">
      <w:pPr>
        <w:jc w:val="both"/>
      </w:pPr>
    </w:p>
    <w:p w14:paraId="148D7FCE" w14:textId="0016B6F6" w:rsidR="006732EE" w:rsidRPr="00722E94" w:rsidRDefault="006732EE" w:rsidP="006732EE">
      <w:pPr>
        <w:jc w:val="both"/>
      </w:pPr>
      <w:r>
        <w:t xml:space="preserve">A partir de </w:t>
      </w:r>
      <w:r w:rsidRPr="007C07AE">
        <w:t>los resultados de laboratorio obtenidos en las sucesivas campa</w:t>
      </w:r>
      <w:proofErr w:type="spellStart"/>
      <w:r w:rsidRPr="007C07AE">
        <w:rPr>
          <w:lang w:val="es-ES"/>
        </w:rPr>
        <w:t>ñas</w:t>
      </w:r>
      <w:proofErr w:type="spellEnd"/>
      <w:r w:rsidRPr="007C07AE">
        <w:rPr>
          <w:lang w:val="es-ES"/>
        </w:rPr>
        <w:t xml:space="preserve"> se </w:t>
      </w:r>
      <w:r>
        <w:t>aplicó</w:t>
      </w:r>
      <w:r w:rsidRPr="007C07AE">
        <w:t xml:space="preserve"> el Índice de Calidad de Agua de la </w:t>
      </w:r>
      <w:proofErr w:type="spellStart"/>
      <w:r w:rsidRPr="007C07AE">
        <w:rPr>
          <w:i/>
        </w:rPr>
        <w:t>National</w:t>
      </w:r>
      <w:proofErr w:type="spellEnd"/>
      <w:r w:rsidRPr="007C07AE">
        <w:rPr>
          <w:i/>
        </w:rPr>
        <w:t xml:space="preserve"> </w:t>
      </w:r>
      <w:proofErr w:type="spellStart"/>
      <w:r w:rsidRPr="007C07AE">
        <w:rPr>
          <w:i/>
        </w:rPr>
        <w:t>Sanitation</w:t>
      </w:r>
      <w:proofErr w:type="spellEnd"/>
      <w:r w:rsidRPr="007C07AE">
        <w:rPr>
          <w:i/>
        </w:rPr>
        <w:t xml:space="preserve"> </w:t>
      </w:r>
      <w:proofErr w:type="spellStart"/>
      <w:r w:rsidRPr="007C07AE">
        <w:rPr>
          <w:i/>
        </w:rPr>
        <w:t>Foundation</w:t>
      </w:r>
      <w:proofErr w:type="spellEnd"/>
      <w:r w:rsidRPr="007C07AE">
        <w:t xml:space="preserve"> (ICA-NSF) y se evalúo el grado de cumplimiento del</w:t>
      </w:r>
      <w:del w:id="78" w:author="..fio celabe.." w:date="2022-07-08T15:35:00Z">
        <w:r w:rsidRPr="007C07AE" w:rsidDel="007A704A">
          <w:delText xml:space="preserve"> </w:delText>
        </w:r>
      </w:del>
      <w:r w:rsidRPr="007C07AE">
        <w:t xml:space="preserve"> padrón nacional de agua establecido según Resolución N</w:t>
      </w:r>
      <w:r w:rsidRPr="007C07AE">
        <w:rPr>
          <w:rFonts w:ascii="Courier New" w:hAnsi="Courier New" w:cs="Courier New"/>
          <w:lang w:val="es-ES"/>
        </w:rPr>
        <w:t>º</w:t>
      </w:r>
      <w:r w:rsidRPr="007C07AE">
        <w:rPr>
          <w:rFonts w:cs="Courier New"/>
          <w:lang w:val="es-ES"/>
        </w:rPr>
        <w:t xml:space="preserve"> 222/02</w:t>
      </w:r>
      <w:r>
        <w:t>.</w:t>
      </w:r>
    </w:p>
    <w:p w14:paraId="43525F4A" w14:textId="77777777" w:rsidR="00AF3E5E" w:rsidRDefault="00AF3E5E" w:rsidP="00113400">
      <w:pPr>
        <w:jc w:val="both"/>
        <w:rPr>
          <w:rFonts w:asciiTheme="majorHAnsi" w:hAnsiTheme="majorHAnsi" w:cs="Courier New"/>
          <w:lang w:val="es-ES"/>
        </w:rPr>
      </w:pPr>
    </w:p>
    <w:p w14:paraId="101DFAF1" w14:textId="6760B182" w:rsidR="007E7A27" w:rsidRDefault="006732EE" w:rsidP="000B1753">
      <w:pPr>
        <w:pStyle w:val="Prrafodelista"/>
        <w:spacing w:line="259" w:lineRule="auto"/>
        <w:ind w:left="0"/>
        <w:contextualSpacing w:val="0"/>
        <w:rPr>
          <w:rFonts w:asciiTheme="majorHAnsi" w:hAnsiTheme="majorHAnsi" w:cs="Courier New"/>
          <w:lang w:val="es-ES"/>
        </w:rPr>
      </w:pPr>
      <w:r>
        <w:rPr>
          <w:noProof/>
          <w:lang w:val="es-ES" w:eastAsia="es-ES"/>
        </w:rPr>
        <w:drawing>
          <wp:inline distT="0" distB="0" distL="0" distR="0" wp14:anchorId="0386C549" wp14:editId="645150C5">
            <wp:extent cx="5400040" cy="2788315"/>
            <wp:effectExtent l="0" t="0" r="10160" b="12065"/>
            <wp:docPr id="496" name="Gráfico 49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bl>
      <w:tblPr>
        <w:tblStyle w:val="Tablaconcuadrcula1"/>
        <w:tblW w:w="8505" w:type="dxa"/>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073"/>
        <w:gridCol w:w="1535"/>
        <w:gridCol w:w="1507"/>
        <w:gridCol w:w="1506"/>
        <w:gridCol w:w="1496"/>
        <w:gridCol w:w="1388"/>
      </w:tblGrid>
      <w:tr w:rsidR="00B50C7F" w:rsidRPr="006732EE" w14:paraId="5001AB44" w14:textId="77777777" w:rsidTr="00B50C7F">
        <w:tc>
          <w:tcPr>
            <w:tcW w:w="1073" w:type="dxa"/>
            <w:vAlign w:val="center"/>
          </w:tcPr>
          <w:p w14:paraId="42C17B78" w14:textId="77777777" w:rsidR="00B50C7F" w:rsidRPr="006732EE" w:rsidRDefault="00B50C7F" w:rsidP="00B50C7F">
            <w:pPr>
              <w:spacing w:line="240" w:lineRule="auto"/>
              <w:contextualSpacing w:val="0"/>
              <w:jc w:val="center"/>
              <w:rPr>
                <w:rFonts w:eastAsia="Calibri"/>
                <w:sz w:val="16"/>
                <w:szCs w:val="16"/>
              </w:rPr>
            </w:pPr>
            <w:r w:rsidRPr="006732EE">
              <w:rPr>
                <w:rFonts w:eastAsia="Calibri"/>
                <w:sz w:val="16"/>
                <w:szCs w:val="16"/>
              </w:rPr>
              <w:t>NFS</w:t>
            </w:r>
          </w:p>
        </w:tc>
        <w:tc>
          <w:tcPr>
            <w:tcW w:w="1535" w:type="dxa"/>
            <w:shd w:val="clear" w:color="auto" w:fill="2E74B5" w:themeFill="accent1" w:themeFillShade="BF"/>
            <w:vAlign w:val="center"/>
          </w:tcPr>
          <w:p w14:paraId="13AA7A52" w14:textId="77777777" w:rsidR="00B50C7F" w:rsidRPr="006732EE" w:rsidRDefault="00B50C7F" w:rsidP="00B50C7F">
            <w:pPr>
              <w:spacing w:line="240" w:lineRule="auto"/>
              <w:contextualSpacing w:val="0"/>
              <w:jc w:val="center"/>
              <w:rPr>
                <w:rFonts w:eastAsia="Calibri"/>
                <w:sz w:val="16"/>
                <w:szCs w:val="16"/>
              </w:rPr>
            </w:pPr>
            <w:r w:rsidRPr="006732EE">
              <w:rPr>
                <w:rFonts w:eastAsia="Calibri"/>
                <w:sz w:val="16"/>
                <w:szCs w:val="16"/>
              </w:rPr>
              <w:t>Excelente</w:t>
            </w:r>
            <w:r w:rsidRPr="006732EE">
              <w:rPr>
                <w:rFonts w:eastAsia="Calibri"/>
                <w:sz w:val="16"/>
                <w:szCs w:val="16"/>
                <w:lang w:val="en-US"/>
              </w:rPr>
              <w:t xml:space="preserve">: </w:t>
            </w:r>
            <w:r w:rsidRPr="006732EE">
              <w:rPr>
                <w:rFonts w:eastAsia="Calibri"/>
                <w:sz w:val="16"/>
                <w:szCs w:val="16"/>
              </w:rPr>
              <w:t>91 – 100</w:t>
            </w:r>
          </w:p>
        </w:tc>
        <w:tc>
          <w:tcPr>
            <w:tcW w:w="1507" w:type="dxa"/>
            <w:shd w:val="clear" w:color="auto" w:fill="6CAB68"/>
            <w:vAlign w:val="center"/>
          </w:tcPr>
          <w:p w14:paraId="0E235975" w14:textId="77777777" w:rsidR="00B50C7F" w:rsidRPr="006732EE" w:rsidRDefault="00B50C7F" w:rsidP="00B50C7F">
            <w:pPr>
              <w:spacing w:line="240" w:lineRule="auto"/>
              <w:contextualSpacing w:val="0"/>
              <w:jc w:val="center"/>
              <w:rPr>
                <w:rFonts w:eastAsia="Calibri"/>
                <w:sz w:val="16"/>
                <w:szCs w:val="16"/>
              </w:rPr>
            </w:pPr>
            <w:proofErr w:type="gramStart"/>
            <w:r w:rsidRPr="006732EE">
              <w:rPr>
                <w:rFonts w:eastAsia="Calibri"/>
                <w:sz w:val="16"/>
                <w:szCs w:val="16"/>
              </w:rPr>
              <w:t>Buena :</w:t>
            </w:r>
            <w:proofErr w:type="gramEnd"/>
            <w:r w:rsidRPr="006732EE">
              <w:rPr>
                <w:rFonts w:eastAsia="Calibri"/>
                <w:sz w:val="16"/>
                <w:szCs w:val="16"/>
              </w:rPr>
              <w:t xml:space="preserve"> 71-90</w:t>
            </w:r>
          </w:p>
        </w:tc>
        <w:tc>
          <w:tcPr>
            <w:tcW w:w="1506" w:type="dxa"/>
            <w:shd w:val="clear" w:color="auto" w:fill="FFFF00"/>
            <w:vAlign w:val="center"/>
          </w:tcPr>
          <w:p w14:paraId="7D2BA3C9" w14:textId="77777777" w:rsidR="00B50C7F" w:rsidRPr="006732EE" w:rsidRDefault="00B50C7F" w:rsidP="00B50C7F">
            <w:pPr>
              <w:spacing w:line="240" w:lineRule="auto"/>
              <w:contextualSpacing w:val="0"/>
              <w:jc w:val="center"/>
              <w:rPr>
                <w:rFonts w:eastAsia="Calibri"/>
                <w:sz w:val="16"/>
                <w:szCs w:val="16"/>
              </w:rPr>
            </w:pPr>
            <w:proofErr w:type="gramStart"/>
            <w:r w:rsidRPr="006732EE">
              <w:rPr>
                <w:rFonts w:eastAsia="Calibri"/>
                <w:sz w:val="16"/>
                <w:szCs w:val="16"/>
              </w:rPr>
              <w:t>Media :</w:t>
            </w:r>
            <w:proofErr w:type="gramEnd"/>
            <w:r w:rsidRPr="006732EE">
              <w:rPr>
                <w:rFonts w:eastAsia="Calibri"/>
                <w:sz w:val="16"/>
                <w:szCs w:val="16"/>
              </w:rPr>
              <w:t xml:space="preserve"> 51-70</w:t>
            </w:r>
          </w:p>
        </w:tc>
        <w:tc>
          <w:tcPr>
            <w:tcW w:w="1496" w:type="dxa"/>
            <w:shd w:val="clear" w:color="auto" w:fill="FFC000"/>
            <w:vAlign w:val="center"/>
          </w:tcPr>
          <w:p w14:paraId="0E373E66" w14:textId="77777777" w:rsidR="00B50C7F" w:rsidRPr="006732EE" w:rsidRDefault="00B50C7F" w:rsidP="00B50C7F">
            <w:pPr>
              <w:spacing w:line="240" w:lineRule="auto"/>
              <w:contextualSpacing w:val="0"/>
              <w:jc w:val="center"/>
              <w:rPr>
                <w:rFonts w:eastAsia="Calibri"/>
                <w:sz w:val="16"/>
                <w:szCs w:val="16"/>
              </w:rPr>
            </w:pPr>
            <w:proofErr w:type="gramStart"/>
            <w:r w:rsidRPr="006732EE">
              <w:rPr>
                <w:rFonts w:eastAsia="Calibri"/>
                <w:sz w:val="16"/>
                <w:szCs w:val="16"/>
              </w:rPr>
              <w:t>Mala :</w:t>
            </w:r>
            <w:proofErr w:type="gramEnd"/>
            <w:r w:rsidRPr="006732EE">
              <w:rPr>
                <w:rFonts w:eastAsia="Calibri"/>
                <w:sz w:val="16"/>
                <w:szCs w:val="16"/>
              </w:rPr>
              <w:t xml:space="preserve"> 26-50</w:t>
            </w:r>
          </w:p>
        </w:tc>
        <w:tc>
          <w:tcPr>
            <w:tcW w:w="1388" w:type="dxa"/>
            <w:shd w:val="clear" w:color="auto" w:fill="BF3030"/>
            <w:vAlign w:val="center"/>
          </w:tcPr>
          <w:p w14:paraId="78618394" w14:textId="77777777" w:rsidR="00B50C7F" w:rsidRPr="006732EE" w:rsidRDefault="00B50C7F" w:rsidP="00B50C7F">
            <w:pPr>
              <w:spacing w:line="240" w:lineRule="auto"/>
              <w:contextualSpacing w:val="0"/>
              <w:jc w:val="center"/>
              <w:rPr>
                <w:rFonts w:eastAsia="Calibri"/>
                <w:sz w:val="16"/>
                <w:szCs w:val="16"/>
              </w:rPr>
            </w:pPr>
            <w:r w:rsidRPr="006732EE">
              <w:rPr>
                <w:rFonts w:eastAsia="Calibri"/>
                <w:sz w:val="16"/>
                <w:szCs w:val="16"/>
              </w:rPr>
              <w:t xml:space="preserve">Muy </w:t>
            </w:r>
            <w:proofErr w:type="gramStart"/>
            <w:r w:rsidRPr="006732EE">
              <w:rPr>
                <w:rFonts w:eastAsia="Calibri"/>
                <w:sz w:val="16"/>
                <w:szCs w:val="16"/>
              </w:rPr>
              <w:t>mala :</w:t>
            </w:r>
            <w:proofErr w:type="gramEnd"/>
            <w:r w:rsidRPr="006732EE">
              <w:rPr>
                <w:rFonts w:eastAsia="Calibri"/>
                <w:sz w:val="16"/>
                <w:szCs w:val="16"/>
              </w:rPr>
              <w:t xml:space="preserve"> 0-25</w:t>
            </w:r>
          </w:p>
        </w:tc>
      </w:tr>
    </w:tbl>
    <w:p w14:paraId="69309E01" w14:textId="0562A320" w:rsidR="007E7A27" w:rsidRPr="00B50C7F" w:rsidRDefault="00B50C7F" w:rsidP="00B50C7F">
      <w:pPr>
        <w:pStyle w:val="Descripcin"/>
        <w:keepNext/>
      </w:pPr>
      <w:bookmarkStart w:id="79" w:name="_Toc108470335"/>
      <w:r>
        <w:t xml:space="preserve">Figura </w:t>
      </w:r>
      <w:fldSimple w:instr=" SEQ Figura \* ARABIC ">
        <w:r w:rsidR="00626AE4">
          <w:rPr>
            <w:noProof/>
          </w:rPr>
          <w:t>3</w:t>
        </w:r>
      </w:fldSimple>
      <w:r>
        <w:t xml:space="preserve">. </w:t>
      </w:r>
      <w:r w:rsidR="006732EE" w:rsidRPr="006732EE">
        <w:t>Evaluación del punto de monitoreo FW 320-ST</w:t>
      </w:r>
      <w:r>
        <w:t>.</w:t>
      </w:r>
      <w:bookmarkEnd w:id="79"/>
    </w:p>
    <w:p w14:paraId="338C6F5E" w14:textId="77777777" w:rsidR="006732EE" w:rsidRDefault="006732EE" w:rsidP="006732EE">
      <w:pPr>
        <w:jc w:val="both"/>
        <w:rPr>
          <w:lang w:val="es-ES"/>
        </w:rPr>
      </w:pPr>
      <w:bookmarkStart w:id="80" w:name="_Toc70326566"/>
      <w:bookmarkStart w:id="81" w:name="_Toc70327374"/>
      <w:r>
        <w:rPr>
          <w:lang w:val="es-ES"/>
        </w:rPr>
        <w:t xml:space="preserve">Aplicando el ICA-NSF a los datos disponibles se determina que la estación de monitoreo presentó aguas de buena calidad, el cumplimiento del padrón nacional de aguas fue igual a 91,1% </w:t>
      </w:r>
      <w:del w:id="82" w:author="..fio celabe.." w:date="2022-07-08T15:35:00Z">
        <w:r w:rsidDel="007A704A">
          <w:rPr>
            <w:lang w:val="es-ES"/>
          </w:rPr>
          <w:delText xml:space="preserve"> </w:delText>
        </w:r>
      </w:del>
      <w:r>
        <w:rPr>
          <w:lang w:val="es-ES"/>
        </w:rPr>
        <w:t>en ambas campañas.</w:t>
      </w:r>
      <w:del w:id="83" w:author="..fio celabe.." w:date="2022-07-08T15:35:00Z">
        <w:r w:rsidDel="007A704A">
          <w:rPr>
            <w:lang w:val="es-ES"/>
          </w:rPr>
          <w:delText>,</w:delText>
        </w:r>
      </w:del>
    </w:p>
    <w:p w14:paraId="2D994889" w14:textId="77777777" w:rsidR="006732EE" w:rsidRDefault="006732EE" w:rsidP="006732EE">
      <w:pPr>
        <w:rPr>
          <w:lang w:val="es-ES"/>
        </w:rPr>
      </w:pPr>
    </w:p>
    <w:tbl>
      <w:tblPr>
        <w:tblStyle w:val="Cuadrculaclara"/>
        <w:tblW w:w="0" w:type="auto"/>
        <w:tblLook w:val="04A0" w:firstRow="1" w:lastRow="0" w:firstColumn="1" w:lastColumn="0" w:noHBand="0" w:noVBand="1"/>
      </w:tblPr>
      <w:tblGrid>
        <w:gridCol w:w="2398"/>
        <w:gridCol w:w="1922"/>
        <w:gridCol w:w="2208"/>
        <w:gridCol w:w="2192"/>
      </w:tblGrid>
      <w:tr w:rsidR="006732EE" w14:paraId="15BC8A6E" w14:textId="77777777" w:rsidTr="00361D3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6C806C02" w14:textId="2682EFF1" w:rsidR="006732EE" w:rsidRPr="00DC69A0" w:rsidRDefault="00DC69A0" w:rsidP="00DC69A0">
            <w:pPr>
              <w:pStyle w:val="Descripcin"/>
              <w:keepNext/>
              <w:spacing w:after="0"/>
              <w:jc w:val="center"/>
              <w:rPr>
                <w:b w:val="0"/>
              </w:rPr>
            </w:pPr>
            <w:bookmarkStart w:id="84" w:name="_Toc108436968"/>
            <w:r w:rsidRPr="00DC69A0">
              <w:rPr>
                <w:b w:val="0"/>
              </w:rPr>
              <w:t xml:space="preserve">CUADRO </w:t>
            </w:r>
            <w:r w:rsidRPr="00DC69A0">
              <w:fldChar w:fldCharType="begin"/>
            </w:r>
            <w:r w:rsidRPr="00DC69A0">
              <w:rPr>
                <w:b w:val="0"/>
              </w:rPr>
              <w:instrText xml:space="preserve"> SEQ CUADRO \* ARABIC </w:instrText>
            </w:r>
            <w:r w:rsidRPr="00DC69A0">
              <w:fldChar w:fldCharType="separate"/>
            </w:r>
            <w:r w:rsidR="00D14FCF">
              <w:rPr>
                <w:b w:val="0"/>
                <w:noProof/>
              </w:rPr>
              <w:t>3</w:t>
            </w:r>
            <w:r w:rsidRPr="00DC69A0">
              <w:fldChar w:fldCharType="end"/>
            </w:r>
            <w:r w:rsidRPr="00DC69A0">
              <w:rPr>
                <w:b w:val="0"/>
              </w:rPr>
              <w:t xml:space="preserve">. </w:t>
            </w:r>
            <w:r w:rsidR="006732EE" w:rsidRPr="00DC69A0">
              <w:rPr>
                <w:rFonts w:ascii="MADE Evolve Sans" w:hAnsi="MADE Evolve Sans"/>
                <w:b w:val="0"/>
              </w:rPr>
              <w:t>CUMPLIMIENTO DE LA RESOLUCIÓN 222/02</w:t>
            </w:r>
            <w:r w:rsidRPr="00DC69A0">
              <w:rPr>
                <w:rFonts w:ascii="MADE Evolve Sans" w:hAnsi="MADE Evolve Sans"/>
                <w:b w:val="0"/>
              </w:rPr>
              <w:t xml:space="preserve"> FW 320-ST</w:t>
            </w:r>
            <w:bookmarkEnd w:id="84"/>
          </w:p>
        </w:tc>
      </w:tr>
      <w:tr w:rsidR="006732EE" w14:paraId="1FD792D7"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7D17619E" w14:textId="77777777" w:rsidR="006732EE" w:rsidRPr="00AE7201" w:rsidRDefault="006732EE" w:rsidP="00361D31">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0508EB6E" w14:textId="77777777" w:rsidR="006732EE" w:rsidRPr="00AE7201" w:rsidRDefault="006732EE"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423C8632" w14:textId="77777777" w:rsidR="006732EE" w:rsidRPr="00AE7201" w:rsidRDefault="006732EE"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26F4FE96" w14:textId="77777777" w:rsidR="006732EE" w:rsidRPr="00AE7201" w:rsidRDefault="006732EE"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6732EE" w14:paraId="60201F0D"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C290D7C" w14:textId="77777777" w:rsidR="006732EE" w:rsidRPr="00AE7201" w:rsidRDefault="006732EE" w:rsidP="00361D31">
            <w:pPr>
              <w:jc w:val="both"/>
              <w:rPr>
                <w:rFonts w:ascii="MADE Evolve Sans" w:hAnsi="MADE Evolve Sans"/>
                <w:b w:val="0"/>
                <w:sz w:val="18"/>
                <w:szCs w:val="18"/>
              </w:rPr>
            </w:pPr>
            <w:r w:rsidRPr="00AE7201">
              <w:rPr>
                <w:rFonts w:ascii="MADE Evolve Sans" w:hAnsi="MADE Evolve Sans"/>
                <w:b w:val="0"/>
                <w:sz w:val="18"/>
                <w:szCs w:val="18"/>
              </w:rPr>
              <w:t>Conforme a los l</w:t>
            </w:r>
            <w:r>
              <w:rPr>
                <w:rFonts w:ascii="MADE Evolve Sans" w:hAnsi="MADE Evolve Sans"/>
                <w:b w:val="0"/>
                <w:sz w:val="18"/>
                <w:szCs w:val="18"/>
              </w:rPr>
              <w:t>í</w:t>
            </w:r>
            <w:r w:rsidRPr="00AE7201">
              <w:rPr>
                <w:rFonts w:ascii="MADE Evolve Sans" w:hAnsi="MADE Evolve Sans"/>
                <w:b w:val="0"/>
                <w:sz w:val="18"/>
                <w:szCs w:val="18"/>
              </w:rPr>
              <w:t>mites (%)</w:t>
            </w:r>
          </w:p>
        </w:tc>
        <w:tc>
          <w:tcPr>
            <w:tcW w:w="2064" w:type="dxa"/>
            <w:vAlign w:val="center"/>
          </w:tcPr>
          <w:p w14:paraId="3DF71D8C" w14:textId="77777777" w:rsidR="006732EE" w:rsidRPr="00AE7201" w:rsidRDefault="006732EE" w:rsidP="00361D31">
            <w:pPr>
              <w:jc w:val="center"/>
              <w:cnfStyle w:val="000000010000" w:firstRow="0" w:lastRow="0" w:firstColumn="0" w:lastColumn="0" w:oddVBand="0" w:evenVBand="0" w:oddHBand="0" w:evenHBand="1" w:firstRowFirstColumn="0" w:firstRowLastColumn="0" w:lastRowFirstColumn="0" w:lastRowLastColumn="0"/>
            </w:pPr>
            <w:r>
              <w:t>S/D</w:t>
            </w:r>
          </w:p>
        </w:tc>
        <w:tc>
          <w:tcPr>
            <w:tcW w:w="2292" w:type="dxa"/>
          </w:tcPr>
          <w:p w14:paraId="4C3552FC" w14:textId="77777777" w:rsidR="006732EE" w:rsidRPr="00020828" w:rsidRDefault="006732EE" w:rsidP="00361D31">
            <w:pPr>
              <w:jc w:val="center"/>
              <w:cnfStyle w:val="000000010000" w:firstRow="0" w:lastRow="0" w:firstColumn="0" w:lastColumn="0" w:oddVBand="0" w:evenVBand="0" w:oddHBand="0" w:evenHBand="1" w:firstRowFirstColumn="0" w:firstRowLastColumn="0" w:lastRowFirstColumn="0" w:lastRowLastColumn="0"/>
              <w:rPr>
                <w:sz w:val="18"/>
                <w:szCs w:val="18"/>
              </w:rPr>
            </w:pPr>
            <w:r w:rsidRPr="00020828">
              <w:rPr>
                <w:sz w:val="18"/>
                <w:szCs w:val="18"/>
              </w:rPr>
              <w:t>91,1%</w:t>
            </w:r>
          </w:p>
        </w:tc>
        <w:tc>
          <w:tcPr>
            <w:tcW w:w="2292" w:type="dxa"/>
          </w:tcPr>
          <w:p w14:paraId="34BD6032" w14:textId="77777777" w:rsidR="006732EE" w:rsidRPr="00020828" w:rsidRDefault="006732EE" w:rsidP="00361D31">
            <w:pPr>
              <w:jc w:val="center"/>
              <w:cnfStyle w:val="000000010000" w:firstRow="0" w:lastRow="0" w:firstColumn="0" w:lastColumn="0" w:oddVBand="0" w:evenVBand="0" w:oddHBand="0" w:evenHBand="1" w:firstRowFirstColumn="0" w:firstRowLastColumn="0" w:lastRowFirstColumn="0" w:lastRowLastColumn="0"/>
              <w:rPr>
                <w:sz w:val="18"/>
                <w:szCs w:val="18"/>
              </w:rPr>
            </w:pPr>
            <w:r w:rsidRPr="00020828">
              <w:rPr>
                <w:sz w:val="18"/>
                <w:szCs w:val="18"/>
              </w:rPr>
              <w:t>91,1%</w:t>
            </w:r>
          </w:p>
        </w:tc>
      </w:tr>
      <w:tr w:rsidR="006732EE" w14:paraId="28FC61F5"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B541B1A" w14:textId="77777777" w:rsidR="006732EE" w:rsidRPr="00AE7201" w:rsidRDefault="006732EE" w:rsidP="00361D31">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064" w:type="dxa"/>
            <w:vAlign w:val="center"/>
          </w:tcPr>
          <w:p w14:paraId="74A08511" w14:textId="77777777" w:rsidR="006732EE" w:rsidRPr="00AE7201" w:rsidRDefault="006732EE" w:rsidP="00361D31">
            <w:pPr>
              <w:jc w:val="center"/>
              <w:cnfStyle w:val="000000100000" w:firstRow="0" w:lastRow="0" w:firstColumn="0" w:lastColumn="0" w:oddVBand="0" w:evenVBand="0" w:oddHBand="1" w:evenHBand="0" w:firstRowFirstColumn="0" w:firstRowLastColumn="0" w:lastRowFirstColumn="0" w:lastRowLastColumn="0"/>
            </w:pPr>
            <w:r>
              <w:t>S/D</w:t>
            </w:r>
          </w:p>
        </w:tc>
        <w:tc>
          <w:tcPr>
            <w:tcW w:w="2292" w:type="dxa"/>
          </w:tcPr>
          <w:p w14:paraId="4D1DC819" w14:textId="77777777" w:rsidR="006732EE" w:rsidRPr="00020828" w:rsidRDefault="006732EE" w:rsidP="00361D31">
            <w:pPr>
              <w:jc w:val="center"/>
              <w:cnfStyle w:val="000000100000" w:firstRow="0" w:lastRow="0" w:firstColumn="0" w:lastColumn="0" w:oddVBand="0" w:evenVBand="0" w:oddHBand="1" w:evenHBand="0" w:firstRowFirstColumn="0" w:firstRowLastColumn="0" w:lastRowFirstColumn="0" w:lastRowLastColumn="0"/>
              <w:rPr>
                <w:sz w:val="18"/>
                <w:szCs w:val="18"/>
              </w:rPr>
            </w:pPr>
            <w:r w:rsidRPr="00020828">
              <w:rPr>
                <w:sz w:val="18"/>
                <w:szCs w:val="18"/>
              </w:rPr>
              <w:t>8,88%</w:t>
            </w:r>
          </w:p>
        </w:tc>
        <w:tc>
          <w:tcPr>
            <w:tcW w:w="2292" w:type="dxa"/>
          </w:tcPr>
          <w:p w14:paraId="0A9248B8" w14:textId="77777777" w:rsidR="006732EE" w:rsidRPr="00020828" w:rsidRDefault="006732EE" w:rsidP="00361D31">
            <w:pPr>
              <w:jc w:val="center"/>
              <w:cnfStyle w:val="000000100000" w:firstRow="0" w:lastRow="0" w:firstColumn="0" w:lastColumn="0" w:oddVBand="0" w:evenVBand="0" w:oddHBand="1" w:evenHBand="0" w:firstRowFirstColumn="0" w:firstRowLastColumn="0" w:lastRowFirstColumn="0" w:lastRowLastColumn="0"/>
              <w:rPr>
                <w:sz w:val="18"/>
                <w:szCs w:val="18"/>
              </w:rPr>
            </w:pPr>
            <w:r w:rsidRPr="00020828">
              <w:rPr>
                <w:sz w:val="18"/>
                <w:szCs w:val="18"/>
              </w:rPr>
              <w:t>8,88%</w:t>
            </w:r>
          </w:p>
        </w:tc>
      </w:tr>
      <w:tr w:rsidR="006732EE" w14:paraId="677711DA"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546C6CC" w14:textId="77777777" w:rsidR="006732EE" w:rsidRPr="00AE7201" w:rsidRDefault="006732EE" w:rsidP="00361D31">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064" w:type="dxa"/>
            <w:vAlign w:val="center"/>
          </w:tcPr>
          <w:p w14:paraId="3745754C" w14:textId="77777777" w:rsidR="006732EE" w:rsidRPr="00AE7201" w:rsidRDefault="006732EE" w:rsidP="00361D31">
            <w:pPr>
              <w:jc w:val="center"/>
              <w:cnfStyle w:val="000000010000" w:firstRow="0" w:lastRow="0" w:firstColumn="0" w:lastColumn="0" w:oddVBand="0" w:evenVBand="0" w:oddHBand="0" w:evenHBand="1" w:firstRowFirstColumn="0" w:firstRowLastColumn="0" w:lastRowFirstColumn="0" w:lastRowLastColumn="0"/>
            </w:pPr>
            <w:r>
              <w:t>S/D</w:t>
            </w:r>
          </w:p>
        </w:tc>
        <w:tc>
          <w:tcPr>
            <w:tcW w:w="2292" w:type="dxa"/>
          </w:tcPr>
          <w:p w14:paraId="7EB1C1BE" w14:textId="77777777" w:rsidR="006732EE" w:rsidRDefault="006732EE" w:rsidP="006732EE">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Fósforo total</w:t>
            </w:r>
          </w:p>
          <w:p w14:paraId="04628DC3" w14:textId="77777777" w:rsidR="006732EE" w:rsidRDefault="006732EE" w:rsidP="006732EE">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Amoníaco</w:t>
            </w:r>
          </w:p>
          <w:p w14:paraId="53E52F5B" w14:textId="77777777" w:rsidR="006732EE" w:rsidRDefault="006732EE" w:rsidP="006732EE">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Lindano</w:t>
            </w:r>
          </w:p>
          <w:p w14:paraId="1A5694C5" w14:textId="77777777" w:rsidR="006732EE" w:rsidRPr="00AE7201" w:rsidRDefault="006732EE" w:rsidP="006732EE">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proofErr w:type="spellStart"/>
            <w:r>
              <w:rPr>
                <w:sz w:val="18"/>
                <w:szCs w:val="18"/>
              </w:rPr>
              <w:t>Tubeconazole</w:t>
            </w:r>
            <w:proofErr w:type="spellEnd"/>
          </w:p>
        </w:tc>
        <w:tc>
          <w:tcPr>
            <w:tcW w:w="2292" w:type="dxa"/>
          </w:tcPr>
          <w:p w14:paraId="069613D3" w14:textId="77777777" w:rsidR="006732EE" w:rsidRDefault="006732EE" w:rsidP="006732EE">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Fósforo total</w:t>
            </w:r>
          </w:p>
          <w:p w14:paraId="4683395A" w14:textId="77777777" w:rsidR="006732EE" w:rsidRDefault="006732EE" w:rsidP="006732EE">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Aluminio</w:t>
            </w:r>
          </w:p>
          <w:p w14:paraId="333C1846" w14:textId="77777777" w:rsidR="006732EE" w:rsidRDefault="006732EE" w:rsidP="006732EE">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Manganeso</w:t>
            </w:r>
          </w:p>
          <w:p w14:paraId="237C0275" w14:textId="77777777" w:rsidR="006732EE" w:rsidRPr="00AE7201" w:rsidRDefault="006732EE" w:rsidP="006732EE">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Hierro soluble</w:t>
            </w:r>
          </w:p>
        </w:tc>
      </w:tr>
    </w:tbl>
    <w:p w14:paraId="5DF4BFBF" w14:textId="77777777" w:rsidR="006732EE" w:rsidRDefault="006732EE" w:rsidP="006732EE"/>
    <w:p w14:paraId="08656700" w14:textId="77777777" w:rsidR="002733A7" w:rsidRDefault="002733A7" w:rsidP="00A1215C"/>
    <w:p w14:paraId="116CDD47" w14:textId="77777777" w:rsidR="006732EE" w:rsidRDefault="006732EE" w:rsidP="00A1215C"/>
    <w:p w14:paraId="23553B93" w14:textId="77777777" w:rsidR="006732EE" w:rsidRDefault="006732EE" w:rsidP="00A1215C"/>
    <w:p w14:paraId="17DB3738" w14:textId="77777777" w:rsidR="006732EE" w:rsidRDefault="006732EE" w:rsidP="00A1215C"/>
    <w:p w14:paraId="4FE21764" w14:textId="77777777" w:rsidR="006732EE" w:rsidRDefault="006732EE" w:rsidP="00A1215C"/>
    <w:p w14:paraId="2FA82C13" w14:textId="77777777" w:rsidR="006732EE" w:rsidRDefault="006732EE" w:rsidP="00A1215C"/>
    <w:p w14:paraId="3E2C01B2" w14:textId="30FCBCF7" w:rsidR="007E7A27" w:rsidRPr="00A1215C" w:rsidRDefault="007E7A27" w:rsidP="00A1215C">
      <w:bookmarkStart w:id="85" w:name="_Toc108566547"/>
      <w:r w:rsidRPr="009C4D1F">
        <w:rPr>
          <w:rStyle w:val="Ttulo2Car"/>
        </w:rPr>
        <w:t>3</w:t>
      </w:r>
      <w:r w:rsidR="00A1215C">
        <w:rPr>
          <w:rStyle w:val="Ttulo2Car"/>
        </w:rPr>
        <w:t>.1</w:t>
      </w:r>
      <w:r w:rsidR="00AF782A">
        <w:rPr>
          <w:rStyle w:val="Ttulo2Car"/>
        </w:rPr>
        <w:t>.4</w:t>
      </w:r>
      <w:r w:rsidRPr="009C4D1F">
        <w:rPr>
          <w:rStyle w:val="Ttulo2Car"/>
        </w:rPr>
        <w:t xml:space="preserve"> Análisis </w:t>
      </w:r>
      <w:bookmarkEnd w:id="80"/>
      <w:bookmarkEnd w:id="81"/>
      <w:r w:rsidR="006732EE" w:rsidRPr="006732EE">
        <w:rPr>
          <w:rStyle w:val="Ttulo2Car"/>
        </w:rPr>
        <w:t>del punto FW 315-HE</w:t>
      </w:r>
      <w:bookmarkEnd w:id="85"/>
    </w:p>
    <w:p w14:paraId="5FFF8493" w14:textId="77777777" w:rsidR="00A1215C" w:rsidRPr="00A1215C" w:rsidRDefault="00A1215C" w:rsidP="00A1215C">
      <w:pPr>
        <w:rPr>
          <w:sz w:val="10"/>
        </w:rPr>
      </w:pPr>
    </w:p>
    <w:p w14:paraId="333E2F6E" w14:textId="77777777" w:rsidR="006732EE" w:rsidRPr="006732EE" w:rsidRDefault="006732EE" w:rsidP="006732EE">
      <w:pPr>
        <w:contextualSpacing w:val="0"/>
        <w:jc w:val="both"/>
        <w:rPr>
          <w:sz w:val="19"/>
          <w:szCs w:val="19"/>
        </w:rPr>
      </w:pPr>
      <w:r w:rsidRPr="006732EE">
        <w:rPr>
          <w:sz w:val="19"/>
          <w:szCs w:val="19"/>
        </w:rPr>
        <w:t xml:space="preserve">La estación de monitoreo FW 315-HE se encuentra en el extremo noreste la estancia Hermosa, administrativamente se localiza en el lugar conocido como Zona de Estancias del distrito </w:t>
      </w:r>
      <w:proofErr w:type="spellStart"/>
      <w:r w:rsidRPr="006732EE">
        <w:rPr>
          <w:sz w:val="19"/>
          <w:szCs w:val="19"/>
        </w:rPr>
        <w:t>Sgto</w:t>
      </w:r>
      <w:proofErr w:type="spellEnd"/>
      <w:r w:rsidRPr="006732EE">
        <w:rPr>
          <w:sz w:val="19"/>
          <w:szCs w:val="19"/>
        </w:rPr>
        <w:t xml:space="preserve"> José Félix López, Departamento de Concepción; sus coordenadas UTM de referencia son 21</w:t>
      </w:r>
      <w:proofErr w:type="gramStart"/>
      <w:r w:rsidRPr="006732EE">
        <w:rPr>
          <w:sz w:val="19"/>
          <w:szCs w:val="19"/>
        </w:rPr>
        <w:t>K  515424</w:t>
      </w:r>
      <w:proofErr w:type="gramEnd"/>
      <w:r w:rsidRPr="006732EE">
        <w:rPr>
          <w:sz w:val="19"/>
          <w:szCs w:val="19"/>
        </w:rPr>
        <w:t xml:space="preserve">,99 m E 7523026,00 m S. En el área de influencia de la estación se verifica el desarrollo de actividades ganaderas y plantaciones forestales de Eucaliptus </w:t>
      </w:r>
      <w:proofErr w:type="spellStart"/>
      <w:r w:rsidRPr="006732EE">
        <w:rPr>
          <w:sz w:val="19"/>
          <w:szCs w:val="19"/>
        </w:rPr>
        <w:t>sp</w:t>
      </w:r>
      <w:proofErr w:type="spellEnd"/>
      <w:r w:rsidRPr="006732EE">
        <w:rPr>
          <w:sz w:val="19"/>
          <w:szCs w:val="19"/>
        </w:rPr>
        <w:t>.</w:t>
      </w:r>
    </w:p>
    <w:p w14:paraId="73AE5564" w14:textId="77777777" w:rsidR="006732EE" w:rsidRPr="006732EE" w:rsidRDefault="006732EE" w:rsidP="006732EE">
      <w:pPr>
        <w:pStyle w:val="Prrafodelista"/>
        <w:contextualSpacing w:val="0"/>
        <w:jc w:val="both"/>
        <w:rPr>
          <w:sz w:val="19"/>
          <w:szCs w:val="19"/>
        </w:rPr>
      </w:pPr>
    </w:p>
    <w:p w14:paraId="020ED3A5" w14:textId="77777777" w:rsidR="006732EE" w:rsidRPr="006732EE" w:rsidRDefault="006732EE" w:rsidP="006732EE">
      <w:pPr>
        <w:contextualSpacing w:val="0"/>
        <w:jc w:val="both"/>
        <w:rPr>
          <w:sz w:val="19"/>
          <w:szCs w:val="19"/>
        </w:rPr>
      </w:pPr>
      <w:r w:rsidRPr="006732EE">
        <w:rPr>
          <w:sz w:val="19"/>
          <w:szCs w:val="19"/>
        </w:rPr>
        <w:t xml:space="preserve">Este punto de monitoreo es el único punto que no pertenece a la unidad hidrográfica </w:t>
      </w:r>
      <w:proofErr w:type="spellStart"/>
      <w:r w:rsidRPr="006732EE">
        <w:rPr>
          <w:sz w:val="19"/>
          <w:szCs w:val="19"/>
        </w:rPr>
        <w:t>Aquidabán</w:t>
      </w:r>
      <w:proofErr w:type="spellEnd"/>
      <w:r w:rsidRPr="006732EE">
        <w:rPr>
          <w:sz w:val="19"/>
          <w:szCs w:val="19"/>
        </w:rPr>
        <w:t xml:space="preserve">, se localiza </w:t>
      </w:r>
      <w:r w:rsidRPr="000D4D71">
        <w:rPr>
          <w:sz w:val="19"/>
          <w:szCs w:val="19"/>
          <w:highlight w:val="magenta"/>
        </w:rPr>
        <w:t>sobre el arroyo hermosa</w:t>
      </w:r>
      <w:r w:rsidRPr="006732EE">
        <w:rPr>
          <w:sz w:val="19"/>
          <w:szCs w:val="19"/>
        </w:rPr>
        <w:t xml:space="preserve"> que es un tributario del Río Apa, el cauce en el tramo verificado es de aproximadamente 6 metros de ancho y no presento caudal de agua en la temporada de lluvias del corriente. El FW 315-HE pertenece a la microcuenca del arroyo Hermosa de la unidad hidrográfica Río Apa.</w:t>
      </w:r>
    </w:p>
    <w:p w14:paraId="0DDA0D3A" w14:textId="77777777" w:rsidR="006732EE" w:rsidRPr="006732EE" w:rsidRDefault="006732EE" w:rsidP="006732EE">
      <w:pPr>
        <w:pStyle w:val="Prrafodelista"/>
        <w:contextualSpacing w:val="0"/>
        <w:jc w:val="both"/>
        <w:rPr>
          <w:sz w:val="19"/>
          <w:szCs w:val="19"/>
        </w:rPr>
      </w:pPr>
    </w:p>
    <w:p w14:paraId="279909CF" w14:textId="013A2AF7" w:rsidR="006E40EF" w:rsidRPr="00A1215C" w:rsidRDefault="006732EE" w:rsidP="006732EE">
      <w:pPr>
        <w:pStyle w:val="Prrafodelista"/>
        <w:ind w:left="0"/>
        <w:contextualSpacing w:val="0"/>
        <w:jc w:val="both"/>
        <w:rPr>
          <w:rFonts w:asciiTheme="majorHAnsi" w:hAnsiTheme="majorHAnsi" w:cs="Courier New"/>
          <w:sz w:val="19"/>
          <w:szCs w:val="19"/>
          <w:lang w:val="es-ES"/>
        </w:rPr>
      </w:pPr>
      <w:r w:rsidRPr="006732EE">
        <w:rPr>
          <w:sz w:val="19"/>
          <w:szCs w:val="19"/>
        </w:rPr>
        <w:t xml:space="preserve">A partir de los resultados de laboratorio obtenidos en las sucesivas campañas se aplicó el Índice de Calidad de Agua de la </w:t>
      </w:r>
      <w:proofErr w:type="spellStart"/>
      <w:r w:rsidRPr="00AC625E">
        <w:rPr>
          <w:i/>
          <w:sz w:val="19"/>
          <w:szCs w:val="19"/>
        </w:rPr>
        <w:t>National</w:t>
      </w:r>
      <w:proofErr w:type="spellEnd"/>
      <w:r w:rsidRPr="00AC625E">
        <w:rPr>
          <w:i/>
          <w:sz w:val="19"/>
          <w:szCs w:val="19"/>
        </w:rPr>
        <w:t xml:space="preserve"> </w:t>
      </w:r>
      <w:proofErr w:type="spellStart"/>
      <w:r w:rsidRPr="00AC625E">
        <w:rPr>
          <w:i/>
          <w:sz w:val="19"/>
          <w:szCs w:val="19"/>
        </w:rPr>
        <w:t>Sanitation</w:t>
      </w:r>
      <w:proofErr w:type="spellEnd"/>
      <w:r w:rsidRPr="00AC625E">
        <w:rPr>
          <w:i/>
          <w:sz w:val="19"/>
          <w:szCs w:val="19"/>
        </w:rPr>
        <w:t xml:space="preserve"> </w:t>
      </w:r>
      <w:proofErr w:type="spellStart"/>
      <w:r w:rsidRPr="00AC625E">
        <w:rPr>
          <w:i/>
          <w:sz w:val="19"/>
          <w:szCs w:val="19"/>
        </w:rPr>
        <w:t>Foundation</w:t>
      </w:r>
      <w:proofErr w:type="spellEnd"/>
      <w:r w:rsidRPr="006732EE">
        <w:rPr>
          <w:sz w:val="19"/>
          <w:szCs w:val="19"/>
        </w:rPr>
        <w:t xml:space="preserve"> (ICA-NSF) y se evaluó el grado de cumplimiento del padrón nacional de agua establecido según Resolución </w:t>
      </w:r>
      <w:proofErr w:type="spellStart"/>
      <w:r w:rsidRPr="006732EE">
        <w:rPr>
          <w:sz w:val="19"/>
          <w:szCs w:val="19"/>
        </w:rPr>
        <w:t>N</w:t>
      </w:r>
      <w:r w:rsidRPr="006732EE">
        <w:rPr>
          <w:rFonts w:ascii="Courier New" w:hAnsi="Courier New" w:cs="Courier New"/>
          <w:sz w:val="19"/>
          <w:szCs w:val="19"/>
        </w:rPr>
        <w:t>º</w:t>
      </w:r>
      <w:proofErr w:type="spellEnd"/>
      <w:r w:rsidRPr="006732EE">
        <w:rPr>
          <w:sz w:val="19"/>
          <w:szCs w:val="19"/>
        </w:rPr>
        <w:t xml:space="preserve"> 222/</w:t>
      </w:r>
      <w:proofErr w:type="gramStart"/>
      <w:r w:rsidRPr="006732EE">
        <w:rPr>
          <w:sz w:val="19"/>
          <w:szCs w:val="19"/>
        </w:rPr>
        <w:t>02.</w:t>
      </w:r>
      <w:r w:rsidR="005D58B0" w:rsidRPr="00A1215C">
        <w:rPr>
          <w:sz w:val="19"/>
          <w:szCs w:val="19"/>
        </w:rPr>
        <w:t>.</w:t>
      </w:r>
      <w:proofErr w:type="gramEnd"/>
    </w:p>
    <w:p w14:paraId="3949E527" w14:textId="77777777" w:rsidR="007E7A27" w:rsidRPr="000A7286" w:rsidRDefault="007E7A27" w:rsidP="007E7A27">
      <w:pPr>
        <w:pStyle w:val="Prrafodelista"/>
        <w:spacing w:after="160" w:line="259" w:lineRule="auto"/>
        <w:contextualSpacing w:val="0"/>
        <w:rPr>
          <w:rFonts w:asciiTheme="majorHAnsi" w:hAnsiTheme="majorHAnsi" w:cs="Courier New"/>
          <w:sz w:val="2"/>
          <w:lang w:val="es-ES"/>
        </w:rPr>
      </w:pPr>
    </w:p>
    <w:p w14:paraId="3D121FE3" w14:textId="77777777" w:rsidR="006732EE" w:rsidRDefault="006732EE" w:rsidP="006732EE">
      <w:r>
        <w:rPr>
          <w:noProof/>
          <w:lang w:val="es-ES" w:eastAsia="es-ES"/>
        </w:rPr>
        <w:drawing>
          <wp:inline distT="0" distB="0" distL="0" distR="0" wp14:anchorId="33683109" wp14:editId="7AF52153">
            <wp:extent cx="5410200" cy="2955472"/>
            <wp:effectExtent l="0" t="0" r="19050" b="16510"/>
            <wp:docPr id="504" name="Gráfico 50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bl>
      <w:tblPr>
        <w:tblStyle w:val="Tablaconcuadrcula1"/>
        <w:tblW w:w="8505" w:type="dxa"/>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073"/>
        <w:gridCol w:w="1535"/>
        <w:gridCol w:w="1507"/>
        <w:gridCol w:w="1506"/>
        <w:gridCol w:w="1496"/>
        <w:gridCol w:w="1388"/>
      </w:tblGrid>
      <w:tr w:rsidR="006732EE" w:rsidRPr="006732EE" w14:paraId="1E0C4A6F" w14:textId="77777777" w:rsidTr="00B50C7F">
        <w:tc>
          <w:tcPr>
            <w:tcW w:w="1073" w:type="dxa"/>
            <w:vAlign w:val="center"/>
          </w:tcPr>
          <w:p w14:paraId="2EFB59A7" w14:textId="77777777" w:rsidR="006732EE" w:rsidRPr="006732EE" w:rsidRDefault="006732EE" w:rsidP="006732EE">
            <w:pPr>
              <w:spacing w:line="240" w:lineRule="auto"/>
              <w:contextualSpacing w:val="0"/>
              <w:jc w:val="center"/>
              <w:rPr>
                <w:rFonts w:eastAsia="Calibri"/>
                <w:sz w:val="16"/>
                <w:szCs w:val="16"/>
              </w:rPr>
            </w:pPr>
            <w:r w:rsidRPr="006732EE">
              <w:rPr>
                <w:rFonts w:eastAsia="Calibri"/>
                <w:sz w:val="16"/>
                <w:szCs w:val="16"/>
              </w:rPr>
              <w:t>NFS</w:t>
            </w:r>
          </w:p>
        </w:tc>
        <w:tc>
          <w:tcPr>
            <w:tcW w:w="1535" w:type="dxa"/>
            <w:shd w:val="clear" w:color="auto" w:fill="2E74B5" w:themeFill="accent1" w:themeFillShade="BF"/>
            <w:vAlign w:val="center"/>
          </w:tcPr>
          <w:p w14:paraId="7BAB3B20" w14:textId="32EF20B5" w:rsidR="006732EE" w:rsidRPr="006732EE" w:rsidRDefault="006732EE" w:rsidP="006732EE">
            <w:pPr>
              <w:spacing w:line="240" w:lineRule="auto"/>
              <w:contextualSpacing w:val="0"/>
              <w:jc w:val="center"/>
              <w:rPr>
                <w:rFonts w:eastAsia="Calibri"/>
                <w:sz w:val="16"/>
                <w:szCs w:val="16"/>
              </w:rPr>
            </w:pPr>
            <w:r w:rsidRPr="006732EE">
              <w:rPr>
                <w:rFonts w:eastAsia="Calibri"/>
                <w:sz w:val="16"/>
                <w:szCs w:val="16"/>
              </w:rPr>
              <w:t>Excelente</w:t>
            </w:r>
            <w:r w:rsidRPr="006732EE">
              <w:rPr>
                <w:rFonts w:eastAsia="Calibri"/>
                <w:sz w:val="16"/>
                <w:szCs w:val="16"/>
                <w:lang w:val="en-US"/>
              </w:rPr>
              <w:t xml:space="preserve">: </w:t>
            </w:r>
            <w:r w:rsidRPr="006732EE">
              <w:rPr>
                <w:rFonts w:eastAsia="Calibri"/>
                <w:sz w:val="16"/>
                <w:szCs w:val="16"/>
              </w:rPr>
              <w:t>91 – 100</w:t>
            </w:r>
          </w:p>
        </w:tc>
        <w:tc>
          <w:tcPr>
            <w:tcW w:w="1507" w:type="dxa"/>
            <w:shd w:val="clear" w:color="auto" w:fill="6CAB68"/>
            <w:vAlign w:val="center"/>
          </w:tcPr>
          <w:p w14:paraId="73082432" w14:textId="77777777" w:rsidR="006732EE" w:rsidRPr="006732EE" w:rsidRDefault="006732EE" w:rsidP="006732EE">
            <w:pPr>
              <w:spacing w:line="240" w:lineRule="auto"/>
              <w:contextualSpacing w:val="0"/>
              <w:jc w:val="center"/>
              <w:rPr>
                <w:rFonts w:eastAsia="Calibri"/>
                <w:sz w:val="16"/>
                <w:szCs w:val="16"/>
              </w:rPr>
            </w:pPr>
            <w:proofErr w:type="gramStart"/>
            <w:r w:rsidRPr="006732EE">
              <w:rPr>
                <w:rFonts w:eastAsia="Calibri"/>
                <w:sz w:val="16"/>
                <w:szCs w:val="16"/>
              </w:rPr>
              <w:t>Buena :</w:t>
            </w:r>
            <w:proofErr w:type="gramEnd"/>
            <w:r w:rsidRPr="006732EE">
              <w:rPr>
                <w:rFonts w:eastAsia="Calibri"/>
                <w:sz w:val="16"/>
                <w:szCs w:val="16"/>
              </w:rPr>
              <w:t xml:space="preserve"> 71-90</w:t>
            </w:r>
          </w:p>
        </w:tc>
        <w:tc>
          <w:tcPr>
            <w:tcW w:w="1506" w:type="dxa"/>
            <w:shd w:val="clear" w:color="auto" w:fill="FFFF00"/>
            <w:vAlign w:val="center"/>
          </w:tcPr>
          <w:p w14:paraId="1A618FD2" w14:textId="77777777" w:rsidR="006732EE" w:rsidRPr="006732EE" w:rsidRDefault="006732EE" w:rsidP="006732EE">
            <w:pPr>
              <w:spacing w:line="240" w:lineRule="auto"/>
              <w:contextualSpacing w:val="0"/>
              <w:jc w:val="center"/>
              <w:rPr>
                <w:rFonts w:eastAsia="Calibri"/>
                <w:sz w:val="16"/>
                <w:szCs w:val="16"/>
              </w:rPr>
            </w:pPr>
            <w:proofErr w:type="gramStart"/>
            <w:r w:rsidRPr="006732EE">
              <w:rPr>
                <w:rFonts w:eastAsia="Calibri"/>
                <w:sz w:val="16"/>
                <w:szCs w:val="16"/>
              </w:rPr>
              <w:t>Media :</w:t>
            </w:r>
            <w:proofErr w:type="gramEnd"/>
            <w:r w:rsidRPr="006732EE">
              <w:rPr>
                <w:rFonts w:eastAsia="Calibri"/>
                <w:sz w:val="16"/>
                <w:szCs w:val="16"/>
              </w:rPr>
              <w:t xml:space="preserve"> 51-70</w:t>
            </w:r>
          </w:p>
        </w:tc>
        <w:tc>
          <w:tcPr>
            <w:tcW w:w="1496" w:type="dxa"/>
            <w:shd w:val="clear" w:color="auto" w:fill="FFC000"/>
            <w:vAlign w:val="center"/>
          </w:tcPr>
          <w:p w14:paraId="2BD7364B" w14:textId="77777777" w:rsidR="006732EE" w:rsidRPr="006732EE" w:rsidRDefault="006732EE" w:rsidP="006732EE">
            <w:pPr>
              <w:spacing w:line="240" w:lineRule="auto"/>
              <w:contextualSpacing w:val="0"/>
              <w:jc w:val="center"/>
              <w:rPr>
                <w:rFonts w:eastAsia="Calibri"/>
                <w:sz w:val="16"/>
                <w:szCs w:val="16"/>
              </w:rPr>
            </w:pPr>
            <w:proofErr w:type="gramStart"/>
            <w:r w:rsidRPr="006732EE">
              <w:rPr>
                <w:rFonts w:eastAsia="Calibri"/>
                <w:sz w:val="16"/>
                <w:szCs w:val="16"/>
              </w:rPr>
              <w:t>Mala :</w:t>
            </w:r>
            <w:proofErr w:type="gramEnd"/>
            <w:r w:rsidRPr="006732EE">
              <w:rPr>
                <w:rFonts w:eastAsia="Calibri"/>
                <w:sz w:val="16"/>
                <w:szCs w:val="16"/>
              </w:rPr>
              <w:t xml:space="preserve"> 26-50</w:t>
            </w:r>
          </w:p>
        </w:tc>
        <w:tc>
          <w:tcPr>
            <w:tcW w:w="1388" w:type="dxa"/>
            <w:shd w:val="clear" w:color="auto" w:fill="BF3030"/>
            <w:vAlign w:val="center"/>
          </w:tcPr>
          <w:p w14:paraId="7A4AAE43" w14:textId="77777777" w:rsidR="006732EE" w:rsidRPr="006732EE" w:rsidRDefault="006732EE" w:rsidP="006732EE">
            <w:pPr>
              <w:spacing w:line="240" w:lineRule="auto"/>
              <w:contextualSpacing w:val="0"/>
              <w:jc w:val="center"/>
              <w:rPr>
                <w:rFonts w:eastAsia="Calibri"/>
                <w:sz w:val="16"/>
                <w:szCs w:val="16"/>
              </w:rPr>
            </w:pPr>
            <w:r w:rsidRPr="006732EE">
              <w:rPr>
                <w:rFonts w:eastAsia="Calibri"/>
                <w:sz w:val="16"/>
                <w:szCs w:val="16"/>
              </w:rPr>
              <w:t xml:space="preserve">Muy </w:t>
            </w:r>
            <w:proofErr w:type="gramStart"/>
            <w:r w:rsidRPr="006732EE">
              <w:rPr>
                <w:rFonts w:eastAsia="Calibri"/>
                <w:sz w:val="16"/>
                <w:szCs w:val="16"/>
              </w:rPr>
              <w:t>mala :</w:t>
            </w:r>
            <w:proofErr w:type="gramEnd"/>
            <w:r w:rsidRPr="006732EE">
              <w:rPr>
                <w:rFonts w:eastAsia="Calibri"/>
                <w:sz w:val="16"/>
                <w:szCs w:val="16"/>
              </w:rPr>
              <w:t xml:space="preserve"> 0-25</w:t>
            </w:r>
          </w:p>
        </w:tc>
      </w:tr>
    </w:tbl>
    <w:p w14:paraId="1A1A83C2" w14:textId="47C4DC25" w:rsidR="007E7A27" w:rsidRPr="00B50C7F" w:rsidRDefault="00B50C7F" w:rsidP="00B50C7F">
      <w:pPr>
        <w:pStyle w:val="Descripcin"/>
        <w:keepNext/>
      </w:pPr>
      <w:bookmarkStart w:id="86" w:name="_Toc70330497"/>
      <w:bookmarkStart w:id="87" w:name="_Toc108470336"/>
      <w:r>
        <w:t xml:space="preserve">Figura </w:t>
      </w:r>
      <w:fldSimple w:instr=" SEQ Figura \* ARABIC ">
        <w:r w:rsidR="00626AE4">
          <w:rPr>
            <w:noProof/>
          </w:rPr>
          <w:t>4</w:t>
        </w:r>
      </w:fldSimple>
      <w:r>
        <w:t xml:space="preserve">. </w:t>
      </w:r>
      <w:r w:rsidR="00AC625E">
        <w:rPr>
          <w:rFonts w:asciiTheme="majorHAnsi" w:hAnsiTheme="majorHAnsi" w:cs="Courier New"/>
          <w:lang w:val="es-ES"/>
        </w:rPr>
        <w:t>Evaluación del punto FW 315-HE</w:t>
      </w:r>
      <w:r w:rsidR="00AF4095" w:rsidRPr="000A7286">
        <w:rPr>
          <w:rFonts w:asciiTheme="majorHAnsi" w:hAnsiTheme="majorHAnsi" w:cs="Courier New"/>
          <w:lang w:val="es-ES"/>
        </w:rPr>
        <w:t>.</w:t>
      </w:r>
      <w:bookmarkEnd w:id="86"/>
      <w:bookmarkEnd w:id="87"/>
      <w:r w:rsidR="00AF4095" w:rsidRPr="000A7286">
        <w:rPr>
          <w:noProof/>
          <w:lang w:val="es-ES" w:eastAsia="es-ES"/>
        </w:rPr>
        <w:t xml:space="preserve"> </w:t>
      </w:r>
    </w:p>
    <w:p w14:paraId="104341A3" w14:textId="77777777" w:rsidR="006732EE" w:rsidRDefault="006732EE" w:rsidP="006732EE">
      <w:pPr>
        <w:jc w:val="both"/>
        <w:rPr>
          <w:lang w:val="es-ES"/>
        </w:rPr>
      </w:pPr>
      <w:bookmarkStart w:id="88" w:name="_Toc70326567"/>
      <w:bookmarkStart w:id="89" w:name="_Toc70327375"/>
      <w:r>
        <w:rPr>
          <w:lang w:val="es-ES"/>
        </w:rPr>
        <w:t xml:space="preserve">Aplicando el ICA-NSF a los datos disponibles se determina que la estación de monitoreo presentó aguas de media calidad, el cumplimiento del padrón nacional de aguas fue superior al 84% </w:t>
      </w:r>
      <w:del w:id="90" w:author="..fio celabe.." w:date="2022-07-08T16:09:00Z">
        <w:r w:rsidDel="00495917">
          <w:rPr>
            <w:lang w:val="es-ES"/>
          </w:rPr>
          <w:delText xml:space="preserve"> </w:delText>
        </w:r>
      </w:del>
      <w:r>
        <w:rPr>
          <w:lang w:val="es-ES"/>
        </w:rPr>
        <w:t>en ambas campañas.</w:t>
      </w:r>
    </w:p>
    <w:p w14:paraId="7F39B991" w14:textId="77777777" w:rsidR="006732EE" w:rsidRDefault="006732EE" w:rsidP="006732EE">
      <w:pPr>
        <w:rPr>
          <w:lang w:val="es-ES"/>
        </w:rPr>
      </w:pPr>
    </w:p>
    <w:tbl>
      <w:tblPr>
        <w:tblStyle w:val="Cuadrculaclara"/>
        <w:tblW w:w="5000" w:type="pct"/>
        <w:tblLook w:val="04A0" w:firstRow="1" w:lastRow="0" w:firstColumn="1" w:lastColumn="0" w:noHBand="0" w:noVBand="1"/>
      </w:tblPr>
      <w:tblGrid>
        <w:gridCol w:w="2411"/>
        <w:gridCol w:w="1988"/>
        <w:gridCol w:w="2192"/>
        <w:gridCol w:w="2129"/>
      </w:tblGrid>
      <w:tr w:rsidR="006732EE" w14:paraId="262469F0" w14:textId="77777777" w:rsidTr="006732EE">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000" w:type="pct"/>
            <w:gridSpan w:val="4"/>
          </w:tcPr>
          <w:p w14:paraId="6490E815" w14:textId="34F20CD8" w:rsidR="006732EE" w:rsidRPr="00A44C82" w:rsidRDefault="00A44C82" w:rsidP="00A44C82">
            <w:pPr>
              <w:pStyle w:val="Descripcin"/>
              <w:keepNext/>
              <w:spacing w:after="0"/>
              <w:jc w:val="center"/>
              <w:rPr>
                <w:b w:val="0"/>
              </w:rPr>
            </w:pPr>
            <w:bookmarkStart w:id="91" w:name="_Toc108436969"/>
            <w:r w:rsidRPr="00A44C82">
              <w:rPr>
                <w:b w:val="0"/>
              </w:rPr>
              <w:t xml:space="preserve">CUADRO </w:t>
            </w:r>
            <w:r w:rsidRPr="00A44C82">
              <w:fldChar w:fldCharType="begin"/>
            </w:r>
            <w:r w:rsidRPr="00A44C82">
              <w:rPr>
                <w:b w:val="0"/>
              </w:rPr>
              <w:instrText xml:space="preserve"> SEQ CUADRO \* ARABIC </w:instrText>
            </w:r>
            <w:r w:rsidRPr="00A44C82">
              <w:fldChar w:fldCharType="separate"/>
            </w:r>
            <w:r w:rsidR="00D14FCF">
              <w:rPr>
                <w:b w:val="0"/>
                <w:noProof/>
              </w:rPr>
              <w:t>4</w:t>
            </w:r>
            <w:r w:rsidRPr="00A44C82">
              <w:fldChar w:fldCharType="end"/>
            </w:r>
            <w:r w:rsidRPr="00A44C82">
              <w:rPr>
                <w:b w:val="0"/>
              </w:rPr>
              <w:t xml:space="preserve">. </w:t>
            </w:r>
            <w:r w:rsidR="006732EE" w:rsidRPr="00A44C82">
              <w:rPr>
                <w:rFonts w:ascii="MADE Evolve Sans" w:hAnsi="MADE Evolve Sans"/>
                <w:b w:val="0"/>
              </w:rPr>
              <w:t>CUMPLIMIENTO DE LA RESOLUCIÓN 222/02 FW 315-HE</w:t>
            </w:r>
            <w:bookmarkEnd w:id="91"/>
          </w:p>
        </w:tc>
      </w:tr>
      <w:tr w:rsidR="006732EE" w14:paraId="74BE780F" w14:textId="77777777" w:rsidTr="006732E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82" w:type="pct"/>
          </w:tcPr>
          <w:p w14:paraId="5E00DCC6" w14:textId="77777777" w:rsidR="006732EE" w:rsidRPr="00AE7201" w:rsidRDefault="006732EE" w:rsidP="00361D31">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1140" w:type="pct"/>
          </w:tcPr>
          <w:p w14:paraId="622287CC" w14:textId="77777777" w:rsidR="006732EE" w:rsidRPr="00AE7201" w:rsidRDefault="006732EE"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1257" w:type="pct"/>
          </w:tcPr>
          <w:p w14:paraId="61C07E37" w14:textId="77777777" w:rsidR="006732EE" w:rsidRPr="00AE7201" w:rsidRDefault="006732EE"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1220" w:type="pct"/>
          </w:tcPr>
          <w:p w14:paraId="30B6ED68" w14:textId="77777777" w:rsidR="006732EE" w:rsidRPr="00AE7201" w:rsidRDefault="006732EE"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6732EE" w14:paraId="1C2BCD96" w14:textId="77777777" w:rsidTr="006732EE">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82" w:type="pct"/>
            <w:vAlign w:val="center"/>
          </w:tcPr>
          <w:p w14:paraId="4A10CA04" w14:textId="77777777" w:rsidR="006732EE" w:rsidRPr="00AE7201" w:rsidRDefault="006732EE" w:rsidP="00361D31">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1140" w:type="pct"/>
          </w:tcPr>
          <w:p w14:paraId="0122CAF5" w14:textId="77777777" w:rsidR="006732EE" w:rsidRPr="00AE7201" w:rsidRDefault="006732EE" w:rsidP="00361D31">
            <w:pPr>
              <w:jc w:val="center"/>
              <w:cnfStyle w:val="000000010000" w:firstRow="0" w:lastRow="0" w:firstColumn="0" w:lastColumn="0" w:oddVBand="0" w:evenVBand="0" w:oddHBand="0" w:evenHBand="1" w:firstRowFirstColumn="0" w:firstRowLastColumn="0" w:lastRowFirstColumn="0" w:lastRowLastColumn="0"/>
            </w:pPr>
            <w:r>
              <w:t>84,5%</w:t>
            </w:r>
          </w:p>
        </w:tc>
        <w:tc>
          <w:tcPr>
            <w:tcW w:w="1257" w:type="pct"/>
            <w:vAlign w:val="center"/>
          </w:tcPr>
          <w:p w14:paraId="2ED0C1C4" w14:textId="77777777" w:rsidR="006732EE" w:rsidRPr="00AE7201" w:rsidRDefault="006732EE" w:rsidP="00361D31">
            <w:pPr>
              <w:jc w:val="center"/>
              <w:cnfStyle w:val="000000010000" w:firstRow="0" w:lastRow="0" w:firstColumn="0" w:lastColumn="0" w:oddVBand="0" w:evenVBand="0" w:oddHBand="0" w:evenHBand="1" w:firstRowFirstColumn="0" w:firstRowLastColumn="0" w:lastRowFirstColumn="0" w:lastRowLastColumn="0"/>
            </w:pPr>
            <w:r>
              <w:t>88,88%</w:t>
            </w:r>
          </w:p>
        </w:tc>
        <w:tc>
          <w:tcPr>
            <w:tcW w:w="1220" w:type="pct"/>
            <w:vAlign w:val="center"/>
          </w:tcPr>
          <w:p w14:paraId="19A64EDA" w14:textId="77777777" w:rsidR="006732EE" w:rsidRPr="00AE7201" w:rsidRDefault="006732EE" w:rsidP="00361D31">
            <w:pPr>
              <w:jc w:val="center"/>
              <w:cnfStyle w:val="000000010000" w:firstRow="0" w:lastRow="0" w:firstColumn="0" w:lastColumn="0" w:oddVBand="0" w:evenVBand="0" w:oddHBand="0" w:evenHBand="1" w:firstRowFirstColumn="0" w:firstRowLastColumn="0" w:lastRowFirstColumn="0" w:lastRowLastColumn="0"/>
            </w:pPr>
            <w:r>
              <w:t>S/D</w:t>
            </w:r>
          </w:p>
        </w:tc>
      </w:tr>
      <w:tr w:rsidR="006732EE" w14:paraId="435DA393" w14:textId="77777777" w:rsidTr="006732E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82" w:type="pct"/>
            <w:vAlign w:val="center"/>
          </w:tcPr>
          <w:p w14:paraId="577AC127" w14:textId="77777777" w:rsidR="006732EE" w:rsidRPr="00AE7201" w:rsidRDefault="006732EE" w:rsidP="00361D31">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1140" w:type="pct"/>
          </w:tcPr>
          <w:p w14:paraId="1B50EC92" w14:textId="77777777" w:rsidR="006732EE" w:rsidRPr="00AE7201" w:rsidRDefault="006732EE" w:rsidP="00361D31">
            <w:pPr>
              <w:jc w:val="center"/>
              <w:cnfStyle w:val="000000100000" w:firstRow="0" w:lastRow="0" w:firstColumn="0" w:lastColumn="0" w:oddVBand="0" w:evenVBand="0" w:oddHBand="1" w:evenHBand="0" w:firstRowFirstColumn="0" w:firstRowLastColumn="0" w:lastRowFirstColumn="0" w:lastRowLastColumn="0"/>
            </w:pPr>
            <w:r>
              <w:t>15,5%</w:t>
            </w:r>
          </w:p>
        </w:tc>
        <w:tc>
          <w:tcPr>
            <w:tcW w:w="1257" w:type="pct"/>
          </w:tcPr>
          <w:p w14:paraId="0A904E6C" w14:textId="77777777" w:rsidR="006732EE" w:rsidRPr="00AE7201" w:rsidRDefault="006732EE" w:rsidP="00361D31">
            <w:pPr>
              <w:jc w:val="center"/>
              <w:cnfStyle w:val="000000100000" w:firstRow="0" w:lastRow="0" w:firstColumn="0" w:lastColumn="0" w:oddVBand="0" w:evenVBand="0" w:oddHBand="1" w:evenHBand="0" w:firstRowFirstColumn="0" w:firstRowLastColumn="0" w:lastRowFirstColumn="0" w:lastRowLastColumn="0"/>
            </w:pPr>
            <w:r>
              <w:t>11,11%</w:t>
            </w:r>
          </w:p>
        </w:tc>
        <w:tc>
          <w:tcPr>
            <w:tcW w:w="1220" w:type="pct"/>
            <w:vAlign w:val="center"/>
          </w:tcPr>
          <w:p w14:paraId="5D1D2D3F" w14:textId="77777777" w:rsidR="006732EE" w:rsidRPr="00AE7201" w:rsidRDefault="006732EE" w:rsidP="00361D31">
            <w:pPr>
              <w:jc w:val="center"/>
              <w:cnfStyle w:val="000000100000" w:firstRow="0" w:lastRow="0" w:firstColumn="0" w:lastColumn="0" w:oddVBand="0" w:evenVBand="0" w:oddHBand="1" w:evenHBand="0" w:firstRowFirstColumn="0" w:firstRowLastColumn="0" w:lastRowFirstColumn="0" w:lastRowLastColumn="0"/>
            </w:pPr>
            <w:r>
              <w:t>S/D</w:t>
            </w:r>
          </w:p>
        </w:tc>
      </w:tr>
      <w:tr w:rsidR="006732EE" w14:paraId="74CBA412" w14:textId="77777777" w:rsidTr="006732EE">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82" w:type="pct"/>
            <w:vAlign w:val="center"/>
          </w:tcPr>
          <w:p w14:paraId="7A59287F" w14:textId="77777777" w:rsidR="006732EE" w:rsidRPr="00AE7201" w:rsidRDefault="006732EE" w:rsidP="00361D31">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1140" w:type="pct"/>
          </w:tcPr>
          <w:p w14:paraId="49739822" w14:textId="77777777" w:rsidR="006732EE" w:rsidRPr="00C143D0" w:rsidRDefault="006732EE" w:rsidP="006732EE">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rPr>
                <w:sz w:val="18"/>
                <w:szCs w:val="18"/>
              </w:rPr>
              <w:t>Fósforo total</w:t>
            </w:r>
          </w:p>
          <w:p w14:paraId="72A01DE6" w14:textId="77777777" w:rsidR="006732EE" w:rsidRPr="00C143D0" w:rsidRDefault="006732EE" w:rsidP="006732EE">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rPr>
                <w:sz w:val="18"/>
                <w:szCs w:val="18"/>
              </w:rPr>
              <w:t>Nitrógeno total</w:t>
            </w:r>
          </w:p>
          <w:p w14:paraId="03A800B0" w14:textId="77777777" w:rsidR="006732EE" w:rsidRPr="00C143D0" w:rsidRDefault="006732EE" w:rsidP="006732EE">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rPr>
                <w:sz w:val="18"/>
                <w:szCs w:val="18"/>
              </w:rPr>
              <w:t>Amoníaco</w:t>
            </w:r>
          </w:p>
          <w:p w14:paraId="5F2F0447" w14:textId="77777777" w:rsidR="006732EE" w:rsidRPr="00C143D0" w:rsidRDefault="006732EE" w:rsidP="006732EE">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rPr>
                <w:sz w:val="18"/>
                <w:szCs w:val="18"/>
              </w:rPr>
              <w:t>Manganeso</w:t>
            </w:r>
          </w:p>
          <w:p w14:paraId="29C3F54E" w14:textId="77777777" w:rsidR="006732EE" w:rsidRDefault="006732EE" w:rsidP="006732EE">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Hierro soluble</w:t>
            </w:r>
          </w:p>
          <w:p w14:paraId="5DA67F2F" w14:textId="77777777" w:rsidR="006732EE" w:rsidRDefault="006732EE" w:rsidP="006732EE">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lastRenderedPageBreak/>
              <w:t>Coliformes totales</w:t>
            </w:r>
          </w:p>
          <w:p w14:paraId="576A23B6" w14:textId="77777777" w:rsidR="006732EE" w:rsidRPr="00AE7201" w:rsidRDefault="006732EE" w:rsidP="006732EE">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Coliformes fecales</w:t>
            </w:r>
          </w:p>
        </w:tc>
        <w:tc>
          <w:tcPr>
            <w:tcW w:w="1257" w:type="pct"/>
          </w:tcPr>
          <w:p w14:paraId="1DE8DDB4" w14:textId="77777777" w:rsidR="006732EE" w:rsidRPr="00AE7201" w:rsidRDefault="006732EE" w:rsidP="006732EE">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lastRenderedPageBreak/>
              <w:t>Oxígeno disuelto</w:t>
            </w:r>
          </w:p>
          <w:p w14:paraId="098DFB0A" w14:textId="77777777" w:rsidR="006732EE" w:rsidRDefault="006732EE" w:rsidP="006732EE">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Fósforo total</w:t>
            </w:r>
          </w:p>
          <w:p w14:paraId="26E46E66" w14:textId="77777777" w:rsidR="006732EE" w:rsidRDefault="006732EE" w:rsidP="006732EE">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Amoníaco</w:t>
            </w:r>
          </w:p>
          <w:p w14:paraId="246C08A3" w14:textId="77777777" w:rsidR="006732EE" w:rsidRDefault="006732EE" w:rsidP="006732EE">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Manganeso</w:t>
            </w:r>
          </w:p>
          <w:p w14:paraId="5F9416ED" w14:textId="77777777" w:rsidR="006732EE" w:rsidRPr="00AE7201" w:rsidRDefault="006732EE" w:rsidP="006732EE">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Hierro soluble</w:t>
            </w:r>
          </w:p>
        </w:tc>
        <w:tc>
          <w:tcPr>
            <w:tcW w:w="1220" w:type="pct"/>
            <w:vAlign w:val="center"/>
          </w:tcPr>
          <w:p w14:paraId="4F406766" w14:textId="77777777" w:rsidR="006732EE" w:rsidRPr="00AE7201" w:rsidRDefault="006732EE" w:rsidP="00361D31">
            <w:pPr>
              <w:jc w:val="center"/>
              <w:cnfStyle w:val="000000010000" w:firstRow="0" w:lastRow="0" w:firstColumn="0" w:lastColumn="0" w:oddVBand="0" w:evenVBand="0" w:oddHBand="0" w:evenHBand="1" w:firstRowFirstColumn="0" w:firstRowLastColumn="0" w:lastRowFirstColumn="0" w:lastRowLastColumn="0"/>
              <w:rPr>
                <w:sz w:val="18"/>
                <w:szCs w:val="18"/>
              </w:rPr>
            </w:pPr>
            <w:r w:rsidRPr="00FC4566">
              <w:t>S/D</w:t>
            </w:r>
          </w:p>
        </w:tc>
      </w:tr>
    </w:tbl>
    <w:p w14:paraId="43623595" w14:textId="77777777" w:rsidR="006732EE" w:rsidRDefault="006732EE" w:rsidP="006732EE">
      <w:pPr>
        <w:pStyle w:val="Prrafodelista"/>
      </w:pPr>
    </w:p>
    <w:p w14:paraId="6747FE46" w14:textId="77777777" w:rsidR="00626AE4" w:rsidRDefault="00626AE4" w:rsidP="006732EE">
      <w:pPr>
        <w:pStyle w:val="Prrafodelista"/>
      </w:pPr>
    </w:p>
    <w:p w14:paraId="29AE7650" w14:textId="77777777" w:rsidR="006732EE" w:rsidRPr="00626AE4" w:rsidRDefault="006732EE" w:rsidP="00626AE4"/>
    <w:p w14:paraId="454E0F5F" w14:textId="18B04F98" w:rsidR="007E7A27" w:rsidRDefault="00AF6DB1" w:rsidP="006D597C">
      <w:pPr>
        <w:spacing w:line="259" w:lineRule="auto"/>
        <w:contextualSpacing w:val="0"/>
        <w:rPr>
          <w:rFonts w:asciiTheme="majorHAnsi" w:hAnsiTheme="majorHAnsi" w:cs="Courier New"/>
          <w:lang w:val="es-ES"/>
        </w:rPr>
      </w:pPr>
      <w:bookmarkStart w:id="92" w:name="_Toc108566548"/>
      <w:r w:rsidRPr="009C4D1F">
        <w:rPr>
          <w:rStyle w:val="Ttulo2Car"/>
        </w:rPr>
        <w:t>3.</w:t>
      </w:r>
      <w:r w:rsidR="00A00F5E">
        <w:rPr>
          <w:rStyle w:val="Ttulo2Car"/>
        </w:rPr>
        <w:t>1</w:t>
      </w:r>
      <w:r w:rsidRPr="009C4D1F">
        <w:rPr>
          <w:rStyle w:val="Ttulo2Car"/>
        </w:rPr>
        <w:t>.5</w:t>
      </w:r>
      <w:r w:rsidR="007E7A27" w:rsidRPr="009C4D1F">
        <w:rPr>
          <w:rStyle w:val="Ttulo2Car"/>
        </w:rPr>
        <w:t xml:space="preserve"> </w:t>
      </w:r>
      <w:bookmarkEnd w:id="88"/>
      <w:bookmarkEnd w:id="89"/>
      <w:r w:rsidR="006732EE" w:rsidRPr="006732EE">
        <w:rPr>
          <w:rStyle w:val="Ttulo2Car"/>
        </w:rPr>
        <w:t>Análisis del punto FW 304-HE</w:t>
      </w:r>
      <w:bookmarkEnd w:id="92"/>
    </w:p>
    <w:p w14:paraId="28FE501C" w14:textId="77777777" w:rsidR="006D597C" w:rsidRPr="00E938A4" w:rsidRDefault="006D597C" w:rsidP="00C31049">
      <w:pPr>
        <w:spacing w:line="259" w:lineRule="auto"/>
        <w:contextualSpacing w:val="0"/>
        <w:rPr>
          <w:rFonts w:asciiTheme="majorHAnsi" w:hAnsiTheme="majorHAnsi" w:cs="Courier New"/>
          <w:sz w:val="10"/>
          <w:lang w:val="es-ES"/>
        </w:rPr>
      </w:pPr>
    </w:p>
    <w:p w14:paraId="49025D43" w14:textId="77777777" w:rsidR="006732EE" w:rsidRDefault="006732EE" w:rsidP="006732EE">
      <w:pPr>
        <w:jc w:val="both"/>
      </w:pPr>
      <w:r>
        <w:t xml:space="preserve">La estación de monitoreo FW 304-HE se encuentra en la estancia Hermosa, administrativamente se localiza en el lugar conocido como Zona de Estancias del distrito </w:t>
      </w:r>
      <w:proofErr w:type="spellStart"/>
      <w:r>
        <w:t>Sgto</w:t>
      </w:r>
      <w:proofErr w:type="spellEnd"/>
      <w:r>
        <w:t xml:space="preserve"> José Félix López, Departamento de Concepción; sus coordenadas UTM de referencia son 21K </w:t>
      </w:r>
      <w:del w:id="93" w:author="..fio celabe.." w:date="2022-07-08T16:10:00Z">
        <w:r w:rsidDel="00495917">
          <w:delText xml:space="preserve"> </w:delText>
        </w:r>
      </w:del>
      <w:r>
        <w:t>506172,99 m E 7509505,00 m S. En el área de influencia de la estación se verifica el desarrollo de actividades ganaderas.</w:t>
      </w:r>
    </w:p>
    <w:p w14:paraId="7AC0B844" w14:textId="77777777" w:rsidR="006732EE" w:rsidRDefault="006732EE" w:rsidP="006732EE">
      <w:pPr>
        <w:jc w:val="both"/>
      </w:pPr>
    </w:p>
    <w:p w14:paraId="4E69FC3E" w14:textId="77777777" w:rsidR="006732EE" w:rsidRDefault="006732EE" w:rsidP="006732EE">
      <w:pPr>
        <w:jc w:val="both"/>
      </w:pPr>
      <w:r w:rsidRPr="000D4D71">
        <w:rPr>
          <w:highlight w:val="magenta"/>
        </w:rPr>
        <w:t>Este punto de monitoreo se localiza sobre un curso hídrico afluente del arroyo Trementina</w:t>
      </w:r>
      <w:r>
        <w:t xml:space="preserve">, en la parte alta de la microcuenca homónima, </w:t>
      </w:r>
      <w:r w:rsidRPr="008926D8">
        <w:t xml:space="preserve">el </w:t>
      </w:r>
      <w:r w:rsidRPr="00722E94">
        <w:t xml:space="preserve">cauce </w:t>
      </w:r>
      <w:r>
        <w:t>en el tramo verificado es de</w:t>
      </w:r>
      <w:del w:id="94" w:author="..fio celabe.." w:date="2022-07-08T16:10:00Z">
        <w:r w:rsidDel="00495917">
          <w:delText xml:space="preserve"> </w:delText>
        </w:r>
      </w:del>
      <w:r w:rsidRPr="00722E94">
        <w:t xml:space="preserve"> aproximadam</w:t>
      </w:r>
      <w:r>
        <w:t>ente 3</w:t>
      </w:r>
      <w:r w:rsidRPr="00722E94">
        <w:t xml:space="preserve"> metros de anch</w:t>
      </w:r>
      <w:r>
        <w:t>o y</w:t>
      </w:r>
      <w:r w:rsidRPr="00722E94">
        <w:t xml:space="preserve"> present</w:t>
      </w:r>
      <w:r>
        <w:t>o</w:t>
      </w:r>
      <w:r w:rsidRPr="00722E94">
        <w:t xml:space="preserve"> caudal de agua en todas las campañas realizadas</w:t>
      </w:r>
      <w:r>
        <w:t>.</w:t>
      </w:r>
      <w:del w:id="95" w:author="..fio celabe.." w:date="2022-07-08T16:10:00Z">
        <w:r w:rsidDel="00495917">
          <w:delText xml:space="preserve"> </w:delText>
        </w:r>
      </w:del>
    </w:p>
    <w:p w14:paraId="52FEB3CF" w14:textId="77777777" w:rsidR="006732EE" w:rsidRDefault="006732EE" w:rsidP="006732EE">
      <w:pPr>
        <w:jc w:val="both"/>
      </w:pPr>
    </w:p>
    <w:p w14:paraId="1044EB83" w14:textId="77777777" w:rsidR="006732EE" w:rsidRPr="00722E94" w:rsidRDefault="006732EE" w:rsidP="006732EE">
      <w:pPr>
        <w:jc w:val="both"/>
      </w:pPr>
      <w:r>
        <w:t>A partir de</w:t>
      </w:r>
      <w:r w:rsidRPr="007C07AE">
        <w:t xml:space="preserve"> los resultados de laboratorio obtenidos en las sucesivas campa</w:t>
      </w:r>
      <w:proofErr w:type="spellStart"/>
      <w:r w:rsidRPr="007C07AE">
        <w:rPr>
          <w:lang w:val="es-ES"/>
        </w:rPr>
        <w:t>ñas</w:t>
      </w:r>
      <w:proofErr w:type="spellEnd"/>
      <w:r w:rsidRPr="007C07AE">
        <w:rPr>
          <w:lang w:val="es-ES"/>
        </w:rPr>
        <w:t xml:space="preserve"> se </w:t>
      </w:r>
      <w:r w:rsidRPr="007C07AE">
        <w:t xml:space="preserve">aplico el Índice de Calidad de Agua de la </w:t>
      </w:r>
      <w:proofErr w:type="spellStart"/>
      <w:r w:rsidRPr="007C07AE">
        <w:rPr>
          <w:i/>
        </w:rPr>
        <w:t>National</w:t>
      </w:r>
      <w:proofErr w:type="spellEnd"/>
      <w:r w:rsidRPr="007C07AE">
        <w:rPr>
          <w:i/>
        </w:rPr>
        <w:t xml:space="preserve"> </w:t>
      </w:r>
      <w:proofErr w:type="spellStart"/>
      <w:r w:rsidRPr="007C07AE">
        <w:rPr>
          <w:i/>
        </w:rPr>
        <w:t>Sanitation</w:t>
      </w:r>
      <w:proofErr w:type="spellEnd"/>
      <w:r w:rsidRPr="007C07AE">
        <w:rPr>
          <w:i/>
        </w:rPr>
        <w:t xml:space="preserve"> </w:t>
      </w:r>
      <w:proofErr w:type="spellStart"/>
      <w:r w:rsidRPr="007C07AE">
        <w:rPr>
          <w:i/>
        </w:rPr>
        <w:t>Foundation</w:t>
      </w:r>
      <w:proofErr w:type="spellEnd"/>
      <w:r w:rsidRPr="007C07AE">
        <w:t xml:space="preserve"> (ICA-NSF) y se evalúo el grado de cumplimiento del</w:t>
      </w:r>
      <w:del w:id="96" w:author="..fio celabe.." w:date="2022-07-08T16:11:00Z">
        <w:r w:rsidRPr="007C07AE" w:rsidDel="00495917">
          <w:delText xml:space="preserve"> </w:delText>
        </w:r>
      </w:del>
      <w:r w:rsidRPr="007C07AE">
        <w:t xml:space="preserve"> padrón nacional de agua establecido según Resolución N</w:t>
      </w:r>
      <w:r w:rsidRPr="007C07AE">
        <w:rPr>
          <w:rFonts w:ascii="Courier New" w:hAnsi="Courier New" w:cs="Courier New"/>
          <w:lang w:val="es-ES"/>
        </w:rPr>
        <w:t>º</w:t>
      </w:r>
      <w:r w:rsidRPr="007C07AE">
        <w:rPr>
          <w:rFonts w:cs="Courier New"/>
          <w:lang w:val="es-ES"/>
        </w:rPr>
        <w:t xml:space="preserve"> 222/02</w:t>
      </w:r>
      <w:r>
        <w:t>.</w:t>
      </w:r>
    </w:p>
    <w:p w14:paraId="615F4028" w14:textId="77777777" w:rsidR="00C31049" w:rsidRPr="006D597C" w:rsidRDefault="00C31049" w:rsidP="006D597C">
      <w:pPr>
        <w:autoSpaceDE w:val="0"/>
        <w:autoSpaceDN w:val="0"/>
        <w:adjustRightInd w:val="0"/>
        <w:spacing w:line="240" w:lineRule="auto"/>
        <w:contextualSpacing w:val="0"/>
        <w:rPr>
          <w:rFonts w:ascii="Times New Roman" w:hAnsi="Times New Roman" w:cs="Times New Roman"/>
          <w:color w:val="0A0A0A"/>
          <w:lang w:val="es-ES"/>
        </w:rPr>
      </w:pPr>
    </w:p>
    <w:p w14:paraId="370D824C" w14:textId="790C719C" w:rsidR="007E7A27" w:rsidRPr="007F398D" w:rsidRDefault="006732EE" w:rsidP="007F398D">
      <w:pPr>
        <w:pStyle w:val="Prrafodelista"/>
        <w:spacing w:line="259" w:lineRule="auto"/>
        <w:ind w:left="0"/>
        <w:contextualSpacing w:val="0"/>
        <w:rPr>
          <w:rFonts w:asciiTheme="majorHAnsi" w:hAnsiTheme="majorHAnsi" w:cs="Courier New"/>
          <w:sz w:val="6"/>
          <w:lang w:val="es-ES"/>
        </w:rPr>
      </w:pPr>
      <w:r>
        <w:rPr>
          <w:noProof/>
          <w:lang w:val="es-ES" w:eastAsia="es-ES"/>
        </w:rPr>
        <w:drawing>
          <wp:inline distT="0" distB="0" distL="0" distR="0" wp14:anchorId="6D6F67F4" wp14:editId="3C32D7F9">
            <wp:extent cx="5400040" cy="2788315"/>
            <wp:effectExtent l="0" t="0" r="10160" b="12065"/>
            <wp:docPr id="505" name="Gráfico 50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bl>
      <w:tblPr>
        <w:tblStyle w:val="Tablaconcuadrcula1"/>
        <w:tblW w:w="8505" w:type="dxa"/>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073"/>
        <w:gridCol w:w="1535"/>
        <w:gridCol w:w="1507"/>
        <w:gridCol w:w="1506"/>
        <w:gridCol w:w="1496"/>
        <w:gridCol w:w="1388"/>
      </w:tblGrid>
      <w:tr w:rsidR="007F398D" w:rsidRPr="006732EE" w14:paraId="2729270E" w14:textId="77777777" w:rsidTr="00B50C7F">
        <w:tc>
          <w:tcPr>
            <w:tcW w:w="1073" w:type="dxa"/>
            <w:vAlign w:val="center"/>
          </w:tcPr>
          <w:p w14:paraId="09EB02CC" w14:textId="77777777" w:rsidR="007F398D" w:rsidRPr="006732EE" w:rsidRDefault="007F398D" w:rsidP="00361D31">
            <w:pPr>
              <w:spacing w:line="240" w:lineRule="auto"/>
              <w:contextualSpacing w:val="0"/>
              <w:jc w:val="center"/>
              <w:rPr>
                <w:rFonts w:eastAsia="Calibri"/>
                <w:sz w:val="16"/>
                <w:szCs w:val="16"/>
              </w:rPr>
            </w:pPr>
            <w:bookmarkStart w:id="97" w:name="_Toc70330498"/>
            <w:r w:rsidRPr="006732EE">
              <w:rPr>
                <w:rFonts w:eastAsia="Calibri"/>
                <w:sz w:val="16"/>
                <w:szCs w:val="16"/>
              </w:rPr>
              <w:t>NFS</w:t>
            </w:r>
          </w:p>
        </w:tc>
        <w:tc>
          <w:tcPr>
            <w:tcW w:w="1535" w:type="dxa"/>
            <w:shd w:val="clear" w:color="auto" w:fill="2E74B5" w:themeFill="accent1" w:themeFillShade="BF"/>
            <w:vAlign w:val="center"/>
          </w:tcPr>
          <w:p w14:paraId="17D6F03A" w14:textId="77777777" w:rsidR="007F398D" w:rsidRPr="006732EE" w:rsidRDefault="007F398D" w:rsidP="00361D31">
            <w:pPr>
              <w:spacing w:line="240" w:lineRule="auto"/>
              <w:contextualSpacing w:val="0"/>
              <w:jc w:val="center"/>
              <w:rPr>
                <w:rFonts w:eastAsia="Calibri"/>
                <w:sz w:val="16"/>
                <w:szCs w:val="16"/>
              </w:rPr>
            </w:pPr>
            <w:r w:rsidRPr="006732EE">
              <w:rPr>
                <w:rFonts w:eastAsia="Calibri"/>
                <w:sz w:val="16"/>
                <w:szCs w:val="16"/>
              </w:rPr>
              <w:t>Excelente</w:t>
            </w:r>
            <w:r w:rsidRPr="006732EE">
              <w:rPr>
                <w:rFonts w:eastAsia="Calibri"/>
                <w:sz w:val="16"/>
                <w:szCs w:val="16"/>
                <w:lang w:val="en-US"/>
              </w:rPr>
              <w:t xml:space="preserve">: </w:t>
            </w:r>
            <w:r w:rsidRPr="006732EE">
              <w:rPr>
                <w:rFonts w:eastAsia="Calibri"/>
                <w:sz w:val="16"/>
                <w:szCs w:val="16"/>
              </w:rPr>
              <w:t>91 – 100</w:t>
            </w:r>
          </w:p>
        </w:tc>
        <w:tc>
          <w:tcPr>
            <w:tcW w:w="1507" w:type="dxa"/>
            <w:shd w:val="clear" w:color="auto" w:fill="6CAB68"/>
            <w:vAlign w:val="center"/>
          </w:tcPr>
          <w:p w14:paraId="2BCAA9AD" w14:textId="77777777" w:rsidR="007F398D" w:rsidRPr="006732EE" w:rsidRDefault="007F398D" w:rsidP="00361D31">
            <w:pPr>
              <w:spacing w:line="240" w:lineRule="auto"/>
              <w:contextualSpacing w:val="0"/>
              <w:jc w:val="center"/>
              <w:rPr>
                <w:rFonts w:eastAsia="Calibri"/>
                <w:sz w:val="16"/>
                <w:szCs w:val="16"/>
              </w:rPr>
            </w:pPr>
            <w:proofErr w:type="gramStart"/>
            <w:r w:rsidRPr="006732EE">
              <w:rPr>
                <w:rFonts w:eastAsia="Calibri"/>
                <w:sz w:val="16"/>
                <w:szCs w:val="16"/>
              </w:rPr>
              <w:t>Buena :</w:t>
            </w:r>
            <w:proofErr w:type="gramEnd"/>
            <w:r w:rsidRPr="006732EE">
              <w:rPr>
                <w:rFonts w:eastAsia="Calibri"/>
                <w:sz w:val="16"/>
                <w:szCs w:val="16"/>
              </w:rPr>
              <w:t xml:space="preserve"> 71-90</w:t>
            </w:r>
          </w:p>
        </w:tc>
        <w:tc>
          <w:tcPr>
            <w:tcW w:w="1506" w:type="dxa"/>
            <w:shd w:val="clear" w:color="auto" w:fill="FFFF00"/>
            <w:vAlign w:val="center"/>
          </w:tcPr>
          <w:p w14:paraId="18DC2C10" w14:textId="77777777" w:rsidR="007F398D" w:rsidRPr="006732EE" w:rsidRDefault="007F398D" w:rsidP="00361D31">
            <w:pPr>
              <w:spacing w:line="240" w:lineRule="auto"/>
              <w:contextualSpacing w:val="0"/>
              <w:jc w:val="center"/>
              <w:rPr>
                <w:rFonts w:eastAsia="Calibri"/>
                <w:sz w:val="16"/>
                <w:szCs w:val="16"/>
              </w:rPr>
            </w:pPr>
            <w:proofErr w:type="gramStart"/>
            <w:r w:rsidRPr="006732EE">
              <w:rPr>
                <w:rFonts w:eastAsia="Calibri"/>
                <w:sz w:val="16"/>
                <w:szCs w:val="16"/>
              </w:rPr>
              <w:t>Media :</w:t>
            </w:r>
            <w:proofErr w:type="gramEnd"/>
            <w:r w:rsidRPr="006732EE">
              <w:rPr>
                <w:rFonts w:eastAsia="Calibri"/>
                <w:sz w:val="16"/>
                <w:szCs w:val="16"/>
              </w:rPr>
              <w:t xml:space="preserve"> 51-70</w:t>
            </w:r>
          </w:p>
        </w:tc>
        <w:tc>
          <w:tcPr>
            <w:tcW w:w="1496" w:type="dxa"/>
            <w:shd w:val="clear" w:color="auto" w:fill="FFC000"/>
            <w:vAlign w:val="center"/>
          </w:tcPr>
          <w:p w14:paraId="51932FF6" w14:textId="77777777" w:rsidR="007F398D" w:rsidRPr="006732EE" w:rsidRDefault="007F398D" w:rsidP="00361D31">
            <w:pPr>
              <w:spacing w:line="240" w:lineRule="auto"/>
              <w:contextualSpacing w:val="0"/>
              <w:jc w:val="center"/>
              <w:rPr>
                <w:rFonts w:eastAsia="Calibri"/>
                <w:sz w:val="16"/>
                <w:szCs w:val="16"/>
              </w:rPr>
            </w:pPr>
            <w:proofErr w:type="gramStart"/>
            <w:r w:rsidRPr="006732EE">
              <w:rPr>
                <w:rFonts w:eastAsia="Calibri"/>
                <w:sz w:val="16"/>
                <w:szCs w:val="16"/>
              </w:rPr>
              <w:t>Mala :</w:t>
            </w:r>
            <w:proofErr w:type="gramEnd"/>
            <w:r w:rsidRPr="006732EE">
              <w:rPr>
                <w:rFonts w:eastAsia="Calibri"/>
                <w:sz w:val="16"/>
                <w:szCs w:val="16"/>
              </w:rPr>
              <w:t xml:space="preserve"> 26-50</w:t>
            </w:r>
          </w:p>
        </w:tc>
        <w:tc>
          <w:tcPr>
            <w:tcW w:w="1388" w:type="dxa"/>
            <w:shd w:val="clear" w:color="auto" w:fill="BF3030"/>
            <w:vAlign w:val="center"/>
          </w:tcPr>
          <w:p w14:paraId="16A3DB84" w14:textId="77777777" w:rsidR="007F398D" w:rsidRPr="006732EE" w:rsidRDefault="007F398D" w:rsidP="00361D31">
            <w:pPr>
              <w:spacing w:line="240" w:lineRule="auto"/>
              <w:contextualSpacing w:val="0"/>
              <w:jc w:val="center"/>
              <w:rPr>
                <w:rFonts w:eastAsia="Calibri"/>
                <w:sz w:val="16"/>
                <w:szCs w:val="16"/>
              </w:rPr>
            </w:pPr>
            <w:r w:rsidRPr="006732EE">
              <w:rPr>
                <w:rFonts w:eastAsia="Calibri"/>
                <w:sz w:val="16"/>
                <w:szCs w:val="16"/>
              </w:rPr>
              <w:t xml:space="preserve">Muy </w:t>
            </w:r>
            <w:proofErr w:type="gramStart"/>
            <w:r w:rsidRPr="006732EE">
              <w:rPr>
                <w:rFonts w:eastAsia="Calibri"/>
                <w:sz w:val="16"/>
                <w:szCs w:val="16"/>
              </w:rPr>
              <w:t>mala :</w:t>
            </w:r>
            <w:proofErr w:type="gramEnd"/>
            <w:r w:rsidRPr="006732EE">
              <w:rPr>
                <w:rFonts w:eastAsia="Calibri"/>
                <w:sz w:val="16"/>
                <w:szCs w:val="16"/>
              </w:rPr>
              <w:t xml:space="preserve"> 0-25</w:t>
            </w:r>
          </w:p>
        </w:tc>
      </w:tr>
    </w:tbl>
    <w:p w14:paraId="1C4C701C" w14:textId="4BADB331" w:rsidR="007E7A27" w:rsidRPr="00D46E5F" w:rsidRDefault="00B50C7F" w:rsidP="00B50C7F">
      <w:pPr>
        <w:pStyle w:val="Descripcin"/>
        <w:keepNext/>
      </w:pPr>
      <w:bookmarkStart w:id="98" w:name="_Toc108470337"/>
      <w:r>
        <w:t xml:space="preserve">Figura </w:t>
      </w:r>
      <w:fldSimple w:instr=" SEQ Figura \* ARABIC ">
        <w:r w:rsidR="00626AE4">
          <w:rPr>
            <w:noProof/>
          </w:rPr>
          <w:t>5</w:t>
        </w:r>
      </w:fldSimple>
      <w:r>
        <w:t xml:space="preserve">. </w:t>
      </w:r>
      <w:r w:rsidR="006732EE" w:rsidRPr="006732EE">
        <w:t>Evaluación del punto de monitoreo FW 304-HE</w:t>
      </w:r>
      <w:r w:rsidR="00AF6DB1" w:rsidRPr="004608FF">
        <w:rPr>
          <w:rFonts w:asciiTheme="majorHAnsi" w:hAnsiTheme="majorHAnsi" w:cs="Courier New"/>
          <w:lang w:val="es-ES"/>
        </w:rPr>
        <w:t>.</w:t>
      </w:r>
      <w:bookmarkEnd w:id="97"/>
      <w:bookmarkEnd w:id="98"/>
    </w:p>
    <w:p w14:paraId="0C1DF936" w14:textId="5B4E47D7" w:rsidR="007F398D" w:rsidRDefault="007F398D" w:rsidP="007F398D">
      <w:pPr>
        <w:jc w:val="both"/>
        <w:rPr>
          <w:lang w:val="es-ES"/>
        </w:rPr>
      </w:pPr>
      <w:proofErr w:type="gramStart"/>
      <w:r>
        <w:rPr>
          <w:lang w:val="es-ES"/>
        </w:rPr>
        <w:t>De acuerdo a</w:t>
      </w:r>
      <w:proofErr w:type="gramEnd"/>
      <w:r>
        <w:rPr>
          <w:lang w:val="es-ES"/>
        </w:rPr>
        <w:t xml:space="preserve"> la escala de valoración ICA-NSF el punto presenta aguas de buena calidad en todas las campañas. El cumplimiento del padrón nacional de aguas estuvo ent</w:t>
      </w:r>
      <w:r w:rsidR="00CF7D1E">
        <w:rPr>
          <w:lang w:val="es-ES"/>
        </w:rPr>
        <w:t>re 86,7% y 91,11%, en el cuadro 5</w:t>
      </w:r>
      <w:r>
        <w:rPr>
          <w:lang w:val="es-ES"/>
        </w:rPr>
        <w:t xml:space="preserve"> se citan los parámetros que sobrepasan el límite establecido.</w:t>
      </w:r>
    </w:p>
    <w:p w14:paraId="74EE3201" w14:textId="77777777" w:rsidR="007F398D" w:rsidRDefault="007F398D" w:rsidP="007F398D">
      <w:pPr>
        <w:rPr>
          <w:lang w:val="es-ES"/>
        </w:rPr>
      </w:pPr>
    </w:p>
    <w:tbl>
      <w:tblPr>
        <w:tblStyle w:val="Cuadrculaclara"/>
        <w:tblW w:w="0" w:type="auto"/>
        <w:tblLook w:val="04A0" w:firstRow="1" w:lastRow="0" w:firstColumn="1" w:lastColumn="0" w:noHBand="0" w:noVBand="1"/>
      </w:tblPr>
      <w:tblGrid>
        <w:gridCol w:w="2388"/>
        <w:gridCol w:w="1982"/>
        <w:gridCol w:w="2172"/>
        <w:gridCol w:w="2178"/>
      </w:tblGrid>
      <w:tr w:rsidR="007F398D" w14:paraId="5868D446" w14:textId="77777777" w:rsidTr="00361D3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710142B4" w14:textId="7F26A5EF" w:rsidR="007F398D" w:rsidRPr="00A44C82" w:rsidRDefault="00A44C82" w:rsidP="00A44C82">
            <w:pPr>
              <w:pStyle w:val="Descripcin"/>
              <w:keepNext/>
              <w:spacing w:after="0"/>
              <w:jc w:val="center"/>
            </w:pPr>
            <w:bookmarkStart w:id="99" w:name="_Toc108436970"/>
            <w:r w:rsidRPr="00A44C82">
              <w:rPr>
                <w:b w:val="0"/>
              </w:rPr>
              <w:t xml:space="preserve">CUADRO </w:t>
            </w:r>
            <w:r w:rsidRPr="00A44C82">
              <w:fldChar w:fldCharType="begin"/>
            </w:r>
            <w:r w:rsidRPr="00A44C82">
              <w:rPr>
                <w:b w:val="0"/>
              </w:rPr>
              <w:instrText xml:space="preserve"> SEQ CUADRO \* ARABIC </w:instrText>
            </w:r>
            <w:r w:rsidRPr="00A44C82">
              <w:fldChar w:fldCharType="separate"/>
            </w:r>
            <w:r w:rsidR="00D14FCF">
              <w:rPr>
                <w:b w:val="0"/>
                <w:noProof/>
              </w:rPr>
              <w:t>5</w:t>
            </w:r>
            <w:r w:rsidRPr="00A44C82">
              <w:fldChar w:fldCharType="end"/>
            </w:r>
            <w:r w:rsidRPr="00A44C82">
              <w:rPr>
                <w:b w:val="0"/>
              </w:rPr>
              <w:t>.</w:t>
            </w:r>
            <w:r>
              <w:t xml:space="preserve"> </w:t>
            </w:r>
            <w:r w:rsidR="007F398D" w:rsidRPr="00A44C82">
              <w:rPr>
                <w:rFonts w:ascii="MADE Evolve Sans" w:hAnsi="MADE Evolve Sans"/>
                <w:b w:val="0"/>
              </w:rPr>
              <w:t>CUMPLIMIENTO DE LA RESOLUCIÓN 222/02</w:t>
            </w:r>
            <w:r w:rsidRPr="00A44C82">
              <w:rPr>
                <w:rFonts w:ascii="MADE Evolve Sans" w:hAnsi="MADE Evolve Sans"/>
                <w:b w:val="0"/>
              </w:rPr>
              <w:t xml:space="preserve"> – FW 304-HE</w:t>
            </w:r>
            <w:bookmarkEnd w:id="99"/>
          </w:p>
        </w:tc>
      </w:tr>
      <w:tr w:rsidR="007F398D" w14:paraId="4260B134"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48A45606" w14:textId="77777777" w:rsidR="007F398D" w:rsidRPr="00AE7201" w:rsidRDefault="007F398D" w:rsidP="00361D31">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638500CA" w14:textId="77777777" w:rsidR="007F398D" w:rsidRPr="00AE7201" w:rsidRDefault="007F398D"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007C32B5" w14:textId="77777777" w:rsidR="007F398D" w:rsidRPr="00AE7201" w:rsidRDefault="007F398D"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37B1FDC1" w14:textId="77777777" w:rsidR="007F398D" w:rsidRPr="00AE7201" w:rsidRDefault="007F398D"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7F398D" w14:paraId="214DAB8C"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27ADFE6" w14:textId="77777777" w:rsidR="007F398D" w:rsidRPr="00AE7201" w:rsidRDefault="007F398D" w:rsidP="00361D31">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064" w:type="dxa"/>
            <w:vAlign w:val="center"/>
          </w:tcPr>
          <w:p w14:paraId="0EEC4363" w14:textId="77777777" w:rsidR="007F398D" w:rsidRPr="00AE7201" w:rsidRDefault="007F398D" w:rsidP="00361D31">
            <w:pPr>
              <w:jc w:val="center"/>
              <w:cnfStyle w:val="000000010000" w:firstRow="0" w:lastRow="0" w:firstColumn="0" w:lastColumn="0" w:oddVBand="0" w:evenVBand="0" w:oddHBand="0" w:evenHBand="1" w:firstRowFirstColumn="0" w:firstRowLastColumn="0" w:lastRowFirstColumn="0" w:lastRowLastColumn="0"/>
            </w:pPr>
            <w:r>
              <w:t>86,7%</w:t>
            </w:r>
          </w:p>
        </w:tc>
        <w:tc>
          <w:tcPr>
            <w:tcW w:w="2292" w:type="dxa"/>
            <w:vAlign w:val="center"/>
          </w:tcPr>
          <w:p w14:paraId="18E1F5B9" w14:textId="77777777" w:rsidR="007F398D" w:rsidRPr="00AE7201" w:rsidRDefault="007F398D" w:rsidP="00361D31">
            <w:pPr>
              <w:jc w:val="center"/>
              <w:cnfStyle w:val="000000010000" w:firstRow="0" w:lastRow="0" w:firstColumn="0" w:lastColumn="0" w:oddVBand="0" w:evenVBand="0" w:oddHBand="0" w:evenHBand="1" w:firstRowFirstColumn="0" w:firstRowLastColumn="0" w:lastRowFirstColumn="0" w:lastRowLastColumn="0"/>
            </w:pPr>
            <w:r>
              <w:t>95,56%</w:t>
            </w:r>
          </w:p>
        </w:tc>
        <w:tc>
          <w:tcPr>
            <w:tcW w:w="2292" w:type="dxa"/>
            <w:vAlign w:val="center"/>
          </w:tcPr>
          <w:p w14:paraId="2F9C7BFF" w14:textId="77777777" w:rsidR="007F398D" w:rsidRPr="00AE7201" w:rsidRDefault="007F398D" w:rsidP="00361D31">
            <w:pPr>
              <w:jc w:val="center"/>
              <w:cnfStyle w:val="000000010000" w:firstRow="0" w:lastRow="0" w:firstColumn="0" w:lastColumn="0" w:oddVBand="0" w:evenVBand="0" w:oddHBand="0" w:evenHBand="1" w:firstRowFirstColumn="0" w:firstRowLastColumn="0" w:lastRowFirstColumn="0" w:lastRowLastColumn="0"/>
            </w:pPr>
            <w:r>
              <w:t>91,11%</w:t>
            </w:r>
          </w:p>
        </w:tc>
      </w:tr>
      <w:tr w:rsidR="007F398D" w14:paraId="2F9E4BD7"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BBADF65" w14:textId="77777777" w:rsidR="007F398D" w:rsidRPr="00AE7201" w:rsidRDefault="007F398D" w:rsidP="00361D31">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064" w:type="dxa"/>
            <w:vAlign w:val="center"/>
          </w:tcPr>
          <w:p w14:paraId="0B18EEC0" w14:textId="77777777" w:rsidR="007F398D" w:rsidRPr="00AE7201" w:rsidRDefault="007F398D" w:rsidP="00361D31">
            <w:pPr>
              <w:jc w:val="center"/>
              <w:cnfStyle w:val="000000100000" w:firstRow="0" w:lastRow="0" w:firstColumn="0" w:lastColumn="0" w:oddVBand="0" w:evenVBand="0" w:oddHBand="1" w:evenHBand="0" w:firstRowFirstColumn="0" w:firstRowLastColumn="0" w:lastRowFirstColumn="0" w:lastRowLastColumn="0"/>
            </w:pPr>
            <w:r>
              <w:t>13,3%</w:t>
            </w:r>
          </w:p>
        </w:tc>
        <w:tc>
          <w:tcPr>
            <w:tcW w:w="2292" w:type="dxa"/>
            <w:vAlign w:val="center"/>
          </w:tcPr>
          <w:p w14:paraId="568BF30C" w14:textId="77777777" w:rsidR="007F398D" w:rsidRPr="00AE7201" w:rsidRDefault="007F398D" w:rsidP="00361D31">
            <w:pPr>
              <w:jc w:val="center"/>
              <w:cnfStyle w:val="000000100000" w:firstRow="0" w:lastRow="0" w:firstColumn="0" w:lastColumn="0" w:oddVBand="0" w:evenVBand="0" w:oddHBand="1" w:evenHBand="0" w:firstRowFirstColumn="0" w:firstRowLastColumn="0" w:lastRowFirstColumn="0" w:lastRowLastColumn="0"/>
            </w:pPr>
            <w:r>
              <w:t>4,44%</w:t>
            </w:r>
          </w:p>
        </w:tc>
        <w:tc>
          <w:tcPr>
            <w:tcW w:w="2292" w:type="dxa"/>
            <w:vAlign w:val="center"/>
          </w:tcPr>
          <w:p w14:paraId="51F7EF25" w14:textId="77777777" w:rsidR="007F398D" w:rsidRPr="00AE7201" w:rsidRDefault="007F398D" w:rsidP="00361D31">
            <w:pPr>
              <w:jc w:val="center"/>
              <w:cnfStyle w:val="000000100000" w:firstRow="0" w:lastRow="0" w:firstColumn="0" w:lastColumn="0" w:oddVBand="0" w:evenVBand="0" w:oddHBand="1" w:evenHBand="0" w:firstRowFirstColumn="0" w:firstRowLastColumn="0" w:lastRowFirstColumn="0" w:lastRowLastColumn="0"/>
            </w:pPr>
            <w:r>
              <w:t>8,88%</w:t>
            </w:r>
          </w:p>
        </w:tc>
      </w:tr>
      <w:tr w:rsidR="007F398D" w14:paraId="7FAF5EB2"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6D03212" w14:textId="77777777" w:rsidR="007F398D" w:rsidRPr="00AE7201" w:rsidRDefault="007F398D" w:rsidP="00361D31">
            <w:pPr>
              <w:jc w:val="both"/>
              <w:rPr>
                <w:rFonts w:ascii="MADE Evolve Sans" w:hAnsi="MADE Evolve Sans"/>
                <w:b w:val="0"/>
                <w:sz w:val="18"/>
                <w:szCs w:val="18"/>
              </w:rPr>
            </w:pPr>
            <w:r w:rsidRPr="00AE7201">
              <w:rPr>
                <w:rFonts w:ascii="MADE Evolve Sans" w:hAnsi="MADE Evolve Sans"/>
                <w:b w:val="0"/>
                <w:sz w:val="18"/>
                <w:szCs w:val="18"/>
              </w:rPr>
              <w:t>Paráme</w:t>
            </w:r>
            <w:r>
              <w:rPr>
                <w:rFonts w:ascii="MADE Evolve Sans" w:hAnsi="MADE Evolve Sans"/>
                <w:b w:val="0"/>
                <w:sz w:val="18"/>
                <w:szCs w:val="18"/>
              </w:rPr>
              <w:t>tros fuera de los lí</w:t>
            </w:r>
            <w:r w:rsidRPr="00AE7201">
              <w:rPr>
                <w:rFonts w:ascii="MADE Evolve Sans" w:hAnsi="MADE Evolve Sans"/>
                <w:b w:val="0"/>
                <w:sz w:val="18"/>
                <w:szCs w:val="18"/>
              </w:rPr>
              <w:t>mites</w:t>
            </w:r>
          </w:p>
        </w:tc>
        <w:tc>
          <w:tcPr>
            <w:tcW w:w="2064" w:type="dxa"/>
          </w:tcPr>
          <w:p w14:paraId="5C1DDADE"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Fósforo total</w:t>
            </w:r>
          </w:p>
          <w:p w14:paraId="006259EF"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Amoníaco</w:t>
            </w:r>
          </w:p>
          <w:p w14:paraId="5820CCC9"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Arsénico</w:t>
            </w:r>
          </w:p>
          <w:p w14:paraId="7D5D263D"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Hierro soluble</w:t>
            </w:r>
          </w:p>
          <w:p w14:paraId="7990FDF9"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lastRenderedPageBreak/>
              <w:t>Coliformes totales</w:t>
            </w:r>
          </w:p>
          <w:p w14:paraId="4A6C3769" w14:textId="77777777" w:rsidR="007F398D" w:rsidRPr="00AE7201"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Coliformes fecales</w:t>
            </w:r>
          </w:p>
        </w:tc>
        <w:tc>
          <w:tcPr>
            <w:tcW w:w="2292" w:type="dxa"/>
          </w:tcPr>
          <w:p w14:paraId="34969E06"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lastRenderedPageBreak/>
              <w:t>Fósforo total</w:t>
            </w:r>
          </w:p>
          <w:p w14:paraId="11390EB8"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Amoníaco</w:t>
            </w:r>
          </w:p>
          <w:p w14:paraId="54F667B5" w14:textId="77777777" w:rsidR="007F398D" w:rsidRPr="00AE7201" w:rsidRDefault="007F398D" w:rsidP="00361D31">
            <w:pPr>
              <w:pStyle w:val="Prrafodelista"/>
              <w:ind w:left="176"/>
              <w:cnfStyle w:val="000000010000" w:firstRow="0" w:lastRow="0" w:firstColumn="0" w:lastColumn="0" w:oddVBand="0" w:evenVBand="0" w:oddHBand="0" w:evenHBand="1" w:firstRowFirstColumn="0" w:firstRowLastColumn="0" w:lastRowFirstColumn="0" w:lastRowLastColumn="0"/>
              <w:rPr>
                <w:sz w:val="18"/>
                <w:szCs w:val="18"/>
              </w:rPr>
            </w:pPr>
          </w:p>
        </w:tc>
        <w:tc>
          <w:tcPr>
            <w:tcW w:w="2292" w:type="dxa"/>
          </w:tcPr>
          <w:p w14:paraId="0BF573CF"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Amoníaco</w:t>
            </w:r>
          </w:p>
          <w:p w14:paraId="626872A3"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Aluminio</w:t>
            </w:r>
          </w:p>
          <w:p w14:paraId="5C02B805"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Plomo</w:t>
            </w:r>
          </w:p>
          <w:p w14:paraId="6F5A8BBA" w14:textId="77777777" w:rsidR="007F398D" w:rsidRPr="00AE7201"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tc>
      </w:tr>
    </w:tbl>
    <w:p w14:paraId="05D0C3BC" w14:textId="77777777" w:rsidR="007F398D" w:rsidRDefault="007F398D" w:rsidP="007F398D"/>
    <w:p w14:paraId="43BFB387" w14:textId="2F23D137" w:rsidR="0095233E" w:rsidRPr="005A0BA1" w:rsidRDefault="005A0BA1" w:rsidP="005A0BA1">
      <w:pPr>
        <w:spacing w:after="160"/>
        <w:contextualSpacing w:val="0"/>
        <w:jc w:val="both"/>
        <w:rPr>
          <w:rFonts w:asciiTheme="majorHAnsi" w:hAnsiTheme="majorHAnsi" w:cs="Courier New"/>
          <w:lang w:val="es-ES"/>
        </w:rPr>
      </w:pPr>
      <w:r>
        <w:rPr>
          <w:rFonts w:asciiTheme="majorHAnsi" w:hAnsiTheme="majorHAnsi" w:cs="Courier New"/>
          <w:lang w:val="es-ES"/>
        </w:rPr>
        <w:t>.</w:t>
      </w:r>
    </w:p>
    <w:p w14:paraId="0FA2497F" w14:textId="4778592C" w:rsidR="0048497A" w:rsidRDefault="0048497A">
      <w:pPr>
        <w:spacing w:after="160" w:line="259" w:lineRule="auto"/>
        <w:contextualSpacing w:val="0"/>
        <w:rPr>
          <w:rFonts w:asciiTheme="majorHAnsi" w:hAnsiTheme="majorHAnsi" w:cs="Courier New"/>
          <w:lang w:val="es-ES"/>
        </w:rPr>
      </w:pPr>
      <w:r>
        <w:rPr>
          <w:rFonts w:asciiTheme="majorHAnsi" w:hAnsiTheme="majorHAnsi" w:cs="Courier New"/>
          <w:lang w:val="es-ES"/>
        </w:rPr>
        <w:br w:type="page"/>
      </w:r>
    </w:p>
    <w:p w14:paraId="68A9150F" w14:textId="63A0D676" w:rsidR="0022181B" w:rsidRDefault="007E7A27" w:rsidP="0022181B">
      <w:pPr>
        <w:spacing w:line="259" w:lineRule="auto"/>
        <w:contextualSpacing w:val="0"/>
        <w:rPr>
          <w:rFonts w:asciiTheme="majorHAnsi" w:hAnsiTheme="majorHAnsi" w:cs="Courier New"/>
          <w:lang w:val="es-ES"/>
        </w:rPr>
      </w:pPr>
      <w:bookmarkStart w:id="100" w:name="_Toc70326568"/>
      <w:bookmarkStart w:id="101" w:name="_Toc70327376"/>
      <w:bookmarkStart w:id="102" w:name="_Toc108566549"/>
      <w:r w:rsidRPr="009C4D1F">
        <w:rPr>
          <w:rStyle w:val="Ttulo2Car"/>
        </w:rPr>
        <w:lastRenderedPageBreak/>
        <w:t>3</w:t>
      </w:r>
      <w:r w:rsidR="00A00F5E">
        <w:rPr>
          <w:rStyle w:val="Ttulo2Car"/>
        </w:rPr>
        <w:t>.1</w:t>
      </w:r>
      <w:r w:rsidR="00AF6DB1" w:rsidRPr="009C4D1F">
        <w:rPr>
          <w:rStyle w:val="Ttulo2Car"/>
        </w:rPr>
        <w:t>.6</w:t>
      </w:r>
      <w:r w:rsidRPr="009C4D1F">
        <w:rPr>
          <w:rStyle w:val="Ttulo2Car"/>
        </w:rPr>
        <w:t xml:space="preserve"> Análisis </w:t>
      </w:r>
      <w:bookmarkEnd w:id="100"/>
      <w:bookmarkEnd w:id="101"/>
      <w:r w:rsidR="007F398D" w:rsidRPr="007F398D">
        <w:rPr>
          <w:rStyle w:val="Ttulo2Car"/>
        </w:rPr>
        <w:t>del punto FW 100-GASL</w:t>
      </w:r>
      <w:bookmarkEnd w:id="102"/>
    </w:p>
    <w:p w14:paraId="28E6B3E2" w14:textId="615FEE2A" w:rsidR="007E7A27" w:rsidRPr="00396D31" w:rsidRDefault="007E7A27" w:rsidP="0022181B">
      <w:pPr>
        <w:spacing w:line="259" w:lineRule="auto"/>
        <w:contextualSpacing w:val="0"/>
        <w:rPr>
          <w:rFonts w:asciiTheme="majorHAnsi" w:hAnsiTheme="majorHAnsi" w:cs="Courier New"/>
          <w:sz w:val="10"/>
          <w:lang w:val="es-ES"/>
        </w:rPr>
      </w:pPr>
    </w:p>
    <w:p w14:paraId="242B560C" w14:textId="77777777" w:rsidR="007F398D" w:rsidRPr="007F398D" w:rsidRDefault="007F398D" w:rsidP="007F398D">
      <w:pPr>
        <w:spacing w:line="259" w:lineRule="auto"/>
        <w:contextualSpacing w:val="0"/>
        <w:jc w:val="both"/>
        <w:rPr>
          <w:rFonts w:asciiTheme="majorHAnsi" w:hAnsiTheme="majorHAnsi" w:cs="Courier New"/>
          <w:lang w:val="es-ES"/>
        </w:rPr>
      </w:pPr>
      <w:r w:rsidRPr="007F398D">
        <w:rPr>
          <w:rFonts w:asciiTheme="majorHAnsi" w:hAnsiTheme="majorHAnsi" w:cs="Courier New"/>
          <w:lang w:val="es-ES"/>
        </w:rPr>
        <w:t xml:space="preserve">La estación de monitoreo FW 100-GASL se encuentra entre el límite de la estancia Gavilán y San Liberato, administrativamente se localiza en el lugar conocido como Zona de Estancias del distrito </w:t>
      </w:r>
      <w:proofErr w:type="spellStart"/>
      <w:r w:rsidRPr="007F398D">
        <w:rPr>
          <w:rFonts w:asciiTheme="majorHAnsi" w:hAnsiTheme="majorHAnsi" w:cs="Courier New"/>
          <w:lang w:val="es-ES"/>
        </w:rPr>
        <w:t>Sgto</w:t>
      </w:r>
      <w:proofErr w:type="spellEnd"/>
      <w:r w:rsidRPr="007F398D">
        <w:rPr>
          <w:rFonts w:asciiTheme="majorHAnsi" w:hAnsiTheme="majorHAnsi" w:cs="Courier New"/>
          <w:lang w:val="es-ES"/>
        </w:rPr>
        <w:t xml:space="preserve"> José Félix López, Departamento de Concepción; sus coordenadas UTM de referencia son 21K 510205.03 m E 7497780.65 m S. En el área de influencia de la estación se verifica el desarrollo de actividades ganaderas y plantaciones forestales de Eucaliptus </w:t>
      </w:r>
      <w:proofErr w:type="spellStart"/>
      <w:r w:rsidRPr="007F398D">
        <w:rPr>
          <w:rFonts w:asciiTheme="majorHAnsi" w:hAnsiTheme="majorHAnsi" w:cs="Courier New"/>
          <w:lang w:val="es-ES"/>
        </w:rPr>
        <w:t>sp</w:t>
      </w:r>
      <w:proofErr w:type="spellEnd"/>
      <w:r w:rsidRPr="007F398D">
        <w:rPr>
          <w:rFonts w:asciiTheme="majorHAnsi" w:hAnsiTheme="majorHAnsi" w:cs="Courier New"/>
          <w:lang w:val="es-ES"/>
        </w:rPr>
        <w:t>.</w:t>
      </w:r>
    </w:p>
    <w:p w14:paraId="2D90CF98" w14:textId="77777777" w:rsidR="007F398D" w:rsidRPr="007F398D" w:rsidRDefault="007F398D" w:rsidP="007F398D">
      <w:pPr>
        <w:spacing w:line="259" w:lineRule="auto"/>
        <w:contextualSpacing w:val="0"/>
        <w:jc w:val="both"/>
        <w:rPr>
          <w:rFonts w:asciiTheme="majorHAnsi" w:hAnsiTheme="majorHAnsi" w:cs="Courier New"/>
          <w:lang w:val="es-ES"/>
        </w:rPr>
      </w:pPr>
    </w:p>
    <w:p w14:paraId="2778CDC4" w14:textId="77777777" w:rsidR="007F398D" w:rsidRPr="007F398D" w:rsidRDefault="007F398D" w:rsidP="007F398D">
      <w:pPr>
        <w:spacing w:line="259" w:lineRule="auto"/>
        <w:contextualSpacing w:val="0"/>
        <w:jc w:val="both"/>
        <w:rPr>
          <w:rFonts w:asciiTheme="majorHAnsi" w:hAnsiTheme="majorHAnsi" w:cs="Courier New"/>
          <w:lang w:val="es-ES"/>
        </w:rPr>
      </w:pPr>
      <w:r w:rsidRPr="000D4D71">
        <w:rPr>
          <w:rFonts w:asciiTheme="majorHAnsi" w:hAnsiTheme="majorHAnsi" w:cs="Courier New"/>
          <w:highlight w:val="magenta"/>
          <w:lang w:val="es-ES"/>
        </w:rPr>
        <w:t>Este punto de monitoreo se localiza sobre el arroyo Trementina,</w:t>
      </w:r>
      <w:r w:rsidRPr="007F398D">
        <w:rPr>
          <w:rFonts w:asciiTheme="majorHAnsi" w:hAnsiTheme="majorHAnsi" w:cs="Courier New"/>
          <w:lang w:val="es-ES"/>
        </w:rPr>
        <w:t xml:space="preserve"> en la parte alta de la microcuenca homónima, el cauce en el tramo verificado es de aproximadamente 9 metros de ancho y presento caudal de agua en todas las campañas realizadas. </w:t>
      </w:r>
    </w:p>
    <w:p w14:paraId="607A9FFC" w14:textId="77777777" w:rsidR="007F398D" w:rsidRPr="007F398D" w:rsidRDefault="007F398D" w:rsidP="007F398D">
      <w:pPr>
        <w:spacing w:line="259" w:lineRule="auto"/>
        <w:contextualSpacing w:val="0"/>
        <w:jc w:val="both"/>
        <w:rPr>
          <w:rFonts w:asciiTheme="majorHAnsi" w:hAnsiTheme="majorHAnsi" w:cs="Courier New"/>
          <w:lang w:val="es-ES"/>
        </w:rPr>
      </w:pPr>
    </w:p>
    <w:p w14:paraId="15CEF9F3" w14:textId="539756C0" w:rsidR="00A95C99" w:rsidRDefault="007F398D" w:rsidP="007F398D">
      <w:pPr>
        <w:spacing w:line="259" w:lineRule="auto"/>
        <w:contextualSpacing w:val="0"/>
        <w:jc w:val="both"/>
        <w:rPr>
          <w:rFonts w:asciiTheme="majorHAnsi" w:hAnsiTheme="majorHAnsi" w:cs="Courier New"/>
          <w:lang w:val="es-ES"/>
        </w:rPr>
      </w:pPr>
      <w:r w:rsidRPr="007F398D">
        <w:rPr>
          <w:rFonts w:asciiTheme="majorHAnsi" w:hAnsiTheme="majorHAnsi" w:cs="Courier New"/>
          <w:lang w:val="es-ES"/>
        </w:rPr>
        <w:t xml:space="preserve">A partir </w:t>
      </w:r>
      <w:proofErr w:type="gramStart"/>
      <w:r w:rsidRPr="007F398D">
        <w:rPr>
          <w:rFonts w:asciiTheme="majorHAnsi" w:hAnsiTheme="majorHAnsi" w:cs="Courier New"/>
          <w:lang w:val="es-ES"/>
        </w:rPr>
        <w:t>de  los</w:t>
      </w:r>
      <w:proofErr w:type="gramEnd"/>
      <w:r w:rsidRPr="007F398D">
        <w:rPr>
          <w:rFonts w:asciiTheme="majorHAnsi" w:hAnsiTheme="majorHAnsi" w:cs="Courier New"/>
          <w:lang w:val="es-ES"/>
        </w:rPr>
        <w:t xml:space="preserve"> resultados de laboratorio obtenidos en </w:t>
      </w:r>
      <w:r>
        <w:rPr>
          <w:rFonts w:asciiTheme="majorHAnsi" w:hAnsiTheme="majorHAnsi" w:cs="Courier New"/>
          <w:lang w:val="es-ES"/>
        </w:rPr>
        <w:t>las sucesivas campañas se aplicó</w:t>
      </w:r>
      <w:r w:rsidRPr="007F398D">
        <w:rPr>
          <w:rFonts w:asciiTheme="majorHAnsi" w:hAnsiTheme="majorHAnsi" w:cs="Courier New"/>
          <w:lang w:val="es-ES"/>
        </w:rPr>
        <w:t xml:space="preserve"> el Índice de Calidad de Agua de la </w:t>
      </w:r>
      <w:proofErr w:type="spellStart"/>
      <w:r w:rsidRPr="007F398D">
        <w:rPr>
          <w:rFonts w:asciiTheme="majorHAnsi" w:hAnsiTheme="majorHAnsi" w:cs="Courier New"/>
          <w:lang w:val="es-ES"/>
        </w:rPr>
        <w:t>National</w:t>
      </w:r>
      <w:proofErr w:type="spellEnd"/>
      <w:r w:rsidRPr="007F398D">
        <w:rPr>
          <w:rFonts w:asciiTheme="majorHAnsi" w:hAnsiTheme="majorHAnsi" w:cs="Courier New"/>
          <w:lang w:val="es-ES"/>
        </w:rPr>
        <w:t xml:space="preserve"> </w:t>
      </w:r>
      <w:proofErr w:type="spellStart"/>
      <w:r w:rsidRPr="007F398D">
        <w:rPr>
          <w:rFonts w:asciiTheme="majorHAnsi" w:hAnsiTheme="majorHAnsi" w:cs="Courier New"/>
          <w:lang w:val="es-ES"/>
        </w:rPr>
        <w:t>Sanitation</w:t>
      </w:r>
      <w:proofErr w:type="spellEnd"/>
      <w:r w:rsidRPr="007F398D">
        <w:rPr>
          <w:rFonts w:asciiTheme="majorHAnsi" w:hAnsiTheme="majorHAnsi" w:cs="Courier New"/>
          <w:lang w:val="es-ES"/>
        </w:rPr>
        <w:t xml:space="preserve"> </w:t>
      </w:r>
      <w:proofErr w:type="spellStart"/>
      <w:r w:rsidRPr="007F398D">
        <w:rPr>
          <w:rFonts w:asciiTheme="majorHAnsi" w:hAnsiTheme="majorHAnsi" w:cs="Courier New"/>
          <w:lang w:val="es-ES"/>
        </w:rPr>
        <w:t>Foundation</w:t>
      </w:r>
      <w:proofErr w:type="spellEnd"/>
      <w:r w:rsidRPr="007F398D">
        <w:rPr>
          <w:rFonts w:asciiTheme="majorHAnsi" w:hAnsiTheme="majorHAnsi" w:cs="Courier New"/>
          <w:lang w:val="es-ES"/>
        </w:rPr>
        <w:t xml:space="preserve"> (ICA-NSF) y se evalúo el grado de cumplimiento del  padrón nacional de agua establecido según Resolución </w:t>
      </w:r>
      <w:proofErr w:type="spellStart"/>
      <w:r w:rsidRPr="007F398D">
        <w:rPr>
          <w:rFonts w:asciiTheme="majorHAnsi" w:hAnsiTheme="majorHAnsi" w:cs="Courier New"/>
          <w:lang w:val="es-ES"/>
        </w:rPr>
        <w:t>N</w:t>
      </w:r>
      <w:r w:rsidRPr="007F398D">
        <w:rPr>
          <w:rFonts w:ascii="Courier New" w:hAnsi="Courier New" w:cs="Courier New"/>
          <w:lang w:val="es-ES"/>
        </w:rPr>
        <w:t>º</w:t>
      </w:r>
      <w:proofErr w:type="spellEnd"/>
      <w:r w:rsidRPr="007F398D">
        <w:rPr>
          <w:rFonts w:asciiTheme="majorHAnsi" w:hAnsiTheme="majorHAnsi" w:cs="Courier New"/>
          <w:lang w:val="es-ES"/>
        </w:rPr>
        <w:t xml:space="preserve"> 222/02.</w:t>
      </w:r>
    </w:p>
    <w:p w14:paraId="6FE7E0BC" w14:textId="77777777" w:rsidR="007F398D" w:rsidRPr="00E443E1" w:rsidRDefault="007F398D" w:rsidP="007F398D">
      <w:pPr>
        <w:spacing w:line="259" w:lineRule="auto"/>
        <w:contextualSpacing w:val="0"/>
        <w:rPr>
          <w:rFonts w:asciiTheme="majorHAnsi" w:hAnsiTheme="majorHAnsi" w:cs="Courier New"/>
          <w:lang w:val="es-ES"/>
        </w:rPr>
      </w:pPr>
    </w:p>
    <w:p w14:paraId="358FB4FA" w14:textId="4EAFBC74" w:rsidR="007E7A27" w:rsidRDefault="007F398D" w:rsidP="00A732D3">
      <w:pPr>
        <w:pStyle w:val="Prrafodelista"/>
        <w:spacing w:line="259" w:lineRule="auto"/>
        <w:ind w:left="0"/>
        <w:contextualSpacing w:val="0"/>
        <w:rPr>
          <w:rFonts w:asciiTheme="majorHAnsi" w:hAnsiTheme="majorHAnsi" w:cs="Courier New"/>
          <w:lang w:val="es-ES"/>
        </w:rPr>
      </w:pPr>
      <w:r>
        <w:rPr>
          <w:noProof/>
          <w:lang w:val="es-ES" w:eastAsia="es-ES"/>
        </w:rPr>
        <w:drawing>
          <wp:inline distT="0" distB="0" distL="0" distR="0" wp14:anchorId="46DD8C1A" wp14:editId="0F63CDCB">
            <wp:extent cx="5400040" cy="2788315"/>
            <wp:effectExtent l="0" t="0" r="10160" b="12065"/>
            <wp:docPr id="506" name="Gráfico 50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bl>
      <w:tblPr>
        <w:tblStyle w:val="Tablaconcuadrcula1"/>
        <w:tblW w:w="8505" w:type="dxa"/>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073"/>
        <w:gridCol w:w="1535"/>
        <w:gridCol w:w="1507"/>
        <w:gridCol w:w="1506"/>
        <w:gridCol w:w="1496"/>
        <w:gridCol w:w="1388"/>
      </w:tblGrid>
      <w:tr w:rsidR="007F398D" w:rsidRPr="006732EE" w14:paraId="6A7E3DD8" w14:textId="77777777" w:rsidTr="00361D31">
        <w:tc>
          <w:tcPr>
            <w:tcW w:w="1073" w:type="dxa"/>
            <w:vAlign w:val="center"/>
          </w:tcPr>
          <w:p w14:paraId="46870836" w14:textId="77777777" w:rsidR="007F398D" w:rsidRPr="006732EE" w:rsidRDefault="007F398D" w:rsidP="00361D31">
            <w:pPr>
              <w:spacing w:line="240" w:lineRule="auto"/>
              <w:contextualSpacing w:val="0"/>
              <w:jc w:val="center"/>
              <w:rPr>
                <w:rFonts w:eastAsia="Calibri"/>
                <w:sz w:val="16"/>
                <w:szCs w:val="16"/>
              </w:rPr>
            </w:pPr>
            <w:r w:rsidRPr="006732EE">
              <w:rPr>
                <w:rFonts w:eastAsia="Calibri"/>
                <w:sz w:val="16"/>
                <w:szCs w:val="16"/>
              </w:rPr>
              <w:t>NFS</w:t>
            </w:r>
          </w:p>
        </w:tc>
        <w:tc>
          <w:tcPr>
            <w:tcW w:w="1535" w:type="dxa"/>
            <w:shd w:val="clear" w:color="auto" w:fill="2E74B5" w:themeFill="accent1" w:themeFillShade="BF"/>
            <w:vAlign w:val="center"/>
          </w:tcPr>
          <w:p w14:paraId="4552D8EF" w14:textId="77777777" w:rsidR="007F398D" w:rsidRPr="006732EE" w:rsidRDefault="007F398D" w:rsidP="00361D31">
            <w:pPr>
              <w:spacing w:line="240" w:lineRule="auto"/>
              <w:contextualSpacing w:val="0"/>
              <w:jc w:val="center"/>
              <w:rPr>
                <w:rFonts w:eastAsia="Calibri"/>
                <w:sz w:val="16"/>
                <w:szCs w:val="16"/>
              </w:rPr>
            </w:pPr>
            <w:r w:rsidRPr="006732EE">
              <w:rPr>
                <w:rFonts w:eastAsia="Calibri"/>
                <w:sz w:val="16"/>
                <w:szCs w:val="16"/>
              </w:rPr>
              <w:t>Excelente</w:t>
            </w:r>
            <w:r w:rsidRPr="006732EE">
              <w:rPr>
                <w:rFonts w:eastAsia="Calibri"/>
                <w:sz w:val="16"/>
                <w:szCs w:val="16"/>
                <w:lang w:val="en-US"/>
              </w:rPr>
              <w:t xml:space="preserve">: </w:t>
            </w:r>
            <w:r w:rsidRPr="006732EE">
              <w:rPr>
                <w:rFonts w:eastAsia="Calibri"/>
                <w:sz w:val="16"/>
                <w:szCs w:val="16"/>
              </w:rPr>
              <w:t>91 – 100</w:t>
            </w:r>
          </w:p>
        </w:tc>
        <w:tc>
          <w:tcPr>
            <w:tcW w:w="1507" w:type="dxa"/>
            <w:shd w:val="clear" w:color="auto" w:fill="6CAB68"/>
            <w:vAlign w:val="center"/>
          </w:tcPr>
          <w:p w14:paraId="16591015" w14:textId="77777777" w:rsidR="007F398D" w:rsidRPr="006732EE" w:rsidRDefault="007F398D" w:rsidP="00361D31">
            <w:pPr>
              <w:spacing w:line="240" w:lineRule="auto"/>
              <w:contextualSpacing w:val="0"/>
              <w:jc w:val="center"/>
              <w:rPr>
                <w:rFonts w:eastAsia="Calibri"/>
                <w:sz w:val="16"/>
                <w:szCs w:val="16"/>
              </w:rPr>
            </w:pPr>
            <w:proofErr w:type="gramStart"/>
            <w:r w:rsidRPr="006732EE">
              <w:rPr>
                <w:rFonts w:eastAsia="Calibri"/>
                <w:sz w:val="16"/>
                <w:szCs w:val="16"/>
              </w:rPr>
              <w:t>Buena :</w:t>
            </w:r>
            <w:proofErr w:type="gramEnd"/>
            <w:r w:rsidRPr="006732EE">
              <w:rPr>
                <w:rFonts w:eastAsia="Calibri"/>
                <w:sz w:val="16"/>
                <w:szCs w:val="16"/>
              </w:rPr>
              <w:t xml:space="preserve"> 71-90</w:t>
            </w:r>
          </w:p>
        </w:tc>
        <w:tc>
          <w:tcPr>
            <w:tcW w:w="1506" w:type="dxa"/>
            <w:shd w:val="clear" w:color="auto" w:fill="FFFF00"/>
            <w:vAlign w:val="center"/>
          </w:tcPr>
          <w:p w14:paraId="71CAC580" w14:textId="77777777" w:rsidR="007F398D" w:rsidRPr="006732EE" w:rsidRDefault="007F398D" w:rsidP="00361D31">
            <w:pPr>
              <w:spacing w:line="240" w:lineRule="auto"/>
              <w:contextualSpacing w:val="0"/>
              <w:jc w:val="center"/>
              <w:rPr>
                <w:rFonts w:eastAsia="Calibri"/>
                <w:sz w:val="16"/>
                <w:szCs w:val="16"/>
              </w:rPr>
            </w:pPr>
            <w:proofErr w:type="gramStart"/>
            <w:r w:rsidRPr="006732EE">
              <w:rPr>
                <w:rFonts w:eastAsia="Calibri"/>
                <w:sz w:val="16"/>
                <w:szCs w:val="16"/>
              </w:rPr>
              <w:t>Media :</w:t>
            </w:r>
            <w:proofErr w:type="gramEnd"/>
            <w:r w:rsidRPr="006732EE">
              <w:rPr>
                <w:rFonts w:eastAsia="Calibri"/>
                <w:sz w:val="16"/>
                <w:szCs w:val="16"/>
              </w:rPr>
              <w:t xml:space="preserve"> 51-70</w:t>
            </w:r>
          </w:p>
        </w:tc>
        <w:tc>
          <w:tcPr>
            <w:tcW w:w="1496" w:type="dxa"/>
            <w:shd w:val="clear" w:color="auto" w:fill="FFC000"/>
            <w:vAlign w:val="center"/>
          </w:tcPr>
          <w:p w14:paraId="0B07B178" w14:textId="77777777" w:rsidR="007F398D" w:rsidRPr="006732EE" w:rsidRDefault="007F398D" w:rsidP="00361D31">
            <w:pPr>
              <w:spacing w:line="240" w:lineRule="auto"/>
              <w:contextualSpacing w:val="0"/>
              <w:jc w:val="center"/>
              <w:rPr>
                <w:rFonts w:eastAsia="Calibri"/>
                <w:sz w:val="16"/>
                <w:szCs w:val="16"/>
              </w:rPr>
            </w:pPr>
            <w:proofErr w:type="gramStart"/>
            <w:r w:rsidRPr="006732EE">
              <w:rPr>
                <w:rFonts w:eastAsia="Calibri"/>
                <w:sz w:val="16"/>
                <w:szCs w:val="16"/>
              </w:rPr>
              <w:t>Mala :</w:t>
            </w:r>
            <w:proofErr w:type="gramEnd"/>
            <w:r w:rsidRPr="006732EE">
              <w:rPr>
                <w:rFonts w:eastAsia="Calibri"/>
                <w:sz w:val="16"/>
                <w:szCs w:val="16"/>
              </w:rPr>
              <w:t xml:space="preserve"> 26-50</w:t>
            </w:r>
          </w:p>
        </w:tc>
        <w:tc>
          <w:tcPr>
            <w:tcW w:w="1388" w:type="dxa"/>
            <w:shd w:val="clear" w:color="auto" w:fill="BF3030"/>
            <w:vAlign w:val="center"/>
          </w:tcPr>
          <w:p w14:paraId="413006B6" w14:textId="77777777" w:rsidR="007F398D" w:rsidRPr="006732EE" w:rsidRDefault="007F398D" w:rsidP="00361D31">
            <w:pPr>
              <w:spacing w:line="240" w:lineRule="auto"/>
              <w:contextualSpacing w:val="0"/>
              <w:jc w:val="center"/>
              <w:rPr>
                <w:rFonts w:eastAsia="Calibri"/>
                <w:sz w:val="16"/>
                <w:szCs w:val="16"/>
              </w:rPr>
            </w:pPr>
            <w:r w:rsidRPr="006732EE">
              <w:rPr>
                <w:rFonts w:eastAsia="Calibri"/>
                <w:sz w:val="16"/>
                <w:szCs w:val="16"/>
              </w:rPr>
              <w:t xml:space="preserve">Muy </w:t>
            </w:r>
            <w:proofErr w:type="gramStart"/>
            <w:r w:rsidRPr="006732EE">
              <w:rPr>
                <w:rFonts w:eastAsia="Calibri"/>
                <w:sz w:val="16"/>
                <w:szCs w:val="16"/>
              </w:rPr>
              <w:t>mala :</w:t>
            </w:r>
            <w:proofErr w:type="gramEnd"/>
            <w:r w:rsidRPr="006732EE">
              <w:rPr>
                <w:rFonts w:eastAsia="Calibri"/>
                <w:sz w:val="16"/>
                <w:szCs w:val="16"/>
              </w:rPr>
              <w:t xml:space="preserve"> 0-25</w:t>
            </w:r>
          </w:p>
        </w:tc>
      </w:tr>
    </w:tbl>
    <w:p w14:paraId="234C2737" w14:textId="07C1A394" w:rsidR="002076C5" w:rsidRPr="00B50C7F" w:rsidRDefault="00B50C7F" w:rsidP="00626AE4">
      <w:pPr>
        <w:pStyle w:val="Descripcin"/>
        <w:keepNext/>
        <w:spacing w:after="0"/>
      </w:pPr>
      <w:bookmarkStart w:id="103" w:name="_Toc108470338"/>
      <w:r>
        <w:t xml:space="preserve">Figura </w:t>
      </w:r>
      <w:fldSimple w:instr=" SEQ Figura \* ARABIC ">
        <w:r w:rsidR="00626AE4">
          <w:rPr>
            <w:noProof/>
          </w:rPr>
          <w:t>6</w:t>
        </w:r>
      </w:fldSimple>
      <w:r>
        <w:t xml:space="preserve">. </w:t>
      </w:r>
      <w:r w:rsidR="007F398D" w:rsidRPr="007F398D">
        <w:t>Evaluaci</w:t>
      </w:r>
      <w:r w:rsidR="007F398D">
        <w:t>ón del punto de monitoreo FW 100-GASL.</w:t>
      </w:r>
      <w:bookmarkEnd w:id="103"/>
    </w:p>
    <w:p w14:paraId="0AF3E605" w14:textId="77777777" w:rsidR="00A732D3" w:rsidRPr="00A732D3" w:rsidRDefault="00A732D3" w:rsidP="00A732D3">
      <w:pPr>
        <w:rPr>
          <w:lang w:val="es-ES"/>
        </w:rPr>
      </w:pPr>
    </w:p>
    <w:p w14:paraId="683CF45D" w14:textId="769C6E78" w:rsidR="007F398D" w:rsidRDefault="007F398D" w:rsidP="007F398D">
      <w:pPr>
        <w:jc w:val="both"/>
        <w:rPr>
          <w:lang w:val="es-ES"/>
        </w:rPr>
      </w:pPr>
      <w:proofErr w:type="gramStart"/>
      <w:r>
        <w:rPr>
          <w:lang w:val="es-ES"/>
        </w:rPr>
        <w:t>De acuerdo a</w:t>
      </w:r>
      <w:proofErr w:type="gramEnd"/>
      <w:r>
        <w:rPr>
          <w:lang w:val="es-ES"/>
        </w:rPr>
        <w:t xml:space="preserve"> la escala de valoración ICA-NSF el punto presenta calidad media en las campañas realizadas en temporada de lluvias y buena calidad en las temporadas sec</w:t>
      </w:r>
      <w:r w:rsidR="00CF7D1E">
        <w:rPr>
          <w:lang w:val="es-ES"/>
        </w:rPr>
        <w:t>as de ambos años. En el cuadro 6</w:t>
      </w:r>
      <w:r>
        <w:rPr>
          <w:lang w:val="es-ES"/>
        </w:rPr>
        <w:t xml:space="preserve"> se presentan los parámetros que no se ajustaron a los requisitos del padrón nacional de aguas.</w:t>
      </w:r>
    </w:p>
    <w:p w14:paraId="571926B8" w14:textId="77777777" w:rsidR="007F398D" w:rsidRDefault="007F398D" w:rsidP="007F398D">
      <w:pPr>
        <w:rPr>
          <w:lang w:val="es-ES"/>
        </w:rPr>
      </w:pPr>
    </w:p>
    <w:tbl>
      <w:tblPr>
        <w:tblStyle w:val="Cuadrculaclara"/>
        <w:tblW w:w="0" w:type="auto"/>
        <w:tblLook w:val="04A0" w:firstRow="1" w:lastRow="0" w:firstColumn="1" w:lastColumn="0" w:noHBand="0" w:noVBand="1"/>
      </w:tblPr>
      <w:tblGrid>
        <w:gridCol w:w="2388"/>
        <w:gridCol w:w="1976"/>
        <w:gridCol w:w="2172"/>
        <w:gridCol w:w="2184"/>
      </w:tblGrid>
      <w:tr w:rsidR="007F398D" w14:paraId="491DC10E" w14:textId="77777777" w:rsidTr="00361D3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7AEF4B04" w14:textId="24D183FF" w:rsidR="007F398D" w:rsidRPr="00A44C82" w:rsidRDefault="00A44C82" w:rsidP="00A44C82">
            <w:pPr>
              <w:pStyle w:val="Descripcin"/>
              <w:keepNext/>
              <w:spacing w:after="0"/>
              <w:jc w:val="center"/>
              <w:rPr>
                <w:b w:val="0"/>
              </w:rPr>
            </w:pPr>
            <w:bookmarkStart w:id="104" w:name="_Toc108436971"/>
            <w:r w:rsidRPr="00A44C82">
              <w:rPr>
                <w:b w:val="0"/>
              </w:rPr>
              <w:t xml:space="preserve">CUADRO </w:t>
            </w:r>
            <w:r w:rsidRPr="00A44C82">
              <w:fldChar w:fldCharType="begin"/>
            </w:r>
            <w:r w:rsidRPr="00A44C82">
              <w:rPr>
                <w:b w:val="0"/>
              </w:rPr>
              <w:instrText xml:space="preserve"> SEQ CUADRO \* ARABIC </w:instrText>
            </w:r>
            <w:r w:rsidRPr="00A44C82">
              <w:fldChar w:fldCharType="separate"/>
            </w:r>
            <w:r w:rsidR="00D14FCF">
              <w:rPr>
                <w:b w:val="0"/>
                <w:noProof/>
              </w:rPr>
              <w:t>6</w:t>
            </w:r>
            <w:r w:rsidRPr="00A44C82">
              <w:fldChar w:fldCharType="end"/>
            </w:r>
            <w:r w:rsidRPr="00A44C82">
              <w:rPr>
                <w:b w:val="0"/>
              </w:rPr>
              <w:t xml:space="preserve">. </w:t>
            </w:r>
            <w:r w:rsidR="007F398D" w:rsidRPr="00A44C82">
              <w:rPr>
                <w:rFonts w:ascii="MADE Evolve Sans" w:hAnsi="MADE Evolve Sans"/>
                <w:b w:val="0"/>
              </w:rPr>
              <w:t>CUMPLIMIENTO DE LA RESOLUCIÓN 222/02 – FW 100-GASL</w:t>
            </w:r>
            <w:bookmarkEnd w:id="104"/>
          </w:p>
        </w:tc>
      </w:tr>
      <w:tr w:rsidR="007F398D" w14:paraId="4D749502"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1583FF72" w14:textId="77777777" w:rsidR="007F398D" w:rsidRPr="00AE7201" w:rsidRDefault="007F398D" w:rsidP="00361D31">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03EB653A" w14:textId="77777777" w:rsidR="007F398D" w:rsidRPr="00AE7201" w:rsidRDefault="007F398D"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78970702" w14:textId="77777777" w:rsidR="007F398D" w:rsidRPr="00AE7201" w:rsidRDefault="007F398D"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54F4C69F" w14:textId="77777777" w:rsidR="007F398D" w:rsidRPr="00AE7201" w:rsidRDefault="007F398D"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7F398D" w14:paraId="2E1A1ACF"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C854000" w14:textId="77777777" w:rsidR="007F398D" w:rsidRPr="00AE7201" w:rsidRDefault="007F398D" w:rsidP="00361D31">
            <w:pPr>
              <w:jc w:val="both"/>
              <w:rPr>
                <w:rFonts w:ascii="MADE Evolve Sans" w:hAnsi="MADE Evolve Sans"/>
                <w:b w:val="0"/>
                <w:sz w:val="18"/>
                <w:szCs w:val="18"/>
              </w:rPr>
            </w:pPr>
            <w:r w:rsidRPr="00AE7201">
              <w:rPr>
                <w:rFonts w:ascii="MADE Evolve Sans" w:hAnsi="MADE Evolve Sans"/>
                <w:b w:val="0"/>
                <w:sz w:val="18"/>
                <w:szCs w:val="18"/>
              </w:rPr>
              <w:t>Conforme a los l</w:t>
            </w:r>
            <w:r>
              <w:rPr>
                <w:rFonts w:ascii="MADE Evolve Sans" w:hAnsi="MADE Evolve Sans"/>
                <w:b w:val="0"/>
                <w:sz w:val="18"/>
                <w:szCs w:val="18"/>
              </w:rPr>
              <w:t>í</w:t>
            </w:r>
            <w:r w:rsidRPr="00AE7201">
              <w:rPr>
                <w:rFonts w:ascii="MADE Evolve Sans" w:hAnsi="MADE Evolve Sans"/>
                <w:b w:val="0"/>
                <w:sz w:val="18"/>
                <w:szCs w:val="18"/>
              </w:rPr>
              <w:t>mites (%)</w:t>
            </w:r>
          </w:p>
        </w:tc>
        <w:tc>
          <w:tcPr>
            <w:tcW w:w="2064" w:type="dxa"/>
            <w:vAlign w:val="center"/>
          </w:tcPr>
          <w:p w14:paraId="6EF50468" w14:textId="77777777" w:rsidR="007F398D" w:rsidRPr="00AE7201" w:rsidRDefault="007F398D" w:rsidP="00361D31">
            <w:pPr>
              <w:jc w:val="center"/>
              <w:cnfStyle w:val="000000010000" w:firstRow="0" w:lastRow="0" w:firstColumn="0" w:lastColumn="0" w:oddVBand="0" w:evenVBand="0" w:oddHBand="0" w:evenHBand="1" w:firstRowFirstColumn="0" w:firstRowLastColumn="0" w:lastRowFirstColumn="0" w:lastRowLastColumn="0"/>
            </w:pPr>
            <w:r>
              <w:t>91,12%</w:t>
            </w:r>
          </w:p>
        </w:tc>
        <w:tc>
          <w:tcPr>
            <w:tcW w:w="2292" w:type="dxa"/>
            <w:vAlign w:val="center"/>
          </w:tcPr>
          <w:p w14:paraId="48B703C4" w14:textId="77777777" w:rsidR="007F398D" w:rsidRPr="00AE7201" w:rsidRDefault="007F398D" w:rsidP="00361D31">
            <w:pPr>
              <w:jc w:val="center"/>
              <w:cnfStyle w:val="000000010000" w:firstRow="0" w:lastRow="0" w:firstColumn="0" w:lastColumn="0" w:oddVBand="0" w:evenVBand="0" w:oddHBand="0" w:evenHBand="1" w:firstRowFirstColumn="0" w:firstRowLastColumn="0" w:lastRowFirstColumn="0" w:lastRowLastColumn="0"/>
            </w:pPr>
            <w:r>
              <w:t>95,6%</w:t>
            </w:r>
          </w:p>
        </w:tc>
        <w:tc>
          <w:tcPr>
            <w:tcW w:w="2292" w:type="dxa"/>
            <w:vAlign w:val="center"/>
          </w:tcPr>
          <w:p w14:paraId="301844F4" w14:textId="77777777" w:rsidR="007F398D" w:rsidRPr="00AE7201" w:rsidRDefault="007F398D" w:rsidP="00361D31">
            <w:pPr>
              <w:jc w:val="center"/>
              <w:cnfStyle w:val="000000010000" w:firstRow="0" w:lastRow="0" w:firstColumn="0" w:lastColumn="0" w:oddVBand="0" w:evenVBand="0" w:oddHBand="0" w:evenHBand="1" w:firstRowFirstColumn="0" w:firstRowLastColumn="0" w:lastRowFirstColumn="0" w:lastRowLastColumn="0"/>
            </w:pPr>
            <w:r>
              <w:t>82,3%</w:t>
            </w:r>
          </w:p>
        </w:tc>
      </w:tr>
      <w:tr w:rsidR="007F398D" w14:paraId="50F3B276"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A834CB1" w14:textId="77777777" w:rsidR="007F398D" w:rsidRPr="00AE7201" w:rsidRDefault="007F398D" w:rsidP="00361D31">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064" w:type="dxa"/>
            <w:vAlign w:val="center"/>
          </w:tcPr>
          <w:p w14:paraId="5A2205CE" w14:textId="77777777" w:rsidR="007F398D" w:rsidRPr="00AE7201" w:rsidRDefault="007F398D" w:rsidP="00361D31">
            <w:pPr>
              <w:jc w:val="center"/>
              <w:cnfStyle w:val="000000100000" w:firstRow="0" w:lastRow="0" w:firstColumn="0" w:lastColumn="0" w:oddVBand="0" w:evenVBand="0" w:oddHBand="1" w:evenHBand="0" w:firstRowFirstColumn="0" w:firstRowLastColumn="0" w:lastRowFirstColumn="0" w:lastRowLastColumn="0"/>
            </w:pPr>
            <w:r>
              <w:t>8,88%</w:t>
            </w:r>
          </w:p>
        </w:tc>
        <w:tc>
          <w:tcPr>
            <w:tcW w:w="2292" w:type="dxa"/>
            <w:vAlign w:val="center"/>
          </w:tcPr>
          <w:p w14:paraId="66459211" w14:textId="77777777" w:rsidR="007F398D" w:rsidRPr="00AE7201" w:rsidRDefault="007F398D" w:rsidP="00361D31">
            <w:pPr>
              <w:jc w:val="center"/>
              <w:cnfStyle w:val="000000100000" w:firstRow="0" w:lastRow="0" w:firstColumn="0" w:lastColumn="0" w:oddVBand="0" w:evenVBand="0" w:oddHBand="1" w:evenHBand="0" w:firstRowFirstColumn="0" w:firstRowLastColumn="0" w:lastRowFirstColumn="0" w:lastRowLastColumn="0"/>
            </w:pPr>
            <w:r>
              <w:t>4,44%</w:t>
            </w:r>
          </w:p>
        </w:tc>
        <w:tc>
          <w:tcPr>
            <w:tcW w:w="2292" w:type="dxa"/>
            <w:vAlign w:val="center"/>
          </w:tcPr>
          <w:p w14:paraId="1601750A" w14:textId="77777777" w:rsidR="007F398D" w:rsidRPr="00AE7201" w:rsidRDefault="007F398D" w:rsidP="00361D31">
            <w:pPr>
              <w:jc w:val="center"/>
              <w:cnfStyle w:val="000000100000" w:firstRow="0" w:lastRow="0" w:firstColumn="0" w:lastColumn="0" w:oddVBand="0" w:evenVBand="0" w:oddHBand="1" w:evenHBand="0" w:firstRowFirstColumn="0" w:firstRowLastColumn="0" w:lastRowFirstColumn="0" w:lastRowLastColumn="0"/>
            </w:pPr>
            <w:r>
              <w:t>17,7%</w:t>
            </w:r>
          </w:p>
        </w:tc>
      </w:tr>
      <w:tr w:rsidR="007F398D" w14:paraId="75C443B7"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0122AB1" w14:textId="77777777" w:rsidR="007F398D" w:rsidRPr="00AE7201" w:rsidRDefault="007F398D" w:rsidP="00361D31">
            <w:pPr>
              <w:jc w:val="both"/>
              <w:rPr>
                <w:rFonts w:ascii="MADE Evolve Sans" w:hAnsi="MADE Evolve Sans"/>
                <w:b w:val="0"/>
                <w:sz w:val="18"/>
                <w:szCs w:val="18"/>
              </w:rPr>
            </w:pPr>
            <w:r w:rsidRPr="00AE7201">
              <w:rPr>
                <w:rFonts w:ascii="MADE Evolve Sans" w:hAnsi="MADE Evolve Sans"/>
                <w:b w:val="0"/>
                <w:sz w:val="18"/>
                <w:szCs w:val="18"/>
              </w:rPr>
              <w:t>Parámet</w:t>
            </w:r>
            <w:r>
              <w:rPr>
                <w:rFonts w:ascii="MADE Evolve Sans" w:hAnsi="MADE Evolve Sans"/>
                <w:b w:val="0"/>
                <w:sz w:val="18"/>
                <w:szCs w:val="18"/>
              </w:rPr>
              <w:t>ros fuera de los lí</w:t>
            </w:r>
            <w:r w:rsidRPr="00AE7201">
              <w:rPr>
                <w:rFonts w:ascii="MADE Evolve Sans" w:hAnsi="MADE Evolve Sans"/>
                <w:b w:val="0"/>
                <w:sz w:val="18"/>
                <w:szCs w:val="18"/>
              </w:rPr>
              <w:t>mites</w:t>
            </w:r>
          </w:p>
        </w:tc>
        <w:tc>
          <w:tcPr>
            <w:tcW w:w="2064" w:type="dxa"/>
          </w:tcPr>
          <w:p w14:paraId="43FC8944"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Oxígeno disuelto</w:t>
            </w:r>
          </w:p>
          <w:p w14:paraId="4A2ABBB0"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Fósforo total</w:t>
            </w:r>
          </w:p>
          <w:p w14:paraId="646F1B70"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Nitrógeno total</w:t>
            </w:r>
          </w:p>
          <w:p w14:paraId="157C82FD"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Amoniaco</w:t>
            </w:r>
          </w:p>
          <w:p w14:paraId="64B9DB94"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Hierro soluble</w:t>
            </w:r>
          </w:p>
          <w:p w14:paraId="4929BB65" w14:textId="77777777" w:rsidR="007F398D" w:rsidRPr="00AE7201"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proofErr w:type="gramStart"/>
            <w:r>
              <w:t>Coliforme totales</w:t>
            </w:r>
            <w:proofErr w:type="gramEnd"/>
          </w:p>
        </w:tc>
        <w:tc>
          <w:tcPr>
            <w:tcW w:w="2292" w:type="dxa"/>
          </w:tcPr>
          <w:p w14:paraId="6106EA7B"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Fósforo total</w:t>
            </w:r>
          </w:p>
          <w:p w14:paraId="615E53E3"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Amoníaco</w:t>
            </w:r>
          </w:p>
          <w:p w14:paraId="7AC5182F" w14:textId="77777777" w:rsidR="007F398D" w:rsidRPr="00AE7201" w:rsidRDefault="007F398D" w:rsidP="00361D31">
            <w:pPr>
              <w:pStyle w:val="Prrafodelista"/>
              <w:ind w:left="176"/>
              <w:cnfStyle w:val="000000010000" w:firstRow="0" w:lastRow="0" w:firstColumn="0" w:lastColumn="0" w:oddVBand="0" w:evenVBand="0" w:oddHBand="0" w:evenHBand="1" w:firstRowFirstColumn="0" w:firstRowLastColumn="0" w:lastRowFirstColumn="0" w:lastRowLastColumn="0"/>
              <w:rPr>
                <w:sz w:val="18"/>
                <w:szCs w:val="18"/>
              </w:rPr>
            </w:pPr>
          </w:p>
        </w:tc>
        <w:tc>
          <w:tcPr>
            <w:tcW w:w="2292" w:type="dxa"/>
          </w:tcPr>
          <w:p w14:paraId="763DB26A"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Oxígeno disuelto</w:t>
            </w:r>
          </w:p>
          <w:p w14:paraId="37F28990"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Fósforo total</w:t>
            </w:r>
          </w:p>
          <w:p w14:paraId="6E94394B"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Amoniaco</w:t>
            </w:r>
          </w:p>
          <w:p w14:paraId="4766E63C"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Aluminio</w:t>
            </w:r>
          </w:p>
          <w:p w14:paraId="519B6C87"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Manganeso</w:t>
            </w:r>
          </w:p>
          <w:p w14:paraId="529F63FD"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Hierro soluble</w:t>
            </w:r>
          </w:p>
          <w:p w14:paraId="47CBBECC"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6E636270" w14:textId="77777777" w:rsidR="007F398D" w:rsidRPr="00AE7201"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r>
    </w:tbl>
    <w:p w14:paraId="5A3407CD" w14:textId="77777777" w:rsidR="00FE015E" w:rsidRDefault="00FE015E" w:rsidP="00FE015E">
      <w:pPr>
        <w:jc w:val="both"/>
      </w:pPr>
    </w:p>
    <w:p w14:paraId="53BB5351" w14:textId="77777777" w:rsidR="007F398D" w:rsidRDefault="007F398D" w:rsidP="00FE015E">
      <w:pPr>
        <w:jc w:val="both"/>
      </w:pPr>
    </w:p>
    <w:p w14:paraId="63E361A3" w14:textId="0566CC61" w:rsidR="007E7A27" w:rsidRDefault="007E7A27" w:rsidP="00FE015E">
      <w:pPr>
        <w:jc w:val="both"/>
      </w:pPr>
    </w:p>
    <w:p w14:paraId="25259357" w14:textId="721A7B7C" w:rsidR="007E7A27" w:rsidRDefault="00A00F5E" w:rsidP="009C4D1F">
      <w:pPr>
        <w:pStyle w:val="Ttulo2"/>
        <w:rPr>
          <w:lang w:val="es-ES"/>
        </w:rPr>
      </w:pPr>
      <w:bookmarkStart w:id="105" w:name="_Toc70326569"/>
      <w:bookmarkStart w:id="106" w:name="_Toc70327377"/>
      <w:bookmarkStart w:id="107" w:name="_Toc108566550"/>
      <w:r>
        <w:rPr>
          <w:lang w:val="es-ES"/>
        </w:rPr>
        <w:t>3.1</w:t>
      </w:r>
      <w:r w:rsidR="00AF782A">
        <w:rPr>
          <w:lang w:val="es-ES"/>
        </w:rPr>
        <w:t>.7</w:t>
      </w:r>
      <w:r w:rsidR="007E7A27">
        <w:rPr>
          <w:lang w:val="es-ES"/>
        </w:rPr>
        <w:t xml:space="preserve"> Análisis </w:t>
      </w:r>
      <w:r w:rsidR="007F398D" w:rsidRPr="007F398D">
        <w:rPr>
          <w:lang w:val="es-ES"/>
        </w:rPr>
        <w:t>del punto FW 200-SLTR</w:t>
      </w:r>
      <w:bookmarkEnd w:id="105"/>
      <w:bookmarkEnd w:id="106"/>
      <w:bookmarkEnd w:id="107"/>
    </w:p>
    <w:p w14:paraId="0012DCFC" w14:textId="77777777" w:rsidR="009C4D1F" w:rsidRPr="007E5BA7" w:rsidRDefault="009C4D1F" w:rsidP="009C4D1F">
      <w:pPr>
        <w:rPr>
          <w:sz w:val="10"/>
        </w:rPr>
      </w:pPr>
    </w:p>
    <w:p w14:paraId="65C0BA97" w14:textId="77777777" w:rsidR="007F398D" w:rsidRDefault="007F398D" w:rsidP="007F398D">
      <w:r>
        <w:t xml:space="preserve">La estación de monitoreo FW 200-SLTR se encuentra la estancia San Liberato que colinda con la estancia </w:t>
      </w:r>
      <w:proofErr w:type="gramStart"/>
      <w:r>
        <w:t>trementina ,</w:t>
      </w:r>
      <w:proofErr w:type="gramEnd"/>
      <w:r>
        <w:t xml:space="preserve"> administrativamente se localiza en el lugar conocido como Zona de Estancias del distrito </w:t>
      </w:r>
      <w:proofErr w:type="spellStart"/>
      <w:r>
        <w:t>Sgto</w:t>
      </w:r>
      <w:proofErr w:type="spellEnd"/>
      <w:r>
        <w:t xml:space="preserve"> José Félix López, Departamento de Concepción; sus coordenadas UTM de referencia son 21K 519072.00 m E 7494784.00 m S. En el área de influencia de la estación se verifica el desarrollo de actividades ganaderas.</w:t>
      </w:r>
    </w:p>
    <w:p w14:paraId="2DC30E6B" w14:textId="77777777" w:rsidR="007F398D" w:rsidRDefault="007F398D" w:rsidP="007F398D"/>
    <w:p w14:paraId="2F0CF75D" w14:textId="77777777" w:rsidR="007F398D" w:rsidRDefault="007F398D" w:rsidP="007F398D">
      <w:r>
        <w:t xml:space="preserve">Este punto de monitoreo corresponde </w:t>
      </w:r>
      <w:r w:rsidRPr="00995A17">
        <w:rPr>
          <w:highlight w:val="magenta"/>
        </w:rPr>
        <w:t>a curso hídrico intermitente afluente del arroyo Trementina</w:t>
      </w:r>
      <w:r>
        <w:t xml:space="preserve">, se localiza en la parte alta de la microcuenca homónima, el cauce en el tramo verificado es de aproximadamente 5 metros de ancho </w:t>
      </w:r>
      <w:r w:rsidRPr="00995A17">
        <w:rPr>
          <w:highlight w:val="magenta"/>
        </w:rPr>
        <w:t>y no presentó caudal de agua en la temporada seca 2021 ni en la temporada de lluvias 2022.</w:t>
      </w:r>
    </w:p>
    <w:p w14:paraId="1F7A721F" w14:textId="77777777" w:rsidR="007F398D" w:rsidRDefault="007F398D" w:rsidP="007F398D"/>
    <w:p w14:paraId="711EED23" w14:textId="1D87292F" w:rsidR="007E5BA7" w:rsidRDefault="007F398D" w:rsidP="007F398D">
      <w:r>
        <w:t xml:space="preserve">Se aplicó el Índice de Calidad de Agua de la </w:t>
      </w:r>
      <w:proofErr w:type="spellStart"/>
      <w:r w:rsidRPr="007F398D">
        <w:rPr>
          <w:i/>
        </w:rPr>
        <w:t>National</w:t>
      </w:r>
      <w:proofErr w:type="spellEnd"/>
      <w:r w:rsidRPr="007F398D">
        <w:rPr>
          <w:i/>
        </w:rPr>
        <w:t xml:space="preserve"> </w:t>
      </w:r>
      <w:proofErr w:type="spellStart"/>
      <w:r w:rsidRPr="007F398D">
        <w:rPr>
          <w:i/>
        </w:rPr>
        <w:t>Sanitation</w:t>
      </w:r>
      <w:proofErr w:type="spellEnd"/>
      <w:r w:rsidRPr="007F398D">
        <w:rPr>
          <w:i/>
        </w:rPr>
        <w:t xml:space="preserve"> </w:t>
      </w:r>
      <w:proofErr w:type="spellStart"/>
      <w:r w:rsidRPr="007F398D">
        <w:rPr>
          <w:i/>
        </w:rPr>
        <w:t>Foundation</w:t>
      </w:r>
      <w:proofErr w:type="spellEnd"/>
      <w:r>
        <w:t xml:space="preserve"> (ICA-NSF) y se evaluó el grado de cumplimiento </w:t>
      </w:r>
      <w:proofErr w:type="gramStart"/>
      <w:r>
        <w:t>del  padrón</w:t>
      </w:r>
      <w:proofErr w:type="gramEnd"/>
      <w:r>
        <w:t xml:space="preserve"> nacional de agua establecido según Resolución </w:t>
      </w:r>
      <w:proofErr w:type="spellStart"/>
      <w:r>
        <w:t>N</w:t>
      </w:r>
      <w:r>
        <w:rPr>
          <w:rFonts w:ascii="Courier New" w:hAnsi="Courier New" w:cs="Courier New"/>
        </w:rPr>
        <w:t>º</w:t>
      </w:r>
      <w:proofErr w:type="spellEnd"/>
      <w:r>
        <w:t xml:space="preserve"> 222/02 en base a los resultados obtenidos durante la campa</w:t>
      </w:r>
      <w:r>
        <w:rPr>
          <w:rFonts w:cs="MADE Evolve Sans"/>
        </w:rPr>
        <w:t>ñ</w:t>
      </w:r>
      <w:r>
        <w:t>a en temporada de lluvias del 2021.</w:t>
      </w:r>
    </w:p>
    <w:p w14:paraId="5F5EA7DB" w14:textId="77777777" w:rsidR="007F398D" w:rsidRDefault="007F398D" w:rsidP="007F398D"/>
    <w:p w14:paraId="2E60A382" w14:textId="1228ACEF" w:rsidR="007F398D" w:rsidRPr="009C4D1F" w:rsidRDefault="007F398D" w:rsidP="007F398D">
      <w:r>
        <w:rPr>
          <w:noProof/>
          <w:lang w:val="es-ES" w:eastAsia="es-ES"/>
        </w:rPr>
        <w:drawing>
          <wp:inline distT="0" distB="0" distL="0" distR="0" wp14:anchorId="3D7EF955" wp14:editId="045779FF">
            <wp:extent cx="5400040" cy="2788315"/>
            <wp:effectExtent l="0" t="0" r="10160" b="12065"/>
            <wp:docPr id="507" name="Gráfico 50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Tablaconcuadrcula1"/>
        <w:tblW w:w="8505" w:type="dxa"/>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073"/>
        <w:gridCol w:w="1535"/>
        <w:gridCol w:w="1507"/>
        <w:gridCol w:w="1506"/>
        <w:gridCol w:w="1496"/>
        <w:gridCol w:w="1388"/>
      </w:tblGrid>
      <w:tr w:rsidR="007F398D" w:rsidRPr="006732EE" w14:paraId="5173B7CA" w14:textId="77777777" w:rsidTr="00361D31">
        <w:tc>
          <w:tcPr>
            <w:tcW w:w="1073" w:type="dxa"/>
            <w:vAlign w:val="center"/>
          </w:tcPr>
          <w:p w14:paraId="47EB5085" w14:textId="77777777" w:rsidR="007F398D" w:rsidRPr="006732EE" w:rsidRDefault="007F398D" w:rsidP="00361D31">
            <w:pPr>
              <w:spacing w:line="240" w:lineRule="auto"/>
              <w:contextualSpacing w:val="0"/>
              <w:jc w:val="center"/>
              <w:rPr>
                <w:rFonts w:eastAsia="Calibri"/>
                <w:sz w:val="16"/>
                <w:szCs w:val="16"/>
              </w:rPr>
            </w:pPr>
            <w:r w:rsidRPr="006732EE">
              <w:rPr>
                <w:rFonts w:eastAsia="Calibri"/>
                <w:sz w:val="16"/>
                <w:szCs w:val="16"/>
              </w:rPr>
              <w:t>NFS</w:t>
            </w:r>
          </w:p>
        </w:tc>
        <w:tc>
          <w:tcPr>
            <w:tcW w:w="1535" w:type="dxa"/>
            <w:shd w:val="clear" w:color="auto" w:fill="2E74B5" w:themeFill="accent1" w:themeFillShade="BF"/>
            <w:vAlign w:val="center"/>
          </w:tcPr>
          <w:p w14:paraId="297CD9F5" w14:textId="77777777" w:rsidR="007F398D" w:rsidRPr="006732EE" w:rsidRDefault="007F398D" w:rsidP="00361D31">
            <w:pPr>
              <w:spacing w:line="240" w:lineRule="auto"/>
              <w:contextualSpacing w:val="0"/>
              <w:jc w:val="center"/>
              <w:rPr>
                <w:rFonts w:eastAsia="Calibri"/>
                <w:sz w:val="16"/>
                <w:szCs w:val="16"/>
              </w:rPr>
            </w:pPr>
            <w:r w:rsidRPr="006732EE">
              <w:rPr>
                <w:rFonts w:eastAsia="Calibri"/>
                <w:sz w:val="16"/>
                <w:szCs w:val="16"/>
              </w:rPr>
              <w:t>Excelente</w:t>
            </w:r>
            <w:r w:rsidRPr="006732EE">
              <w:rPr>
                <w:rFonts w:eastAsia="Calibri"/>
                <w:sz w:val="16"/>
                <w:szCs w:val="16"/>
                <w:lang w:val="en-US"/>
              </w:rPr>
              <w:t xml:space="preserve">: </w:t>
            </w:r>
            <w:r w:rsidRPr="006732EE">
              <w:rPr>
                <w:rFonts w:eastAsia="Calibri"/>
                <w:sz w:val="16"/>
                <w:szCs w:val="16"/>
              </w:rPr>
              <w:t>91 – 100</w:t>
            </w:r>
          </w:p>
        </w:tc>
        <w:tc>
          <w:tcPr>
            <w:tcW w:w="1507" w:type="dxa"/>
            <w:shd w:val="clear" w:color="auto" w:fill="6CAB68"/>
            <w:vAlign w:val="center"/>
          </w:tcPr>
          <w:p w14:paraId="35C2451A" w14:textId="77777777" w:rsidR="007F398D" w:rsidRPr="006732EE" w:rsidRDefault="007F398D" w:rsidP="00361D31">
            <w:pPr>
              <w:spacing w:line="240" w:lineRule="auto"/>
              <w:contextualSpacing w:val="0"/>
              <w:jc w:val="center"/>
              <w:rPr>
                <w:rFonts w:eastAsia="Calibri"/>
                <w:sz w:val="16"/>
                <w:szCs w:val="16"/>
              </w:rPr>
            </w:pPr>
            <w:proofErr w:type="gramStart"/>
            <w:r w:rsidRPr="006732EE">
              <w:rPr>
                <w:rFonts w:eastAsia="Calibri"/>
                <w:sz w:val="16"/>
                <w:szCs w:val="16"/>
              </w:rPr>
              <w:t>Buena :</w:t>
            </w:r>
            <w:proofErr w:type="gramEnd"/>
            <w:r w:rsidRPr="006732EE">
              <w:rPr>
                <w:rFonts w:eastAsia="Calibri"/>
                <w:sz w:val="16"/>
                <w:szCs w:val="16"/>
              </w:rPr>
              <w:t xml:space="preserve"> 71-90</w:t>
            </w:r>
          </w:p>
        </w:tc>
        <w:tc>
          <w:tcPr>
            <w:tcW w:w="1506" w:type="dxa"/>
            <w:shd w:val="clear" w:color="auto" w:fill="FFFF00"/>
            <w:vAlign w:val="center"/>
          </w:tcPr>
          <w:p w14:paraId="78E1B9A7" w14:textId="77777777" w:rsidR="007F398D" w:rsidRPr="006732EE" w:rsidRDefault="007F398D" w:rsidP="00361D31">
            <w:pPr>
              <w:spacing w:line="240" w:lineRule="auto"/>
              <w:contextualSpacing w:val="0"/>
              <w:jc w:val="center"/>
              <w:rPr>
                <w:rFonts w:eastAsia="Calibri"/>
                <w:sz w:val="16"/>
                <w:szCs w:val="16"/>
              </w:rPr>
            </w:pPr>
            <w:proofErr w:type="gramStart"/>
            <w:r w:rsidRPr="006732EE">
              <w:rPr>
                <w:rFonts w:eastAsia="Calibri"/>
                <w:sz w:val="16"/>
                <w:szCs w:val="16"/>
              </w:rPr>
              <w:t>Media :</w:t>
            </w:r>
            <w:proofErr w:type="gramEnd"/>
            <w:r w:rsidRPr="006732EE">
              <w:rPr>
                <w:rFonts w:eastAsia="Calibri"/>
                <w:sz w:val="16"/>
                <w:szCs w:val="16"/>
              </w:rPr>
              <w:t xml:space="preserve"> 51-70</w:t>
            </w:r>
          </w:p>
        </w:tc>
        <w:tc>
          <w:tcPr>
            <w:tcW w:w="1496" w:type="dxa"/>
            <w:shd w:val="clear" w:color="auto" w:fill="FFC000"/>
            <w:vAlign w:val="center"/>
          </w:tcPr>
          <w:p w14:paraId="069C3940" w14:textId="77777777" w:rsidR="007F398D" w:rsidRPr="006732EE" w:rsidRDefault="007F398D" w:rsidP="00361D31">
            <w:pPr>
              <w:spacing w:line="240" w:lineRule="auto"/>
              <w:contextualSpacing w:val="0"/>
              <w:jc w:val="center"/>
              <w:rPr>
                <w:rFonts w:eastAsia="Calibri"/>
                <w:sz w:val="16"/>
                <w:szCs w:val="16"/>
              </w:rPr>
            </w:pPr>
            <w:proofErr w:type="gramStart"/>
            <w:r w:rsidRPr="006732EE">
              <w:rPr>
                <w:rFonts w:eastAsia="Calibri"/>
                <w:sz w:val="16"/>
                <w:szCs w:val="16"/>
              </w:rPr>
              <w:t>Mala :</w:t>
            </w:r>
            <w:proofErr w:type="gramEnd"/>
            <w:r w:rsidRPr="006732EE">
              <w:rPr>
                <w:rFonts w:eastAsia="Calibri"/>
                <w:sz w:val="16"/>
                <w:szCs w:val="16"/>
              </w:rPr>
              <w:t xml:space="preserve"> 26-50</w:t>
            </w:r>
          </w:p>
        </w:tc>
        <w:tc>
          <w:tcPr>
            <w:tcW w:w="1388" w:type="dxa"/>
            <w:shd w:val="clear" w:color="auto" w:fill="BF3030"/>
            <w:vAlign w:val="center"/>
          </w:tcPr>
          <w:p w14:paraId="324D1036" w14:textId="77777777" w:rsidR="007F398D" w:rsidRPr="006732EE" w:rsidRDefault="007F398D" w:rsidP="00361D31">
            <w:pPr>
              <w:spacing w:line="240" w:lineRule="auto"/>
              <w:contextualSpacing w:val="0"/>
              <w:jc w:val="center"/>
              <w:rPr>
                <w:rFonts w:eastAsia="Calibri"/>
                <w:sz w:val="16"/>
                <w:szCs w:val="16"/>
              </w:rPr>
            </w:pPr>
            <w:r w:rsidRPr="006732EE">
              <w:rPr>
                <w:rFonts w:eastAsia="Calibri"/>
                <w:sz w:val="16"/>
                <w:szCs w:val="16"/>
              </w:rPr>
              <w:t xml:space="preserve">Muy </w:t>
            </w:r>
            <w:proofErr w:type="gramStart"/>
            <w:r w:rsidRPr="006732EE">
              <w:rPr>
                <w:rFonts w:eastAsia="Calibri"/>
                <w:sz w:val="16"/>
                <w:szCs w:val="16"/>
              </w:rPr>
              <w:t>mala :</w:t>
            </w:r>
            <w:proofErr w:type="gramEnd"/>
            <w:r w:rsidRPr="006732EE">
              <w:rPr>
                <w:rFonts w:eastAsia="Calibri"/>
                <w:sz w:val="16"/>
                <w:szCs w:val="16"/>
              </w:rPr>
              <w:t xml:space="preserve"> 0-25</w:t>
            </w:r>
          </w:p>
        </w:tc>
      </w:tr>
    </w:tbl>
    <w:p w14:paraId="3C2E4561" w14:textId="7F384A45" w:rsidR="002076C5" w:rsidRPr="00AC505E" w:rsidRDefault="00AC505E" w:rsidP="00626AE4">
      <w:pPr>
        <w:pStyle w:val="Descripcin"/>
        <w:keepNext/>
        <w:spacing w:after="0"/>
      </w:pPr>
      <w:bookmarkStart w:id="108" w:name="_Toc70330500"/>
      <w:bookmarkStart w:id="109" w:name="_Toc108470339"/>
      <w:r>
        <w:t xml:space="preserve">Figura </w:t>
      </w:r>
      <w:fldSimple w:instr=" SEQ Figura \* ARABIC ">
        <w:r w:rsidR="00626AE4">
          <w:rPr>
            <w:noProof/>
          </w:rPr>
          <w:t>7</w:t>
        </w:r>
      </w:fldSimple>
      <w:r>
        <w:t xml:space="preserve">. </w:t>
      </w:r>
      <w:r w:rsidR="007F398D" w:rsidRPr="007F398D">
        <w:t xml:space="preserve">Evaluación del punto de monitoreo FW 200 </w:t>
      </w:r>
      <w:bookmarkEnd w:id="108"/>
      <w:r w:rsidR="007F398D" w:rsidRPr="007F398D">
        <w:t>SLTR</w:t>
      </w:r>
      <w:r w:rsidR="007F398D">
        <w:t>.</w:t>
      </w:r>
      <w:bookmarkEnd w:id="109"/>
    </w:p>
    <w:p w14:paraId="7FDCEB01" w14:textId="77777777" w:rsidR="00A732D3" w:rsidRDefault="00A732D3" w:rsidP="00772CBA">
      <w:pPr>
        <w:pStyle w:val="Prrafodelista"/>
        <w:spacing w:line="259" w:lineRule="auto"/>
        <w:ind w:left="0"/>
        <w:contextualSpacing w:val="0"/>
        <w:jc w:val="both"/>
        <w:rPr>
          <w:rFonts w:asciiTheme="majorHAnsi" w:hAnsiTheme="majorHAnsi" w:cs="Courier New"/>
        </w:rPr>
      </w:pPr>
    </w:p>
    <w:p w14:paraId="19E47F5D" w14:textId="77777777" w:rsidR="007F398D" w:rsidRDefault="007F398D" w:rsidP="007F398D">
      <w:pPr>
        <w:jc w:val="both"/>
        <w:rPr>
          <w:lang w:val="es-ES"/>
        </w:rPr>
      </w:pPr>
      <w:r>
        <w:rPr>
          <w:lang w:val="es-ES"/>
        </w:rPr>
        <w:t>Para la única campaña en la que el arroyo presentó caudal el resultado de la aplicación del ICA-NSF determina aguas de calidad media. El cumplimiento del padrón nacional de aguas fue del 86,6%.</w:t>
      </w:r>
    </w:p>
    <w:p w14:paraId="6DF6E44E" w14:textId="77777777" w:rsidR="007F398D" w:rsidRDefault="007F398D" w:rsidP="007F398D">
      <w:pPr>
        <w:rPr>
          <w:lang w:val="es-ES"/>
        </w:rPr>
      </w:pPr>
    </w:p>
    <w:tbl>
      <w:tblPr>
        <w:tblStyle w:val="Cuadrculaclara"/>
        <w:tblW w:w="0" w:type="auto"/>
        <w:tblLook w:val="04A0" w:firstRow="1" w:lastRow="0" w:firstColumn="1" w:lastColumn="0" w:noHBand="0" w:noVBand="1"/>
      </w:tblPr>
      <w:tblGrid>
        <w:gridCol w:w="2408"/>
        <w:gridCol w:w="1994"/>
        <w:gridCol w:w="2159"/>
        <w:gridCol w:w="2159"/>
      </w:tblGrid>
      <w:tr w:rsidR="007F398D" w14:paraId="543E8CB6" w14:textId="77777777" w:rsidTr="00361D3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33A17627" w14:textId="2A85E3B2" w:rsidR="007F398D" w:rsidRPr="00A44C82" w:rsidRDefault="00A44C82" w:rsidP="00A44C82">
            <w:pPr>
              <w:pStyle w:val="Descripcin"/>
              <w:keepNext/>
              <w:spacing w:after="0"/>
              <w:jc w:val="center"/>
            </w:pPr>
            <w:bookmarkStart w:id="110" w:name="_Toc108436972"/>
            <w:r w:rsidRPr="00A44C82">
              <w:rPr>
                <w:b w:val="0"/>
              </w:rPr>
              <w:t xml:space="preserve">CUADRO </w:t>
            </w:r>
            <w:r w:rsidRPr="00A44C82">
              <w:fldChar w:fldCharType="begin"/>
            </w:r>
            <w:r w:rsidRPr="00A44C82">
              <w:rPr>
                <w:b w:val="0"/>
              </w:rPr>
              <w:instrText xml:space="preserve"> SEQ CUADRO \* ARABIC </w:instrText>
            </w:r>
            <w:r w:rsidRPr="00A44C82">
              <w:fldChar w:fldCharType="separate"/>
            </w:r>
            <w:r w:rsidR="00D14FCF">
              <w:rPr>
                <w:b w:val="0"/>
                <w:noProof/>
              </w:rPr>
              <w:t>7</w:t>
            </w:r>
            <w:r w:rsidRPr="00A44C82">
              <w:fldChar w:fldCharType="end"/>
            </w:r>
            <w:r>
              <w:t xml:space="preserve">. </w:t>
            </w:r>
            <w:r w:rsidR="007F398D" w:rsidRPr="00A44C82">
              <w:rPr>
                <w:rFonts w:ascii="MADE Evolve Sans" w:hAnsi="MADE Evolve Sans"/>
                <w:b w:val="0"/>
              </w:rPr>
              <w:t>CUMPLIMIENTO DE LA RESOLUCIÓN 222/02</w:t>
            </w:r>
            <w:r w:rsidRPr="00A44C82">
              <w:rPr>
                <w:rFonts w:ascii="MADE Evolve Sans" w:hAnsi="MADE Evolve Sans"/>
                <w:b w:val="0"/>
              </w:rPr>
              <w:t xml:space="preserve"> - FW 200-SLTR</w:t>
            </w:r>
            <w:bookmarkEnd w:id="110"/>
          </w:p>
        </w:tc>
      </w:tr>
      <w:tr w:rsidR="007F398D" w14:paraId="2D17A8DD"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7EA8F416" w14:textId="77777777" w:rsidR="007F398D" w:rsidRPr="00AE7201" w:rsidRDefault="007F398D" w:rsidP="00361D31">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32A8E542" w14:textId="77777777" w:rsidR="007F398D" w:rsidRPr="00AE7201" w:rsidRDefault="007F398D"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146FD2CC" w14:textId="77777777" w:rsidR="007F398D" w:rsidRPr="00AE7201" w:rsidRDefault="007F398D"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20F689F8" w14:textId="77777777" w:rsidR="007F398D" w:rsidRPr="00AE7201" w:rsidRDefault="007F398D"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7F398D" w14:paraId="38B10C33"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FB601D8" w14:textId="77777777" w:rsidR="007F398D" w:rsidRPr="00AE7201" w:rsidRDefault="007F398D" w:rsidP="00361D31">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064" w:type="dxa"/>
            <w:vAlign w:val="center"/>
          </w:tcPr>
          <w:p w14:paraId="0471BA54" w14:textId="77777777" w:rsidR="007F398D" w:rsidRPr="00AE7201" w:rsidRDefault="007F398D" w:rsidP="00361D31">
            <w:pPr>
              <w:jc w:val="center"/>
              <w:cnfStyle w:val="000000010000" w:firstRow="0" w:lastRow="0" w:firstColumn="0" w:lastColumn="0" w:oddVBand="0" w:evenVBand="0" w:oddHBand="0" w:evenHBand="1" w:firstRowFirstColumn="0" w:firstRowLastColumn="0" w:lastRowFirstColumn="0" w:lastRowLastColumn="0"/>
            </w:pPr>
            <w:r>
              <w:t>86,6%</w:t>
            </w:r>
          </w:p>
        </w:tc>
        <w:tc>
          <w:tcPr>
            <w:tcW w:w="2292" w:type="dxa"/>
            <w:vAlign w:val="center"/>
          </w:tcPr>
          <w:p w14:paraId="1A05C990" w14:textId="77777777" w:rsidR="007F398D" w:rsidRDefault="007F398D" w:rsidP="00361D31">
            <w:pPr>
              <w:jc w:val="center"/>
              <w:cnfStyle w:val="000000010000" w:firstRow="0" w:lastRow="0" w:firstColumn="0" w:lastColumn="0" w:oddVBand="0" w:evenVBand="0" w:oddHBand="0" w:evenHBand="1" w:firstRowFirstColumn="0" w:firstRowLastColumn="0" w:lastRowFirstColumn="0" w:lastRowLastColumn="0"/>
            </w:pPr>
            <w:r w:rsidRPr="00607B22">
              <w:t>S/D</w:t>
            </w:r>
          </w:p>
        </w:tc>
        <w:tc>
          <w:tcPr>
            <w:tcW w:w="2292" w:type="dxa"/>
            <w:vAlign w:val="center"/>
          </w:tcPr>
          <w:p w14:paraId="6B1250C2" w14:textId="77777777" w:rsidR="007F398D" w:rsidRDefault="007F398D" w:rsidP="00361D31">
            <w:pPr>
              <w:jc w:val="center"/>
              <w:cnfStyle w:val="000000010000" w:firstRow="0" w:lastRow="0" w:firstColumn="0" w:lastColumn="0" w:oddVBand="0" w:evenVBand="0" w:oddHBand="0" w:evenHBand="1" w:firstRowFirstColumn="0" w:firstRowLastColumn="0" w:lastRowFirstColumn="0" w:lastRowLastColumn="0"/>
            </w:pPr>
            <w:r w:rsidRPr="00607B22">
              <w:t>S/D</w:t>
            </w:r>
          </w:p>
        </w:tc>
      </w:tr>
      <w:tr w:rsidR="007F398D" w14:paraId="5DDF4787"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B2DE5C1" w14:textId="77777777" w:rsidR="007F398D" w:rsidRPr="00AE7201" w:rsidRDefault="007F398D" w:rsidP="00361D31">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064" w:type="dxa"/>
            <w:vAlign w:val="center"/>
          </w:tcPr>
          <w:p w14:paraId="2AD4062A" w14:textId="77777777" w:rsidR="007F398D" w:rsidRPr="00AE7201" w:rsidRDefault="007F398D" w:rsidP="00361D31">
            <w:pPr>
              <w:jc w:val="center"/>
              <w:cnfStyle w:val="000000100000" w:firstRow="0" w:lastRow="0" w:firstColumn="0" w:lastColumn="0" w:oddVBand="0" w:evenVBand="0" w:oddHBand="1" w:evenHBand="0" w:firstRowFirstColumn="0" w:firstRowLastColumn="0" w:lastRowFirstColumn="0" w:lastRowLastColumn="0"/>
            </w:pPr>
            <w:r>
              <w:t>13,33%</w:t>
            </w:r>
          </w:p>
        </w:tc>
        <w:tc>
          <w:tcPr>
            <w:tcW w:w="2292" w:type="dxa"/>
            <w:vAlign w:val="center"/>
          </w:tcPr>
          <w:p w14:paraId="22FD4610" w14:textId="77777777" w:rsidR="007F398D" w:rsidRDefault="007F398D" w:rsidP="00361D31">
            <w:pPr>
              <w:jc w:val="center"/>
              <w:cnfStyle w:val="000000100000" w:firstRow="0" w:lastRow="0" w:firstColumn="0" w:lastColumn="0" w:oddVBand="0" w:evenVBand="0" w:oddHBand="1" w:evenHBand="0" w:firstRowFirstColumn="0" w:firstRowLastColumn="0" w:lastRowFirstColumn="0" w:lastRowLastColumn="0"/>
            </w:pPr>
            <w:r w:rsidRPr="00607B22">
              <w:t>S/D</w:t>
            </w:r>
          </w:p>
        </w:tc>
        <w:tc>
          <w:tcPr>
            <w:tcW w:w="2292" w:type="dxa"/>
            <w:vAlign w:val="center"/>
          </w:tcPr>
          <w:p w14:paraId="69758E41" w14:textId="77777777" w:rsidR="007F398D" w:rsidRDefault="007F398D" w:rsidP="00361D31">
            <w:pPr>
              <w:jc w:val="center"/>
              <w:cnfStyle w:val="000000100000" w:firstRow="0" w:lastRow="0" w:firstColumn="0" w:lastColumn="0" w:oddVBand="0" w:evenVBand="0" w:oddHBand="1" w:evenHBand="0" w:firstRowFirstColumn="0" w:firstRowLastColumn="0" w:lastRowFirstColumn="0" w:lastRowLastColumn="0"/>
            </w:pPr>
            <w:r w:rsidRPr="00607B22">
              <w:t>S/D</w:t>
            </w:r>
          </w:p>
        </w:tc>
      </w:tr>
      <w:tr w:rsidR="007F398D" w14:paraId="73AA86AD"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9C7DFCE" w14:textId="77777777" w:rsidR="007F398D" w:rsidRPr="00AE7201" w:rsidRDefault="007F398D" w:rsidP="00361D31">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064" w:type="dxa"/>
          </w:tcPr>
          <w:p w14:paraId="63E1D2E7"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Turbidez</w:t>
            </w:r>
          </w:p>
          <w:p w14:paraId="6964C56D"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Amoníaco</w:t>
            </w:r>
          </w:p>
          <w:p w14:paraId="59F6DACF"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Arsénico</w:t>
            </w:r>
          </w:p>
          <w:p w14:paraId="6E352CD6"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Hierro soluble</w:t>
            </w:r>
          </w:p>
          <w:p w14:paraId="0905EE54" w14:textId="77777777" w:rsidR="007F398D"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Coliformes totales</w:t>
            </w:r>
          </w:p>
          <w:p w14:paraId="4394C53D" w14:textId="77777777" w:rsidR="007F398D" w:rsidRPr="00AE7201" w:rsidRDefault="007F398D" w:rsidP="007F398D">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Coliformes fecales</w:t>
            </w:r>
          </w:p>
        </w:tc>
        <w:tc>
          <w:tcPr>
            <w:tcW w:w="2292" w:type="dxa"/>
            <w:vAlign w:val="center"/>
          </w:tcPr>
          <w:p w14:paraId="3D5F7BE5" w14:textId="77777777" w:rsidR="007F398D" w:rsidRDefault="007F398D" w:rsidP="00361D31">
            <w:pPr>
              <w:jc w:val="center"/>
              <w:cnfStyle w:val="000000010000" w:firstRow="0" w:lastRow="0" w:firstColumn="0" w:lastColumn="0" w:oddVBand="0" w:evenVBand="0" w:oddHBand="0" w:evenHBand="1" w:firstRowFirstColumn="0" w:firstRowLastColumn="0" w:lastRowFirstColumn="0" w:lastRowLastColumn="0"/>
            </w:pPr>
            <w:r w:rsidRPr="00607B22">
              <w:t>S/D</w:t>
            </w:r>
          </w:p>
          <w:p w14:paraId="1320C5A7" w14:textId="77777777" w:rsidR="007F398D" w:rsidRDefault="007F398D" w:rsidP="00361D31">
            <w:pPr>
              <w:jc w:val="center"/>
              <w:cnfStyle w:val="000000010000" w:firstRow="0" w:lastRow="0" w:firstColumn="0" w:lastColumn="0" w:oddVBand="0" w:evenVBand="0" w:oddHBand="0" w:evenHBand="1" w:firstRowFirstColumn="0" w:firstRowLastColumn="0" w:lastRowFirstColumn="0" w:lastRowLastColumn="0"/>
            </w:pPr>
            <w:r>
              <w:t>Arroyo seco</w:t>
            </w:r>
          </w:p>
        </w:tc>
        <w:tc>
          <w:tcPr>
            <w:tcW w:w="2292" w:type="dxa"/>
            <w:vAlign w:val="center"/>
          </w:tcPr>
          <w:p w14:paraId="6B4B59C1" w14:textId="77777777" w:rsidR="007F398D" w:rsidRDefault="007F398D" w:rsidP="00361D31">
            <w:pPr>
              <w:jc w:val="center"/>
              <w:cnfStyle w:val="000000010000" w:firstRow="0" w:lastRow="0" w:firstColumn="0" w:lastColumn="0" w:oddVBand="0" w:evenVBand="0" w:oddHBand="0" w:evenHBand="1" w:firstRowFirstColumn="0" w:firstRowLastColumn="0" w:lastRowFirstColumn="0" w:lastRowLastColumn="0"/>
            </w:pPr>
            <w:r w:rsidRPr="00607B22">
              <w:t>S/D</w:t>
            </w:r>
          </w:p>
          <w:p w14:paraId="44BF22E5" w14:textId="77777777" w:rsidR="007F398D" w:rsidRDefault="007F398D" w:rsidP="00361D31">
            <w:pPr>
              <w:jc w:val="center"/>
              <w:cnfStyle w:val="000000010000" w:firstRow="0" w:lastRow="0" w:firstColumn="0" w:lastColumn="0" w:oddVBand="0" w:evenVBand="0" w:oddHBand="0" w:evenHBand="1" w:firstRowFirstColumn="0" w:firstRowLastColumn="0" w:lastRowFirstColumn="0" w:lastRowLastColumn="0"/>
            </w:pPr>
            <w:r>
              <w:t>Arroyo seco</w:t>
            </w:r>
          </w:p>
        </w:tc>
      </w:tr>
    </w:tbl>
    <w:p w14:paraId="6FFD92BB" w14:textId="77777777" w:rsidR="007F398D" w:rsidRDefault="007F398D" w:rsidP="007F398D"/>
    <w:p w14:paraId="30226472" w14:textId="34B83560" w:rsidR="00156276" w:rsidRDefault="00156276" w:rsidP="008C220C">
      <w:pPr>
        <w:jc w:val="both"/>
      </w:pPr>
    </w:p>
    <w:p w14:paraId="752D60F5" w14:textId="77777777" w:rsidR="00A00F5E" w:rsidRDefault="00A00F5E" w:rsidP="008C220C">
      <w:pPr>
        <w:jc w:val="both"/>
      </w:pPr>
    </w:p>
    <w:p w14:paraId="68ED85F8" w14:textId="77777777" w:rsidR="00A00F5E" w:rsidRDefault="00A00F5E" w:rsidP="008C220C">
      <w:pPr>
        <w:jc w:val="both"/>
      </w:pPr>
    </w:p>
    <w:p w14:paraId="4F12CEF4" w14:textId="38BB3306" w:rsidR="007E7A27" w:rsidRDefault="00A00F5E" w:rsidP="009C4D1F">
      <w:pPr>
        <w:pStyle w:val="Ttulo2"/>
      </w:pPr>
      <w:bookmarkStart w:id="111" w:name="_Toc70326570"/>
      <w:bookmarkStart w:id="112" w:name="_Toc70327378"/>
      <w:bookmarkStart w:id="113" w:name="_Toc108566551"/>
      <w:r>
        <w:rPr>
          <w:rFonts w:cs="Courier New"/>
          <w:lang w:val="es-ES"/>
        </w:rPr>
        <w:t>3.1</w:t>
      </w:r>
      <w:r w:rsidR="00BF5DAF">
        <w:rPr>
          <w:rFonts w:cs="Courier New"/>
          <w:lang w:val="es-ES"/>
        </w:rPr>
        <w:t>.8</w:t>
      </w:r>
      <w:r w:rsidR="007E7A27">
        <w:rPr>
          <w:rFonts w:cs="Courier New"/>
          <w:lang w:val="es-ES"/>
        </w:rPr>
        <w:t xml:space="preserve"> Análisis </w:t>
      </w:r>
      <w:bookmarkEnd w:id="111"/>
      <w:bookmarkEnd w:id="112"/>
      <w:r w:rsidR="007F398D" w:rsidRPr="007F398D">
        <w:rPr>
          <w:rFonts w:cs="Courier New"/>
          <w:lang w:val="es-ES"/>
        </w:rPr>
        <w:t>del punto FW 208-TR</w:t>
      </w:r>
      <w:bookmarkEnd w:id="113"/>
    </w:p>
    <w:p w14:paraId="3B5F8274" w14:textId="77777777" w:rsidR="0036327A" w:rsidRPr="00C750F7" w:rsidRDefault="0036327A" w:rsidP="0036327A">
      <w:pPr>
        <w:rPr>
          <w:sz w:val="10"/>
        </w:rPr>
      </w:pPr>
    </w:p>
    <w:p w14:paraId="235C38BB" w14:textId="77777777" w:rsidR="007F398D" w:rsidRDefault="007F398D" w:rsidP="007F398D">
      <w:pPr>
        <w:jc w:val="both"/>
      </w:pPr>
      <w:r>
        <w:t xml:space="preserve">La estación de monitoreo FW 208-TR se encuentra en la estancia Trementina, administrativamente se localiza en el lugar conocido como Zona de Estancias del distrito Concepción, Departamento de Concepción; sus coordenadas UTM de referencia son 21K 514416.00 m E 7485700.00 m S. En el área de influencia de la estación se verifica la transición de actividades ganaderas a plantaciones forestales de </w:t>
      </w:r>
      <w:r w:rsidRPr="004347A8">
        <w:rPr>
          <w:i/>
        </w:rPr>
        <w:t xml:space="preserve">Eucaliptus </w:t>
      </w:r>
      <w:proofErr w:type="spellStart"/>
      <w:r w:rsidRPr="004347A8">
        <w:rPr>
          <w:i/>
        </w:rPr>
        <w:t>sp</w:t>
      </w:r>
      <w:proofErr w:type="spellEnd"/>
      <w:r>
        <w:t>.</w:t>
      </w:r>
    </w:p>
    <w:p w14:paraId="23F9268B" w14:textId="77777777" w:rsidR="007F398D" w:rsidRDefault="007F398D" w:rsidP="007F398D">
      <w:pPr>
        <w:jc w:val="both"/>
      </w:pPr>
    </w:p>
    <w:p w14:paraId="28485659" w14:textId="77777777" w:rsidR="007F398D" w:rsidRDefault="007F398D" w:rsidP="007F398D">
      <w:pPr>
        <w:jc w:val="both"/>
      </w:pPr>
      <w:r w:rsidRPr="00995A17">
        <w:rPr>
          <w:highlight w:val="magenta"/>
        </w:rPr>
        <w:t>Este punto de monitoreo se localiza sobre el arroyo Trementina</w:t>
      </w:r>
      <w:r>
        <w:t xml:space="preserve">, en la parte media de la microcuenca homónima, </w:t>
      </w:r>
      <w:r w:rsidRPr="008926D8">
        <w:t xml:space="preserve">el </w:t>
      </w:r>
      <w:r w:rsidRPr="00722E94">
        <w:t xml:space="preserve">cauce </w:t>
      </w:r>
      <w:r>
        <w:t>en el tramo verificado es de</w:t>
      </w:r>
      <w:del w:id="114" w:author="..fio celabe.." w:date="2022-07-08T16:24:00Z">
        <w:r w:rsidDel="0057373B">
          <w:delText xml:space="preserve"> </w:delText>
        </w:r>
      </w:del>
      <w:r w:rsidRPr="00722E94">
        <w:t xml:space="preserve"> aproximadam</w:t>
      </w:r>
      <w:r>
        <w:t>ente 10</w:t>
      </w:r>
      <w:r w:rsidRPr="00722E94">
        <w:t xml:space="preserve"> metros de anch</w:t>
      </w:r>
      <w:r>
        <w:t>o y</w:t>
      </w:r>
      <w:r w:rsidRPr="00722E94">
        <w:t xml:space="preserve"> present</w:t>
      </w:r>
      <w:r>
        <w:t>o</w:t>
      </w:r>
      <w:r w:rsidRPr="00722E94">
        <w:t xml:space="preserve"> caudal de agua en todas las campañas realizadas</w:t>
      </w:r>
      <w:r>
        <w:t xml:space="preserve">. </w:t>
      </w:r>
    </w:p>
    <w:p w14:paraId="7A25627B" w14:textId="77777777" w:rsidR="007F398D" w:rsidRDefault="007F398D" w:rsidP="007F398D">
      <w:pPr>
        <w:jc w:val="both"/>
      </w:pPr>
    </w:p>
    <w:p w14:paraId="073FF3D6" w14:textId="70BBA5FF" w:rsidR="007F398D" w:rsidRDefault="007F398D" w:rsidP="007F398D">
      <w:pPr>
        <w:jc w:val="both"/>
      </w:pPr>
      <w:r w:rsidRPr="007C07AE">
        <w:t>En base a los resultados de laboratorio obtenidos en las sucesivas campa</w:t>
      </w:r>
      <w:proofErr w:type="spellStart"/>
      <w:r w:rsidRPr="007C07AE">
        <w:rPr>
          <w:lang w:val="es-ES"/>
        </w:rPr>
        <w:t>ñas</w:t>
      </w:r>
      <w:proofErr w:type="spellEnd"/>
      <w:r w:rsidRPr="007C07AE">
        <w:rPr>
          <w:lang w:val="es-ES"/>
        </w:rPr>
        <w:t xml:space="preserve"> se </w:t>
      </w:r>
      <w:r w:rsidR="00711687">
        <w:t>aplicó</w:t>
      </w:r>
      <w:r w:rsidRPr="007C07AE">
        <w:t xml:space="preserve"> el Índice de Calidad de Agua de la </w:t>
      </w:r>
      <w:proofErr w:type="spellStart"/>
      <w:r w:rsidRPr="007C07AE">
        <w:rPr>
          <w:i/>
        </w:rPr>
        <w:t>National</w:t>
      </w:r>
      <w:proofErr w:type="spellEnd"/>
      <w:r w:rsidRPr="007C07AE">
        <w:rPr>
          <w:i/>
        </w:rPr>
        <w:t xml:space="preserve"> </w:t>
      </w:r>
      <w:proofErr w:type="spellStart"/>
      <w:r w:rsidRPr="007C07AE">
        <w:rPr>
          <w:i/>
        </w:rPr>
        <w:t>Sanitation</w:t>
      </w:r>
      <w:proofErr w:type="spellEnd"/>
      <w:r w:rsidRPr="007C07AE">
        <w:rPr>
          <w:i/>
        </w:rPr>
        <w:t xml:space="preserve"> </w:t>
      </w:r>
      <w:proofErr w:type="spellStart"/>
      <w:r w:rsidRPr="007C07AE">
        <w:rPr>
          <w:i/>
        </w:rPr>
        <w:t>Foundation</w:t>
      </w:r>
      <w:proofErr w:type="spellEnd"/>
      <w:r w:rsidR="00711687">
        <w:t xml:space="preserve"> (ICA-NSF) y se evaluó</w:t>
      </w:r>
      <w:r w:rsidRPr="007C07AE">
        <w:t xml:space="preserve"> el grado de cumplimiento del</w:t>
      </w:r>
      <w:del w:id="115" w:author="..fio celabe.." w:date="2022-07-08T16:25:00Z">
        <w:r w:rsidRPr="007C07AE" w:rsidDel="0057373B">
          <w:delText xml:space="preserve"> </w:delText>
        </w:r>
      </w:del>
      <w:r w:rsidRPr="007C07AE">
        <w:t xml:space="preserve"> padrón nacional de agua establecido según Resolución N</w:t>
      </w:r>
      <w:r w:rsidRPr="007C07AE">
        <w:rPr>
          <w:rFonts w:ascii="Courier New" w:hAnsi="Courier New" w:cs="Courier New"/>
          <w:lang w:val="es-ES"/>
        </w:rPr>
        <w:t>º</w:t>
      </w:r>
      <w:r w:rsidRPr="007C07AE">
        <w:rPr>
          <w:rFonts w:cs="Courier New"/>
          <w:lang w:val="es-ES"/>
        </w:rPr>
        <w:t xml:space="preserve"> 222/02</w:t>
      </w:r>
      <w:r>
        <w:t>.</w:t>
      </w:r>
    </w:p>
    <w:p w14:paraId="7DAF2A92" w14:textId="77777777" w:rsidR="007F398D" w:rsidRPr="00722E94" w:rsidRDefault="007F398D" w:rsidP="007F398D">
      <w:pPr>
        <w:jc w:val="both"/>
      </w:pPr>
    </w:p>
    <w:p w14:paraId="6EB4668B" w14:textId="3E0F13C0" w:rsidR="009C4D1F" w:rsidRPr="009C4D1F" w:rsidRDefault="007F398D" w:rsidP="009C4D1F">
      <w:r>
        <w:rPr>
          <w:noProof/>
          <w:lang w:val="es-ES" w:eastAsia="es-ES"/>
        </w:rPr>
        <w:drawing>
          <wp:inline distT="0" distB="0" distL="0" distR="0" wp14:anchorId="637594F9" wp14:editId="5E54A0D5">
            <wp:extent cx="5400040" cy="2788315"/>
            <wp:effectExtent l="0" t="0" r="10160" b="12065"/>
            <wp:docPr id="309" name="Gráfico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bl>
      <w:tblPr>
        <w:tblStyle w:val="Tablaconcuadrcula1"/>
        <w:tblW w:w="8505" w:type="dxa"/>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073"/>
        <w:gridCol w:w="1535"/>
        <w:gridCol w:w="1507"/>
        <w:gridCol w:w="1506"/>
        <w:gridCol w:w="1496"/>
        <w:gridCol w:w="1388"/>
      </w:tblGrid>
      <w:tr w:rsidR="007F398D" w:rsidRPr="006732EE" w14:paraId="5DE649D8" w14:textId="77777777" w:rsidTr="00361D31">
        <w:tc>
          <w:tcPr>
            <w:tcW w:w="1073" w:type="dxa"/>
            <w:vAlign w:val="center"/>
          </w:tcPr>
          <w:p w14:paraId="1455F543" w14:textId="77777777" w:rsidR="007F398D" w:rsidRPr="006732EE" w:rsidRDefault="007F398D" w:rsidP="00361D31">
            <w:pPr>
              <w:spacing w:line="240" w:lineRule="auto"/>
              <w:contextualSpacing w:val="0"/>
              <w:jc w:val="center"/>
              <w:rPr>
                <w:rFonts w:eastAsia="Calibri"/>
                <w:sz w:val="16"/>
                <w:szCs w:val="16"/>
              </w:rPr>
            </w:pPr>
            <w:r w:rsidRPr="006732EE">
              <w:rPr>
                <w:rFonts w:eastAsia="Calibri"/>
                <w:sz w:val="16"/>
                <w:szCs w:val="16"/>
              </w:rPr>
              <w:t>NFS</w:t>
            </w:r>
          </w:p>
        </w:tc>
        <w:tc>
          <w:tcPr>
            <w:tcW w:w="1535" w:type="dxa"/>
            <w:shd w:val="clear" w:color="auto" w:fill="2E74B5" w:themeFill="accent1" w:themeFillShade="BF"/>
            <w:vAlign w:val="center"/>
          </w:tcPr>
          <w:p w14:paraId="40AEC1BD" w14:textId="77777777" w:rsidR="007F398D" w:rsidRPr="006732EE" w:rsidRDefault="007F398D" w:rsidP="00361D31">
            <w:pPr>
              <w:spacing w:line="240" w:lineRule="auto"/>
              <w:contextualSpacing w:val="0"/>
              <w:jc w:val="center"/>
              <w:rPr>
                <w:rFonts w:eastAsia="Calibri"/>
                <w:sz w:val="16"/>
                <w:szCs w:val="16"/>
              </w:rPr>
            </w:pPr>
            <w:r w:rsidRPr="006732EE">
              <w:rPr>
                <w:rFonts w:eastAsia="Calibri"/>
                <w:sz w:val="16"/>
                <w:szCs w:val="16"/>
              </w:rPr>
              <w:t>Excelente</w:t>
            </w:r>
            <w:r w:rsidRPr="006732EE">
              <w:rPr>
                <w:rFonts w:eastAsia="Calibri"/>
                <w:sz w:val="16"/>
                <w:szCs w:val="16"/>
                <w:lang w:val="en-US"/>
              </w:rPr>
              <w:t xml:space="preserve">: </w:t>
            </w:r>
            <w:r w:rsidRPr="006732EE">
              <w:rPr>
                <w:rFonts w:eastAsia="Calibri"/>
                <w:sz w:val="16"/>
                <w:szCs w:val="16"/>
              </w:rPr>
              <w:t>91 – 100</w:t>
            </w:r>
          </w:p>
        </w:tc>
        <w:tc>
          <w:tcPr>
            <w:tcW w:w="1507" w:type="dxa"/>
            <w:shd w:val="clear" w:color="auto" w:fill="6CAB68"/>
            <w:vAlign w:val="center"/>
          </w:tcPr>
          <w:p w14:paraId="0B4B448F" w14:textId="77777777" w:rsidR="007F398D" w:rsidRPr="006732EE" w:rsidRDefault="007F398D" w:rsidP="00361D31">
            <w:pPr>
              <w:spacing w:line="240" w:lineRule="auto"/>
              <w:contextualSpacing w:val="0"/>
              <w:jc w:val="center"/>
              <w:rPr>
                <w:rFonts w:eastAsia="Calibri"/>
                <w:sz w:val="16"/>
                <w:szCs w:val="16"/>
              </w:rPr>
            </w:pPr>
            <w:proofErr w:type="gramStart"/>
            <w:r w:rsidRPr="006732EE">
              <w:rPr>
                <w:rFonts w:eastAsia="Calibri"/>
                <w:sz w:val="16"/>
                <w:szCs w:val="16"/>
              </w:rPr>
              <w:t>Buena :</w:t>
            </w:r>
            <w:proofErr w:type="gramEnd"/>
            <w:r w:rsidRPr="006732EE">
              <w:rPr>
                <w:rFonts w:eastAsia="Calibri"/>
                <w:sz w:val="16"/>
                <w:szCs w:val="16"/>
              </w:rPr>
              <w:t xml:space="preserve"> 71-90</w:t>
            </w:r>
          </w:p>
        </w:tc>
        <w:tc>
          <w:tcPr>
            <w:tcW w:w="1506" w:type="dxa"/>
            <w:shd w:val="clear" w:color="auto" w:fill="FFFF00"/>
            <w:vAlign w:val="center"/>
          </w:tcPr>
          <w:p w14:paraId="6191CDB5" w14:textId="77777777" w:rsidR="007F398D" w:rsidRPr="006732EE" w:rsidRDefault="007F398D" w:rsidP="00361D31">
            <w:pPr>
              <w:spacing w:line="240" w:lineRule="auto"/>
              <w:contextualSpacing w:val="0"/>
              <w:jc w:val="center"/>
              <w:rPr>
                <w:rFonts w:eastAsia="Calibri"/>
                <w:sz w:val="16"/>
                <w:szCs w:val="16"/>
              </w:rPr>
            </w:pPr>
            <w:proofErr w:type="gramStart"/>
            <w:r w:rsidRPr="006732EE">
              <w:rPr>
                <w:rFonts w:eastAsia="Calibri"/>
                <w:sz w:val="16"/>
                <w:szCs w:val="16"/>
              </w:rPr>
              <w:t>Media :</w:t>
            </w:r>
            <w:proofErr w:type="gramEnd"/>
            <w:r w:rsidRPr="006732EE">
              <w:rPr>
                <w:rFonts w:eastAsia="Calibri"/>
                <w:sz w:val="16"/>
                <w:szCs w:val="16"/>
              </w:rPr>
              <w:t xml:space="preserve"> 51-70</w:t>
            </w:r>
          </w:p>
        </w:tc>
        <w:tc>
          <w:tcPr>
            <w:tcW w:w="1496" w:type="dxa"/>
            <w:shd w:val="clear" w:color="auto" w:fill="FFC000"/>
            <w:vAlign w:val="center"/>
          </w:tcPr>
          <w:p w14:paraId="318D7597" w14:textId="77777777" w:rsidR="007F398D" w:rsidRPr="006732EE" w:rsidRDefault="007F398D" w:rsidP="00361D31">
            <w:pPr>
              <w:spacing w:line="240" w:lineRule="auto"/>
              <w:contextualSpacing w:val="0"/>
              <w:jc w:val="center"/>
              <w:rPr>
                <w:rFonts w:eastAsia="Calibri"/>
                <w:sz w:val="16"/>
                <w:szCs w:val="16"/>
              </w:rPr>
            </w:pPr>
            <w:proofErr w:type="gramStart"/>
            <w:r w:rsidRPr="006732EE">
              <w:rPr>
                <w:rFonts w:eastAsia="Calibri"/>
                <w:sz w:val="16"/>
                <w:szCs w:val="16"/>
              </w:rPr>
              <w:t>Mala :</w:t>
            </w:r>
            <w:proofErr w:type="gramEnd"/>
            <w:r w:rsidRPr="006732EE">
              <w:rPr>
                <w:rFonts w:eastAsia="Calibri"/>
                <w:sz w:val="16"/>
                <w:szCs w:val="16"/>
              </w:rPr>
              <w:t xml:space="preserve"> 26-50</w:t>
            </w:r>
          </w:p>
        </w:tc>
        <w:tc>
          <w:tcPr>
            <w:tcW w:w="1388" w:type="dxa"/>
            <w:shd w:val="clear" w:color="auto" w:fill="BF3030"/>
            <w:vAlign w:val="center"/>
          </w:tcPr>
          <w:p w14:paraId="1AE4FDB8" w14:textId="77777777" w:rsidR="007F398D" w:rsidRPr="006732EE" w:rsidRDefault="007F398D" w:rsidP="00361D31">
            <w:pPr>
              <w:spacing w:line="240" w:lineRule="auto"/>
              <w:contextualSpacing w:val="0"/>
              <w:jc w:val="center"/>
              <w:rPr>
                <w:rFonts w:eastAsia="Calibri"/>
                <w:sz w:val="16"/>
                <w:szCs w:val="16"/>
              </w:rPr>
            </w:pPr>
            <w:r w:rsidRPr="006732EE">
              <w:rPr>
                <w:rFonts w:eastAsia="Calibri"/>
                <w:sz w:val="16"/>
                <w:szCs w:val="16"/>
              </w:rPr>
              <w:t xml:space="preserve">Muy </w:t>
            </w:r>
            <w:proofErr w:type="gramStart"/>
            <w:r w:rsidRPr="006732EE">
              <w:rPr>
                <w:rFonts w:eastAsia="Calibri"/>
                <w:sz w:val="16"/>
                <w:szCs w:val="16"/>
              </w:rPr>
              <w:t>mala :</w:t>
            </w:r>
            <w:proofErr w:type="gramEnd"/>
            <w:r w:rsidRPr="006732EE">
              <w:rPr>
                <w:rFonts w:eastAsia="Calibri"/>
                <w:sz w:val="16"/>
                <w:szCs w:val="16"/>
              </w:rPr>
              <w:t xml:space="preserve"> 0-25</w:t>
            </w:r>
          </w:p>
        </w:tc>
      </w:tr>
    </w:tbl>
    <w:p w14:paraId="0C278526" w14:textId="230D9D83" w:rsidR="00BF5DAF" w:rsidRPr="00AC505E" w:rsidRDefault="00AC505E" w:rsidP="00AC505E">
      <w:pPr>
        <w:pStyle w:val="Descripcin"/>
        <w:keepNext/>
      </w:pPr>
      <w:bookmarkStart w:id="116" w:name="_Toc70330501"/>
      <w:bookmarkStart w:id="117" w:name="_Toc108470340"/>
      <w:r>
        <w:t xml:space="preserve">Figura </w:t>
      </w:r>
      <w:fldSimple w:instr=" SEQ Figura \* ARABIC ">
        <w:r w:rsidR="00626AE4">
          <w:rPr>
            <w:noProof/>
          </w:rPr>
          <w:t>8</w:t>
        </w:r>
      </w:fldSimple>
      <w:r>
        <w:t xml:space="preserve">. </w:t>
      </w:r>
      <w:r w:rsidR="007F398D" w:rsidRPr="007F398D">
        <w:t>Evaluación del punto de monitoreo FW 208-TR</w:t>
      </w:r>
      <w:r w:rsidR="00BF5DAF">
        <w:rPr>
          <w:rFonts w:asciiTheme="majorHAnsi" w:hAnsiTheme="majorHAnsi" w:cs="Courier New"/>
          <w:lang w:val="es-ES"/>
        </w:rPr>
        <w:t>.</w:t>
      </w:r>
      <w:bookmarkEnd w:id="116"/>
      <w:bookmarkEnd w:id="117"/>
    </w:p>
    <w:p w14:paraId="25C00BEE" w14:textId="581C20C2" w:rsidR="007F398D" w:rsidRDefault="007F398D" w:rsidP="007F398D">
      <w:pPr>
        <w:jc w:val="both"/>
        <w:rPr>
          <w:lang w:val="es-ES"/>
        </w:rPr>
      </w:pPr>
      <w:proofErr w:type="gramStart"/>
      <w:r>
        <w:rPr>
          <w:lang w:val="es-ES"/>
        </w:rPr>
        <w:t>De acuerdo a</w:t>
      </w:r>
      <w:proofErr w:type="gramEnd"/>
      <w:r>
        <w:rPr>
          <w:lang w:val="es-ES"/>
        </w:rPr>
        <w:t xml:space="preserve"> la escala de valoración ICA-NSF el punto presenta calidad media en las campañas realizadas en temporada de lluvias y buena calidad en temporada se</w:t>
      </w:r>
      <w:r w:rsidR="00CF7D1E">
        <w:rPr>
          <w:lang w:val="es-ES"/>
        </w:rPr>
        <w:t>ca.  En el cuadro 8</w:t>
      </w:r>
      <w:r>
        <w:rPr>
          <w:lang w:val="es-ES"/>
        </w:rPr>
        <w:t xml:space="preserve"> se presentan los parámetros que no se ajustaron a los requisitos del padrón nacional de aguas.</w:t>
      </w:r>
    </w:p>
    <w:p w14:paraId="539670B8" w14:textId="77777777" w:rsidR="007F398D" w:rsidRDefault="007F398D" w:rsidP="007F398D">
      <w:pPr>
        <w:rPr>
          <w:lang w:val="es-ES"/>
        </w:rPr>
      </w:pPr>
    </w:p>
    <w:tbl>
      <w:tblPr>
        <w:tblStyle w:val="Cuadrculaclara"/>
        <w:tblW w:w="0" w:type="auto"/>
        <w:tblLook w:val="04A0" w:firstRow="1" w:lastRow="0" w:firstColumn="1" w:lastColumn="0" w:noHBand="0" w:noVBand="1"/>
      </w:tblPr>
      <w:tblGrid>
        <w:gridCol w:w="2383"/>
        <w:gridCol w:w="2105"/>
        <w:gridCol w:w="2106"/>
        <w:gridCol w:w="2126"/>
      </w:tblGrid>
      <w:tr w:rsidR="007F398D" w14:paraId="392DE872" w14:textId="77777777" w:rsidTr="00361D3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4D6F12B8" w14:textId="0EBE093E" w:rsidR="007F398D" w:rsidRPr="00A44C82" w:rsidRDefault="00A44C82" w:rsidP="00A44C82">
            <w:pPr>
              <w:pStyle w:val="Descripcin"/>
              <w:keepNext/>
              <w:spacing w:after="0"/>
              <w:jc w:val="center"/>
            </w:pPr>
            <w:bookmarkStart w:id="118" w:name="_Toc108436973"/>
            <w:r w:rsidRPr="00A44C82">
              <w:rPr>
                <w:b w:val="0"/>
              </w:rPr>
              <w:t xml:space="preserve">CUADRO </w:t>
            </w:r>
            <w:r w:rsidRPr="00A44C82">
              <w:fldChar w:fldCharType="begin"/>
            </w:r>
            <w:r w:rsidRPr="00A44C82">
              <w:rPr>
                <w:b w:val="0"/>
              </w:rPr>
              <w:instrText xml:space="preserve"> SEQ CUADRO \* ARABIC </w:instrText>
            </w:r>
            <w:r w:rsidRPr="00A44C82">
              <w:fldChar w:fldCharType="separate"/>
            </w:r>
            <w:r w:rsidR="00D14FCF">
              <w:rPr>
                <w:b w:val="0"/>
                <w:noProof/>
              </w:rPr>
              <w:t>8</w:t>
            </w:r>
            <w:r w:rsidRPr="00A44C82">
              <w:fldChar w:fldCharType="end"/>
            </w:r>
            <w:r w:rsidRPr="00A44C82">
              <w:rPr>
                <w:b w:val="0"/>
              </w:rPr>
              <w:t>.</w:t>
            </w:r>
            <w:r>
              <w:t xml:space="preserve"> </w:t>
            </w:r>
            <w:r w:rsidR="007F398D" w:rsidRPr="007F398D">
              <w:rPr>
                <w:rFonts w:ascii="MADE Evolve Sans" w:hAnsi="MADE Evolve Sans"/>
                <w:b w:val="0"/>
              </w:rPr>
              <w:t>CUMPLIMIENTO DE LA RESOLUCIÓN 222/02 – FW 208-TR</w:t>
            </w:r>
            <w:bookmarkEnd w:id="118"/>
          </w:p>
        </w:tc>
      </w:tr>
      <w:tr w:rsidR="007F398D" w14:paraId="6C1E30DD"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313B41D2" w14:textId="77777777" w:rsidR="007F398D" w:rsidRPr="00AE7201" w:rsidRDefault="007F398D" w:rsidP="00361D31">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216" w:type="dxa"/>
          </w:tcPr>
          <w:p w14:paraId="4958D80D" w14:textId="77777777" w:rsidR="007F398D" w:rsidRPr="00DB1299" w:rsidRDefault="007F398D"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DB1299">
              <w:rPr>
                <w:b/>
                <w:color w:val="000000" w:themeColor="text1"/>
                <w:sz w:val="18"/>
                <w:szCs w:val="18"/>
              </w:rPr>
              <w:t>RS 2021</w:t>
            </w:r>
          </w:p>
        </w:tc>
        <w:tc>
          <w:tcPr>
            <w:tcW w:w="2216" w:type="dxa"/>
          </w:tcPr>
          <w:p w14:paraId="70653E7D" w14:textId="77777777" w:rsidR="007F398D" w:rsidRPr="00DB1299" w:rsidRDefault="007F398D"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DB1299">
              <w:rPr>
                <w:b/>
                <w:color w:val="000000" w:themeColor="text1"/>
                <w:sz w:val="18"/>
                <w:szCs w:val="18"/>
              </w:rPr>
              <w:t>DS 2021</w:t>
            </w:r>
          </w:p>
        </w:tc>
        <w:tc>
          <w:tcPr>
            <w:tcW w:w="2216" w:type="dxa"/>
          </w:tcPr>
          <w:p w14:paraId="771B4475" w14:textId="77777777" w:rsidR="007F398D" w:rsidRPr="00DB1299" w:rsidRDefault="007F398D"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DB1299">
              <w:rPr>
                <w:b/>
                <w:color w:val="000000" w:themeColor="text1"/>
                <w:sz w:val="18"/>
                <w:szCs w:val="18"/>
              </w:rPr>
              <w:t>RS 2022</w:t>
            </w:r>
          </w:p>
        </w:tc>
      </w:tr>
      <w:tr w:rsidR="007F398D" w14:paraId="3CC4F100"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D4591EF" w14:textId="77777777" w:rsidR="007F398D" w:rsidRPr="00AE7201" w:rsidRDefault="007F398D" w:rsidP="00361D31">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216" w:type="dxa"/>
            <w:vAlign w:val="center"/>
          </w:tcPr>
          <w:p w14:paraId="50FC5D35" w14:textId="77777777" w:rsidR="007F398D" w:rsidRPr="00DB1299" w:rsidRDefault="007F398D" w:rsidP="00361D31">
            <w:pPr>
              <w:jc w:val="center"/>
              <w:cnfStyle w:val="000000010000" w:firstRow="0" w:lastRow="0" w:firstColumn="0" w:lastColumn="0" w:oddVBand="0" w:evenVBand="0" w:oddHBand="0" w:evenHBand="1" w:firstRowFirstColumn="0" w:firstRowLastColumn="0" w:lastRowFirstColumn="0" w:lastRowLastColumn="0"/>
              <w:rPr>
                <w:sz w:val="18"/>
                <w:szCs w:val="18"/>
              </w:rPr>
            </w:pPr>
            <w:r w:rsidRPr="00DB1299">
              <w:rPr>
                <w:sz w:val="18"/>
                <w:szCs w:val="18"/>
              </w:rPr>
              <w:t>84,5%</w:t>
            </w:r>
          </w:p>
        </w:tc>
        <w:tc>
          <w:tcPr>
            <w:tcW w:w="2216" w:type="dxa"/>
            <w:vAlign w:val="center"/>
          </w:tcPr>
          <w:p w14:paraId="7C909CDB" w14:textId="77777777" w:rsidR="007F398D" w:rsidRPr="00DB1299" w:rsidRDefault="007F398D" w:rsidP="00361D31">
            <w:pPr>
              <w:jc w:val="center"/>
              <w:cnfStyle w:val="000000010000" w:firstRow="0" w:lastRow="0" w:firstColumn="0" w:lastColumn="0" w:oddVBand="0" w:evenVBand="0" w:oddHBand="0" w:evenHBand="1" w:firstRowFirstColumn="0" w:firstRowLastColumn="0" w:lastRowFirstColumn="0" w:lastRowLastColumn="0"/>
              <w:rPr>
                <w:sz w:val="18"/>
                <w:szCs w:val="18"/>
              </w:rPr>
            </w:pPr>
            <w:r w:rsidRPr="00DB1299">
              <w:rPr>
                <w:sz w:val="18"/>
                <w:szCs w:val="18"/>
              </w:rPr>
              <w:t>95,5</w:t>
            </w:r>
          </w:p>
        </w:tc>
        <w:tc>
          <w:tcPr>
            <w:tcW w:w="2216" w:type="dxa"/>
            <w:vAlign w:val="center"/>
          </w:tcPr>
          <w:p w14:paraId="52DE7F42" w14:textId="77777777" w:rsidR="007F398D" w:rsidRPr="00DB1299" w:rsidRDefault="007F398D" w:rsidP="00361D31">
            <w:pPr>
              <w:jc w:val="center"/>
              <w:cnfStyle w:val="000000010000" w:firstRow="0" w:lastRow="0" w:firstColumn="0" w:lastColumn="0" w:oddVBand="0" w:evenVBand="0" w:oddHBand="0" w:evenHBand="1" w:firstRowFirstColumn="0" w:firstRowLastColumn="0" w:lastRowFirstColumn="0" w:lastRowLastColumn="0"/>
              <w:rPr>
                <w:sz w:val="18"/>
                <w:szCs w:val="18"/>
              </w:rPr>
            </w:pPr>
            <w:r w:rsidRPr="00DB1299">
              <w:rPr>
                <w:sz w:val="18"/>
                <w:szCs w:val="18"/>
              </w:rPr>
              <w:t>88,8%</w:t>
            </w:r>
          </w:p>
        </w:tc>
      </w:tr>
      <w:tr w:rsidR="007F398D" w14:paraId="2A100649"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A5E67A9" w14:textId="77777777" w:rsidR="007F398D" w:rsidRPr="00AE7201" w:rsidRDefault="007F398D" w:rsidP="00361D31">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216" w:type="dxa"/>
            <w:vAlign w:val="center"/>
          </w:tcPr>
          <w:p w14:paraId="42BBB65B" w14:textId="77777777" w:rsidR="007F398D" w:rsidRPr="00DB1299" w:rsidRDefault="007F398D" w:rsidP="00361D31">
            <w:pPr>
              <w:jc w:val="center"/>
              <w:cnfStyle w:val="000000100000" w:firstRow="0" w:lastRow="0" w:firstColumn="0" w:lastColumn="0" w:oddVBand="0" w:evenVBand="0" w:oddHBand="1" w:evenHBand="0" w:firstRowFirstColumn="0" w:firstRowLastColumn="0" w:lastRowFirstColumn="0" w:lastRowLastColumn="0"/>
              <w:rPr>
                <w:sz w:val="18"/>
                <w:szCs w:val="18"/>
              </w:rPr>
            </w:pPr>
            <w:r w:rsidRPr="00DB1299">
              <w:rPr>
                <w:sz w:val="18"/>
                <w:szCs w:val="18"/>
              </w:rPr>
              <w:t>15,5%</w:t>
            </w:r>
          </w:p>
        </w:tc>
        <w:tc>
          <w:tcPr>
            <w:tcW w:w="2216" w:type="dxa"/>
            <w:vAlign w:val="center"/>
          </w:tcPr>
          <w:p w14:paraId="364F937B" w14:textId="77777777" w:rsidR="007F398D" w:rsidRPr="00DB1299" w:rsidRDefault="007F398D" w:rsidP="00361D31">
            <w:pPr>
              <w:jc w:val="center"/>
              <w:cnfStyle w:val="000000100000" w:firstRow="0" w:lastRow="0" w:firstColumn="0" w:lastColumn="0" w:oddVBand="0" w:evenVBand="0" w:oddHBand="1" w:evenHBand="0" w:firstRowFirstColumn="0" w:firstRowLastColumn="0" w:lastRowFirstColumn="0" w:lastRowLastColumn="0"/>
              <w:rPr>
                <w:sz w:val="18"/>
                <w:szCs w:val="18"/>
              </w:rPr>
            </w:pPr>
            <w:r w:rsidRPr="00DB1299">
              <w:rPr>
                <w:sz w:val="18"/>
                <w:szCs w:val="18"/>
              </w:rPr>
              <w:t>4,44%</w:t>
            </w:r>
          </w:p>
        </w:tc>
        <w:tc>
          <w:tcPr>
            <w:tcW w:w="2216" w:type="dxa"/>
            <w:vAlign w:val="center"/>
          </w:tcPr>
          <w:p w14:paraId="25D9A808" w14:textId="77777777" w:rsidR="007F398D" w:rsidRPr="00DB1299" w:rsidRDefault="007F398D" w:rsidP="00361D31">
            <w:pPr>
              <w:jc w:val="center"/>
              <w:cnfStyle w:val="000000100000" w:firstRow="0" w:lastRow="0" w:firstColumn="0" w:lastColumn="0" w:oddVBand="0" w:evenVBand="0" w:oddHBand="1" w:evenHBand="0" w:firstRowFirstColumn="0" w:firstRowLastColumn="0" w:lastRowFirstColumn="0" w:lastRowLastColumn="0"/>
              <w:rPr>
                <w:sz w:val="18"/>
                <w:szCs w:val="18"/>
              </w:rPr>
            </w:pPr>
            <w:r w:rsidRPr="00DB1299">
              <w:rPr>
                <w:sz w:val="18"/>
                <w:szCs w:val="18"/>
              </w:rPr>
              <w:t>11,11%</w:t>
            </w:r>
          </w:p>
        </w:tc>
      </w:tr>
      <w:tr w:rsidR="007F398D" w14:paraId="0510ED46"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3CDEE05" w14:textId="77777777" w:rsidR="007F398D" w:rsidRPr="00AE7201" w:rsidRDefault="007F398D" w:rsidP="00361D31">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216" w:type="dxa"/>
          </w:tcPr>
          <w:p w14:paraId="4E3104F1" w14:textId="77777777" w:rsidR="007F398D" w:rsidRPr="00DB1299" w:rsidRDefault="007F398D" w:rsidP="007F398D">
            <w:pPr>
              <w:pStyle w:val="Prrafodelista"/>
              <w:numPr>
                <w:ilvl w:val="0"/>
                <w:numId w:val="36"/>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DB1299">
              <w:rPr>
                <w:sz w:val="18"/>
                <w:szCs w:val="18"/>
              </w:rPr>
              <w:t>Oxígeno disuelto</w:t>
            </w:r>
          </w:p>
          <w:p w14:paraId="49976432" w14:textId="77777777" w:rsidR="007F398D" w:rsidRPr="00DB1299" w:rsidRDefault="007F398D" w:rsidP="007F398D">
            <w:pPr>
              <w:pStyle w:val="Prrafodelista"/>
              <w:numPr>
                <w:ilvl w:val="0"/>
                <w:numId w:val="36"/>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DB1299">
              <w:rPr>
                <w:sz w:val="18"/>
                <w:szCs w:val="18"/>
              </w:rPr>
              <w:t>Nitrógeno total</w:t>
            </w:r>
          </w:p>
          <w:p w14:paraId="4FEBB96A" w14:textId="77777777" w:rsidR="007F398D" w:rsidRPr="00DB1299" w:rsidRDefault="007F398D" w:rsidP="007F398D">
            <w:pPr>
              <w:pStyle w:val="Prrafodelista"/>
              <w:numPr>
                <w:ilvl w:val="0"/>
                <w:numId w:val="36"/>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w:t>
            </w:r>
            <w:r w:rsidRPr="00DB1299">
              <w:rPr>
                <w:sz w:val="18"/>
                <w:szCs w:val="18"/>
              </w:rPr>
              <w:t>aco</w:t>
            </w:r>
          </w:p>
          <w:p w14:paraId="2134FCE3" w14:textId="77777777" w:rsidR="007F398D" w:rsidRPr="00DB1299" w:rsidRDefault="007F398D" w:rsidP="007F398D">
            <w:pPr>
              <w:pStyle w:val="Prrafodelista"/>
              <w:numPr>
                <w:ilvl w:val="0"/>
                <w:numId w:val="36"/>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DB1299">
              <w:rPr>
                <w:sz w:val="18"/>
                <w:szCs w:val="18"/>
              </w:rPr>
              <w:t>Arsénico</w:t>
            </w:r>
          </w:p>
          <w:p w14:paraId="08D66117" w14:textId="77777777" w:rsidR="007F398D" w:rsidRPr="00DB1299" w:rsidRDefault="007F398D" w:rsidP="007F398D">
            <w:pPr>
              <w:pStyle w:val="Prrafodelista"/>
              <w:numPr>
                <w:ilvl w:val="0"/>
                <w:numId w:val="36"/>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DB1299">
              <w:rPr>
                <w:sz w:val="18"/>
                <w:szCs w:val="18"/>
              </w:rPr>
              <w:t>Hierro soluble</w:t>
            </w:r>
          </w:p>
          <w:p w14:paraId="235773EB" w14:textId="77777777" w:rsidR="007F398D" w:rsidRPr="00DB1299" w:rsidRDefault="007F398D" w:rsidP="007F398D">
            <w:pPr>
              <w:pStyle w:val="Prrafodelista"/>
              <w:numPr>
                <w:ilvl w:val="0"/>
                <w:numId w:val="36"/>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DB1299">
              <w:rPr>
                <w:sz w:val="18"/>
                <w:szCs w:val="18"/>
              </w:rPr>
              <w:t>Coliformes totales</w:t>
            </w:r>
          </w:p>
          <w:p w14:paraId="6D06B990" w14:textId="77777777" w:rsidR="007F398D" w:rsidRPr="00DB1299" w:rsidRDefault="007F398D" w:rsidP="007F398D">
            <w:pPr>
              <w:pStyle w:val="Prrafodelista"/>
              <w:numPr>
                <w:ilvl w:val="0"/>
                <w:numId w:val="36"/>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DB1299">
              <w:rPr>
                <w:sz w:val="18"/>
                <w:szCs w:val="18"/>
              </w:rPr>
              <w:lastRenderedPageBreak/>
              <w:t>Coliformes fecales</w:t>
            </w:r>
          </w:p>
        </w:tc>
        <w:tc>
          <w:tcPr>
            <w:tcW w:w="2216" w:type="dxa"/>
          </w:tcPr>
          <w:p w14:paraId="3609B62F" w14:textId="77777777" w:rsidR="007F398D" w:rsidRPr="00DB1299" w:rsidRDefault="007F398D" w:rsidP="007F398D">
            <w:pPr>
              <w:pStyle w:val="Prrafodelista"/>
              <w:numPr>
                <w:ilvl w:val="0"/>
                <w:numId w:val="35"/>
              </w:numPr>
              <w:spacing w:line="240" w:lineRule="auto"/>
              <w:ind w:left="238" w:hanging="238"/>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lastRenderedPageBreak/>
              <w:t>Fó</w:t>
            </w:r>
            <w:r w:rsidRPr="00DB1299">
              <w:rPr>
                <w:sz w:val="18"/>
                <w:szCs w:val="18"/>
              </w:rPr>
              <w:t>sforo total</w:t>
            </w:r>
          </w:p>
          <w:p w14:paraId="2D9F0011" w14:textId="77777777" w:rsidR="007F398D" w:rsidRPr="00DB1299" w:rsidRDefault="007F398D" w:rsidP="007F398D">
            <w:pPr>
              <w:pStyle w:val="Prrafodelista"/>
              <w:numPr>
                <w:ilvl w:val="0"/>
                <w:numId w:val="35"/>
              </w:numPr>
              <w:spacing w:line="240" w:lineRule="auto"/>
              <w:ind w:left="238" w:hanging="238"/>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w:t>
            </w:r>
            <w:r w:rsidRPr="00DB1299">
              <w:rPr>
                <w:sz w:val="18"/>
                <w:szCs w:val="18"/>
              </w:rPr>
              <w:t>aco</w:t>
            </w:r>
          </w:p>
          <w:p w14:paraId="47D26198" w14:textId="77777777" w:rsidR="007F398D" w:rsidRPr="00DB1299" w:rsidRDefault="007F398D" w:rsidP="00361D31">
            <w:pPr>
              <w:pStyle w:val="Prrafodelista"/>
              <w:ind w:left="176"/>
              <w:cnfStyle w:val="000000010000" w:firstRow="0" w:lastRow="0" w:firstColumn="0" w:lastColumn="0" w:oddVBand="0" w:evenVBand="0" w:oddHBand="0" w:evenHBand="1" w:firstRowFirstColumn="0" w:firstRowLastColumn="0" w:lastRowFirstColumn="0" w:lastRowLastColumn="0"/>
              <w:rPr>
                <w:sz w:val="18"/>
                <w:szCs w:val="18"/>
              </w:rPr>
            </w:pPr>
          </w:p>
        </w:tc>
        <w:tc>
          <w:tcPr>
            <w:tcW w:w="2216" w:type="dxa"/>
          </w:tcPr>
          <w:p w14:paraId="6CF6E0C1" w14:textId="77777777" w:rsidR="007F398D" w:rsidRPr="00DB1299" w:rsidRDefault="007F398D" w:rsidP="007F398D">
            <w:pPr>
              <w:pStyle w:val="Prrafodelista"/>
              <w:numPr>
                <w:ilvl w:val="0"/>
                <w:numId w:val="37"/>
              </w:numPr>
              <w:spacing w:line="240" w:lineRule="auto"/>
              <w:ind w:left="356" w:hanging="284"/>
              <w:cnfStyle w:val="000000010000" w:firstRow="0" w:lastRow="0" w:firstColumn="0" w:lastColumn="0" w:oddVBand="0" w:evenVBand="0" w:oddHBand="0" w:evenHBand="1" w:firstRowFirstColumn="0" w:firstRowLastColumn="0" w:lastRowFirstColumn="0" w:lastRowLastColumn="0"/>
              <w:rPr>
                <w:sz w:val="18"/>
                <w:szCs w:val="18"/>
              </w:rPr>
            </w:pPr>
            <w:r w:rsidRPr="00DB1299">
              <w:rPr>
                <w:sz w:val="18"/>
                <w:szCs w:val="18"/>
              </w:rPr>
              <w:t>Oxígeno disuelto</w:t>
            </w:r>
          </w:p>
          <w:p w14:paraId="56193277" w14:textId="77777777" w:rsidR="007F398D" w:rsidRPr="00DB1299" w:rsidRDefault="007F398D" w:rsidP="007F398D">
            <w:pPr>
              <w:pStyle w:val="Prrafodelista"/>
              <w:numPr>
                <w:ilvl w:val="0"/>
                <w:numId w:val="37"/>
              </w:numPr>
              <w:spacing w:line="240" w:lineRule="auto"/>
              <w:ind w:left="356" w:hanging="284"/>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w:t>
            </w:r>
            <w:r w:rsidRPr="00DB1299">
              <w:rPr>
                <w:sz w:val="18"/>
                <w:szCs w:val="18"/>
              </w:rPr>
              <w:t>sforo total</w:t>
            </w:r>
          </w:p>
          <w:p w14:paraId="1FB1DDB8" w14:textId="650FC870" w:rsidR="007F398D" w:rsidRPr="00DB1299" w:rsidRDefault="00711687" w:rsidP="007F398D">
            <w:pPr>
              <w:pStyle w:val="Prrafodelista"/>
              <w:numPr>
                <w:ilvl w:val="0"/>
                <w:numId w:val="37"/>
              </w:numPr>
              <w:spacing w:line="240" w:lineRule="auto"/>
              <w:ind w:left="356" w:hanging="284"/>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w:t>
            </w:r>
            <w:r w:rsidR="007F398D" w:rsidRPr="00DB1299">
              <w:rPr>
                <w:sz w:val="18"/>
                <w:szCs w:val="18"/>
              </w:rPr>
              <w:t>aco</w:t>
            </w:r>
          </w:p>
          <w:p w14:paraId="05939132" w14:textId="77777777" w:rsidR="007F398D" w:rsidRPr="00DB1299" w:rsidRDefault="007F398D" w:rsidP="007F398D">
            <w:pPr>
              <w:pStyle w:val="Prrafodelista"/>
              <w:numPr>
                <w:ilvl w:val="0"/>
                <w:numId w:val="37"/>
              </w:numPr>
              <w:spacing w:line="240" w:lineRule="auto"/>
              <w:ind w:left="356" w:hanging="284"/>
              <w:cnfStyle w:val="000000010000" w:firstRow="0" w:lastRow="0" w:firstColumn="0" w:lastColumn="0" w:oddVBand="0" w:evenVBand="0" w:oddHBand="0" w:evenHBand="1" w:firstRowFirstColumn="0" w:firstRowLastColumn="0" w:lastRowFirstColumn="0" w:lastRowLastColumn="0"/>
              <w:rPr>
                <w:sz w:val="18"/>
                <w:szCs w:val="18"/>
              </w:rPr>
            </w:pPr>
            <w:r w:rsidRPr="00DB1299">
              <w:rPr>
                <w:sz w:val="18"/>
                <w:szCs w:val="18"/>
              </w:rPr>
              <w:t>Aluminio</w:t>
            </w:r>
          </w:p>
          <w:p w14:paraId="0935EB3B" w14:textId="77777777" w:rsidR="007F398D" w:rsidRPr="00DB1299" w:rsidRDefault="007F398D" w:rsidP="007F398D">
            <w:pPr>
              <w:pStyle w:val="Prrafodelista"/>
              <w:numPr>
                <w:ilvl w:val="0"/>
                <w:numId w:val="37"/>
              </w:numPr>
              <w:spacing w:line="240" w:lineRule="auto"/>
              <w:ind w:left="356" w:hanging="284"/>
              <w:cnfStyle w:val="000000010000" w:firstRow="0" w:lastRow="0" w:firstColumn="0" w:lastColumn="0" w:oddVBand="0" w:evenVBand="0" w:oddHBand="0" w:evenHBand="1" w:firstRowFirstColumn="0" w:firstRowLastColumn="0" w:lastRowFirstColumn="0" w:lastRowLastColumn="0"/>
              <w:rPr>
                <w:sz w:val="18"/>
                <w:szCs w:val="18"/>
              </w:rPr>
            </w:pPr>
            <w:r w:rsidRPr="00DB1299">
              <w:rPr>
                <w:sz w:val="18"/>
                <w:szCs w:val="18"/>
              </w:rPr>
              <w:t>Hierro soluble</w:t>
            </w:r>
          </w:p>
          <w:p w14:paraId="748DF585" w14:textId="77777777" w:rsidR="007F398D" w:rsidRPr="00DB1299" w:rsidRDefault="007F398D" w:rsidP="00361D31">
            <w:pPr>
              <w:pStyle w:val="Prrafodelista"/>
              <w:ind w:left="176"/>
              <w:cnfStyle w:val="000000010000" w:firstRow="0" w:lastRow="0" w:firstColumn="0" w:lastColumn="0" w:oddVBand="0" w:evenVBand="0" w:oddHBand="0" w:evenHBand="1" w:firstRowFirstColumn="0" w:firstRowLastColumn="0" w:lastRowFirstColumn="0" w:lastRowLastColumn="0"/>
              <w:rPr>
                <w:sz w:val="18"/>
                <w:szCs w:val="18"/>
              </w:rPr>
            </w:pPr>
          </w:p>
        </w:tc>
      </w:tr>
    </w:tbl>
    <w:p w14:paraId="72352BEC" w14:textId="76AE144B" w:rsidR="00A76366" w:rsidRDefault="00A76366">
      <w:pPr>
        <w:spacing w:after="160" w:line="259" w:lineRule="auto"/>
        <w:contextualSpacing w:val="0"/>
        <w:rPr>
          <w:rFonts w:asciiTheme="majorHAnsi" w:hAnsiTheme="majorHAnsi" w:cs="Courier New"/>
          <w:lang w:val="es-ES"/>
        </w:rPr>
      </w:pPr>
      <w:r>
        <w:rPr>
          <w:rFonts w:asciiTheme="majorHAnsi" w:hAnsiTheme="majorHAnsi" w:cs="Courier New"/>
          <w:lang w:val="es-ES"/>
        </w:rPr>
        <w:lastRenderedPageBreak/>
        <w:br w:type="page"/>
      </w:r>
    </w:p>
    <w:p w14:paraId="2FD68020" w14:textId="7E9EC3E1" w:rsidR="007E7A27" w:rsidRDefault="005D2D80" w:rsidP="001045F1">
      <w:pPr>
        <w:pStyle w:val="Ttulo2"/>
        <w:spacing w:before="0"/>
      </w:pPr>
      <w:bookmarkStart w:id="119" w:name="_Toc70326571"/>
      <w:bookmarkStart w:id="120" w:name="_Toc70327379"/>
      <w:bookmarkStart w:id="121" w:name="_Toc108566552"/>
      <w:r>
        <w:rPr>
          <w:rFonts w:cs="Courier New"/>
          <w:noProof/>
          <w:lang w:val="es-ES" w:eastAsia="es-ES"/>
        </w:rPr>
        <w:lastRenderedPageBreak/>
        <w:t>3</w:t>
      </w:r>
      <w:r w:rsidRPr="00995A17">
        <w:rPr>
          <w:rFonts w:cs="Courier New"/>
          <w:noProof/>
          <w:highlight w:val="magenta"/>
          <w:lang w:val="es-ES" w:eastAsia="es-ES"/>
        </w:rPr>
        <w:t>.1</w:t>
      </w:r>
      <w:r w:rsidR="00AF782A" w:rsidRPr="00995A17">
        <w:rPr>
          <w:rFonts w:cs="Courier New"/>
          <w:noProof/>
          <w:highlight w:val="magenta"/>
          <w:lang w:val="es-ES" w:eastAsia="es-ES"/>
        </w:rPr>
        <w:t>.</w:t>
      </w:r>
      <w:r w:rsidR="00F84E7A" w:rsidRPr="00995A17">
        <w:rPr>
          <w:rFonts w:cs="Courier New"/>
          <w:noProof/>
          <w:highlight w:val="magenta"/>
          <w:lang w:val="es-ES" w:eastAsia="es-ES"/>
        </w:rPr>
        <w:t>9</w:t>
      </w:r>
      <w:r w:rsidR="007E7A27" w:rsidRPr="00995A17">
        <w:rPr>
          <w:rFonts w:cs="Courier New"/>
          <w:highlight w:val="magenta"/>
          <w:lang w:val="es-ES"/>
        </w:rPr>
        <w:t xml:space="preserve"> Análisis </w:t>
      </w:r>
      <w:bookmarkEnd w:id="119"/>
      <w:bookmarkEnd w:id="120"/>
      <w:r w:rsidR="006D2D8B" w:rsidRPr="00995A17">
        <w:rPr>
          <w:rFonts w:cs="Courier New"/>
          <w:highlight w:val="magenta"/>
          <w:lang w:val="es-ES"/>
        </w:rPr>
        <w:t>del punto FW 205-TR</w:t>
      </w:r>
      <w:bookmarkEnd w:id="121"/>
    </w:p>
    <w:p w14:paraId="19CEC8C7" w14:textId="77777777" w:rsidR="009C4D1F" w:rsidRPr="001045F1" w:rsidRDefault="009C4D1F" w:rsidP="009C4D1F">
      <w:pPr>
        <w:rPr>
          <w:sz w:val="10"/>
        </w:rPr>
      </w:pPr>
    </w:p>
    <w:p w14:paraId="5499D7AB" w14:textId="77777777" w:rsidR="006D2D8B" w:rsidRDefault="006D2D8B" w:rsidP="006D2D8B">
      <w:pPr>
        <w:jc w:val="both"/>
      </w:pPr>
      <w:r>
        <w:t xml:space="preserve">La estación de monitoreo FW 205-TR se encuentra en la estancia Trementina, administrativamente se localiza en el lugar conocido como Zona de Estancias del distrito Concepción, Departamento de Concepción; sus coordenadas UTM de referencia son 21K 516574.00 m E 7482061.00 m S. En el área de influencia de la estación se verifica el desarrollo de plantaciones forestales de </w:t>
      </w:r>
      <w:r w:rsidRPr="004936C3">
        <w:rPr>
          <w:i/>
        </w:rPr>
        <w:t xml:space="preserve">Eucaliptus </w:t>
      </w:r>
      <w:proofErr w:type="spellStart"/>
      <w:r w:rsidRPr="004936C3">
        <w:rPr>
          <w:i/>
        </w:rPr>
        <w:t>sp</w:t>
      </w:r>
      <w:proofErr w:type="spellEnd"/>
      <w:r>
        <w:t>.</w:t>
      </w:r>
    </w:p>
    <w:p w14:paraId="2CF3ADEA" w14:textId="77777777" w:rsidR="006D2D8B" w:rsidRDefault="006D2D8B" w:rsidP="006D2D8B">
      <w:pPr>
        <w:jc w:val="both"/>
      </w:pPr>
    </w:p>
    <w:p w14:paraId="1B63A7FA" w14:textId="77777777" w:rsidR="006D2D8B" w:rsidRDefault="006D2D8B" w:rsidP="006D2D8B">
      <w:pPr>
        <w:jc w:val="both"/>
      </w:pPr>
      <w:r w:rsidRPr="00995A17">
        <w:rPr>
          <w:highlight w:val="magenta"/>
        </w:rPr>
        <w:t>Este punto de monitoreo corresponde a curso hídrico intermitente afluente del arroyo Trementina</w:t>
      </w:r>
      <w:r>
        <w:t xml:space="preserve">, se localiza en la parte media de la microcuenca homónima, </w:t>
      </w:r>
      <w:r w:rsidRPr="008926D8">
        <w:t xml:space="preserve">el </w:t>
      </w:r>
      <w:r w:rsidRPr="00722E94">
        <w:t xml:space="preserve">cauce </w:t>
      </w:r>
      <w:r>
        <w:t xml:space="preserve">en el tramo verificado es </w:t>
      </w:r>
      <w:proofErr w:type="gramStart"/>
      <w:r>
        <w:t xml:space="preserve">de </w:t>
      </w:r>
      <w:r w:rsidRPr="00722E94">
        <w:t xml:space="preserve"> aproximadam</w:t>
      </w:r>
      <w:r>
        <w:t>ente</w:t>
      </w:r>
      <w:proofErr w:type="gramEnd"/>
      <w:r>
        <w:t xml:space="preserve"> 5</w:t>
      </w:r>
      <w:r w:rsidRPr="00722E94">
        <w:t xml:space="preserve"> metros de anch</w:t>
      </w:r>
      <w:r>
        <w:t>o y no presento caudal de agua en la temporada seca 2021 ni en la temporada de lluvias 2022.</w:t>
      </w:r>
    </w:p>
    <w:p w14:paraId="592FDD9D" w14:textId="77777777" w:rsidR="006D2D8B" w:rsidRDefault="006D2D8B" w:rsidP="006D2D8B">
      <w:pPr>
        <w:jc w:val="both"/>
      </w:pPr>
    </w:p>
    <w:p w14:paraId="1C55A7EE" w14:textId="419526D6" w:rsidR="006D2D8B" w:rsidRPr="00722E94" w:rsidRDefault="006D2D8B" w:rsidP="006D2D8B">
      <w:pPr>
        <w:jc w:val="both"/>
      </w:pPr>
      <w:r>
        <w:rPr>
          <w:lang w:val="es-ES"/>
        </w:rPr>
        <w:t>S</w:t>
      </w:r>
      <w:r w:rsidRPr="007C07AE">
        <w:rPr>
          <w:lang w:val="es-ES"/>
        </w:rPr>
        <w:t xml:space="preserve">e </w:t>
      </w:r>
      <w:r w:rsidRPr="007C07AE">
        <w:t xml:space="preserve">aplico el Índice de Calidad de Agua de la </w:t>
      </w:r>
      <w:proofErr w:type="spellStart"/>
      <w:r w:rsidRPr="007C07AE">
        <w:rPr>
          <w:i/>
        </w:rPr>
        <w:t>National</w:t>
      </w:r>
      <w:proofErr w:type="spellEnd"/>
      <w:r w:rsidRPr="007C07AE">
        <w:rPr>
          <w:i/>
        </w:rPr>
        <w:t xml:space="preserve"> </w:t>
      </w:r>
      <w:proofErr w:type="spellStart"/>
      <w:r w:rsidRPr="007C07AE">
        <w:rPr>
          <w:i/>
        </w:rPr>
        <w:t>Sanitation</w:t>
      </w:r>
      <w:proofErr w:type="spellEnd"/>
      <w:r w:rsidRPr="007C07AE">
        <w:rPr>
          <w:i/>
        </w:rPr>
        <w:t xml:space="preserve"> </w:t>
      </w:r>
      <w:proofErr w:type="spellStart"/>
      <w:r w:rsidRPr="007C07AE">
        <w:rPr>
          <w:i/>
        </w:rPr>
        <w:t>Foundation</w:t>
      </w:r>
      <w:proofErr w:type="spellEnd"/>
      <w:r w:rsidRPr="007C07AE">
        <w:t xml:space="preserve"> (ICA-NSF)</w:t>
      </w:r>
      <w:r>
        <w:t xml:space="preserve"> y se evaluó</w:t>
      </w:r>
      <w:r w:rsidRPr="007C07AE">
        <w:t xml:space="preserve"> el grado de cumplimiento </w:t>
      </w:r>
      <w:proofErr w:type="gramStart"/>
      <w:r w:rsidRPr="007C07AE">
        <w:t>del  padrón</w:t>
      </w:r>
      <w:proofErr w:type="gramEnd"/>
      <w:r w:rsidRPr="007C07AE">
        <w:t xml:space="preserve"> nacional de agua establecido según Resolución N</w:t>
      </w:r>
      <w:r w:rsidRPr="007C07AE">
        <w:rPr>
          <w:rFonts w:ascii="Courier New" w:hAnsi="Courier New" w:cs="Courier New"/>
          <w:lang w:val="es-ES"/>
        </w:rPr>
        <w:t>º</w:t>
      </w:r>
      <w:r w:rsidRPr="007C07AE">
        <w:rPr>
          <w:rFonts w:cs="Courier New"/>
          <w:lang w:val="es-ES"/>
        </w:rPr>
        <w:t xml:space="preserve"> 222/02</w:t>
      </w:r>
      <w:r>
        <w:t xml:space="preserve"> en base a los resultados obtenidos durante la campaña en temporada de lluvias del 2021.</w:t>
      </w:r>
    </w:p>
    <w:p w14:paraId="25C2F18A" w14:textId="77777777" w:rsidR="00E12C54" w:rsidRPr="00E443E1" w:rsidRDefault="00E12C54" w:rsidP="00E12C54">
      <w:pPr>
        <w:autoSpaceDE w:val="0"/>
        <w:autoSpaceDN w:val="0"/>
        <w:adjustRightInd w:val="0"/>
        <w:spacing w:line="240" w:lineRule="auto"/>
        <w:contextualSpacing w:val="0"/>
        <w:rPr>
          <w:rFonts w:ascii="Times New Roman" w:hAnsi="Times New Roman" w:cs="Times New Roman"/>
          <w:lang w:val="es-ES"/>
        </w:rPr>
      </w:pPr>
    </w:p>
    <w:p w14:paraId="76838ADB" w14:textId="1E3DF3C7" w:rsidR="007E7A27" w:rsidRDefault="006D2D8B" w:rsidP="00940695">
      <w:pPr>
        <w:pStyle w:val="Prrafodelista"/>
        <w:spacing w:line="259" w:lineRule="auto"/>
        <w:ind w:left="0"/>
        <w:contextualSpacing w:val="0"/>
        <w:rPr>
          <w:rFonts w:asciiTheme="majorHAnsi" w:hAnsiTheme="majorHAnsi" w:cs="Courier New"/>
          <w:lang w:val="es-ES"/>
        </w:rPr>
      </w:pPr>
      <w:r>
        <w:rPr>
          <w:noProof/>
          <w:lang w:val="es-ES" w:eastAsia="es-ES"/>
        </w:rPr>
        <w:drawing>
          <wp:inline distT="0" distB="0" distL="0" distR="0" wp14:anchorId="49BDD589" wp14:editId="4E15C770">
            <wp:extent cx="5400040" cy="2788315"/>
            <wp:effectExtent l="0" t="0" r="10160" b="12065"/>
            <wp:docPr id="310" name="Gráfico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Style w:val="Tablaconcuadrcula1"/>
        <w:tblW w:w="8505" w:type="dxa"/>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073"/>
        <w:gridCol w:w="1535"/>
        <w:gridCol w:w="1507"/>
        <w:gridCol w:w="1506"/>
        <w:gridCol w:w="1496"/>
        <w:gridCol w:w="1388"/>
      </w:tblGrid>
      <w:tr w:rsidR="006D2D8B" w:rsidRPr="006732EE" w14:paraId="55C10AF9" w14:textId="77777777" w:rsidTr="00361D31">
        <w:tc>
          <w:tcPr>
            <w:tcW w:w="1073" w:type="dxa"/>
            <w:vAlign w:val="center"/>
          </w:tcPr>
          <w:p w14:paraId="55D6E353" w14:textId="77777777" w:rsidR="006D2D8B" w:rsidRPr="006732EE" w:rsidRDefault="006D2D8B" w:rsidP="00361D31">
            <w:pPr>
              <w:spacing w:line="240" w:lineRule="auto"/>
              <w:contextualSpacing w:val="0"/>
              <w:jc w:val="center"/>
              <w:rPr>
                <w:rFonts w:eastAsia="Calibri"/>
                <w:sz w:val="16"/>
                <w:szCs w:val="16"/>
              </w:rPr>
            </w:pPr>
            <w:r w:rsidRPr="006732EE">
              <w:rPr>
                <w:rFonts w:eastAsia="Calibri"/>
                <w:sz w:val="16"/>
                <w:szCs w:val="16"/>
              </w:rPr>
              <w:t>NFS</w:t>
            </w:r>
          </w:p>
        </w:tc>
        <w:tc>
          <w:tcPr>
            <w:tcW w:w="1535" w:type="dxa"/>
            <w:shd w:val="clear" w:color="auto" w:fill="2E74B5" w:themeFill="accent1" w:themeFillShade="BF"/>
            <w:vAlign w:val="center"/>
          </w:tcPr>
          <w:p w14:paraId="2FDBC38A" w14:textId="77777777" w:rsidR="006D2D8B" w:rsidRPr="006732EE" w:rsidRDefault="006D2D8B" w:rsidP="00361D31">
            <w:pPr>
              <w:spacing w:line="240" w:lineRule="auto"/>
              <w:contextualSpacing w:val="0"/>
              <w:jc w:val="center"/>
              <w:rPr>
                <w:rFonts w:eastAsia="Calibri"/>
                <w:sz w:val="16"/>
                <w:szCs w:val="16"/>
              </w:rPr>
            </w:pPr>
            <w:r w:rsidRPr="006732EE">
              <w:rPr>
                <w:rFonts w:eastAsia="Calibri"/>
                <w:sz w:val="16"/>
                <w:szCs w:val="16"/>
              </w:rPr>
              <w:t>Excelente</w:t>
            </w:r>
            <w:r w:rsidRPr="006732EE">
              <w:rPr>
                <w:rFonts w:eastAsia="Calibri"/>
                <w:sz w:val="16"/>
                <w:szCs w:val="16"/>
                <w:lang w:val="en-US"/>
              </w:rPr>
              <w:t xml:space="preserve">: </w:t>
            </w:r>
            <w:r w:rsidRPr="006732EE">
              <w:rPr>
                <w:rFonts w:eastAsia="Calibri"/>
                <w:sz w:val="16"/>
                <w:szCs w:val="16"/>
              </w:rPr>
              <w:t>91 – 100</w:t>
            </w:r>
          </w:p>
        </w:tc>
        <w:tc>
          <w:tcPr>
            <w:tcW w:w="1507" w:type="dxa"/>
            <w:shd w:val="clear" w:color="auto" w:fill="6CAB68"/>
            <w:vAlign w:val="center"/>
          </w:tcPr>
          <w:p w14:paraId="1CE95D8D" w14:textId="77777777" w:rsidR="006D2D8B" w:rsidRPr="006732EE" w:rsidRDefault="006D2D8B" w:rsidP="00361D31">
            <w:pPr>
              <w:spacing w:line="240" w:lineRule="auto"/>
              <w:contextualSpacing w:val="0"/>
              <w:jc w:val="center"/>
              <w:rPr>
                <w:rFonts w:eastAsia="Calibri"/>
                <w:sz w:val="16"/>
                <w:szCs w:val="16"/>
              </w:rPr>
            </w:pPr>
            <w:proofErr w:type="gramStart"/>
            <w:r w:rsidRPr="006732EE">
              <w:rPr>
                <w:rFonts w:eastAsia="Calibri"/>
                <w:sz w:val="16"/>
                <w:szCs w:val="16"/>
              </w:rPr>
              <w:t>Buena :</w:t>
            </w:r>
            <w:proofErr w:type="gramEnd"/>
            <w:r w:rsidRPr="006732EE">
              <w:rPr>
                <w:rFonts w:eastAsia="Calibri"/>
                <w:sz w:val="16"/>
                <w:szCs w:val="16"/>
              </w:rPr>
              <w:t xml:space="preserve"> 71-90</w:t>
            </w:r>
          </w:p>
        </w:tc>
        <w:tc>
          <w:tcPr>
            <w:tcW w:w="1506" w:type="dxa"/>
            <w:shd w:val="clear" w:color="auto" w:fill="FFFF00"/>
            <w:vAlign w:val="center"/>
          </w:tcPr>
          <w:p w14:paraId="3FB6AA96" w14:textId="77777777" w:rsidR="006D2D8B" w:rsidRPr="006732EE" w:rsidRDefault="006D2D8B" w:rsidP="00361D31">
            <w:pPr>
              <w:spacing w:line="240" w:lineRule="auto"/>
              <w:contextualSpacing w:val="0"/>
              <w:jc w:val="center"/>
              <w:rPr>
                <w:rFonts w:eastAsia="Calibri"/>
                <w:sz w:val="16"/>
                <w:szCs w:val="16"/>
              </w:rPr>
            </w:pPr>
            <w:proofErr w:type="gramStart"/>
            <w:r w:rsidRPr="006732EE">
              <w:rPr>
                <w:rFonts w:eastAsia="Calibri"/>
                <w:sz w:val="16"/>
                <w:szCs w:val="16"/>
              </w:rPr>
              <w:t>Media :</w:t>
            </w:r>
            <w:proofErr w:type="gramEnd"/>
            <w:r w:rsidRPr="006732EE">
              <w:rPr>
                <w:rFonts w:eastAsia="Calibri"/>
                <w:sz w:val="16"/>
                <w:szCs w:val="16"/>
              </w:rPr>
              <w:t xml:space="preserve"> 51-70</w:t>
            </w:r>
          </w:p>
        </w:tc>
        <w:tc>
          <w:tcPr>
            <w:tcW w:w="1496" w:type="dxa"/>
            <w:shd w:val="clear" w:color="auto" w:fill="FFC000"/>
            <w:vAlign w:val="center"/>
          </w:tcPr>
          <w:p w14:paraId="5DBB1774" w14:textId="77777777" w:rsidR="006D2D8B" w:rsidRPr="006732EE" w:rsidRDefault="006D2D8B" w:rsidP="00361D31">
            <w:pPr>
              <w:spacing w:line="240" w:lineRule="auto"/>
              <w:contextualSpacing w:val="0"/>
              <w:jc w:val="center"/>
              <w:rPr>
                <w:rFonts w:eastAsia="Calibri"/>
                <w:sz w:val="16"/>
                <w:szCs w:val="16"/>
              </w:rPr>
            </w:pPr>
            <w:proofErr w:type="gramStart"/>
            <w:r w:rsidRPr="006732EE">
              <w:rPr>
                <w:rFonts w:eastAsia="Calibri"/>
                <w:sz w:val="16"/>
                <w:szCs w:val="16"/>
              </w:rPr>
              <w:t>Mala :</w:t>
            </w:r>
            <w:proofErr w:type="gramEnd"/>
            <w:r w:rsidRPr="006732EE">
              <w:rPr>
                <w:rFonts w:eastAsia="Calibri"/>
                <w:sz w:val="16"/>
                <w:szCs w:val="16"/>
              </w:rPr>
              <w:t xml:space="preserve"> 26-50</w:t>
            </w:r>
          </w:p>
        </w:tc>
        <w:tc>
          <w:tcPr>
            <w:tcW w:w="1388" w:type="dxa"/>
            <w:shd w:val="clear" w:color="auto" w:fill="BF3030"/>
            <w:vAlign w:val="center"/>
          </w:tcPr>
          <w:p w14:paraId="6D7FAA9C" w14:textId="77777777" w:rsidR="006D2D8B" w:rsidRPr="006732EE" w:rsidRDefault="006D2D8B" w:rsidP="00361D31">
            <w:pPr>
              <w:spacing w:line="240" w:lineRule="auto"/>
              <w:contextualSpacing w:val="0"/>
              <w:jc w:val="center"/>
              <w:rPr>
                <w:rFonts w:eastAsia="Calibri"/>
                <w:sz w:val="16"/>
                <w:szCs w:val="16"/>
              </w:rPr>
            </w:pPr>
            <w:r w:rsidRPr="006732EE">
              <w:rPr>
                <w:rFonts w:eastAsia="Calibri"/>
                <w:sz w:val="16"/>
                <w:szCs w:val="16"/>
              </w:rPr>
              <w:t xml:space="preserve">Muy </w:t>
            </w:r>
            <w:proofErr w:type="gramStart"/>
            <w:r w:rsidRPr="006732EE">
              <w:rPr>
                <w:rFonts w:eastAsia="Calibri"/>
                <w:sz w:val="16"/>
                <w:szCs w:val="16"/>
              </w:rPr>
              <w:t>mala :</w:t>
            </w:r>
            <w:proofErr w:type="gramEnd"/>
            <w:r w:rsidRPr="006732EE">
              <w:rPr>
                <w:rFonts w:eastAsia="Calibri"/>
                <w:sz w:val="16"/>
                <w:szCs w:val="16"/>
              </w:rPr>
              <w:t xml:space="preserve"> 0-25</w:t>
            </w:r>
          </w:p>
        </w:tc>
      </w:tr>
    </w:tbl>
    <w:p w14:paraId="2F72D963" w14:textId="39A6070A" w:rsidR="007E7A27" w:rsidRPr="00E44E0B" w:rsidRDefault="00AC505E" w:rsidP="00AC505E">
      <w:pPr>
        <w:pStyle w:val="Descripcin"/>
        <w:keepNext/>
      </w:pPr>
      <w:bookmarkStart w:id="122" w:name="_Toc70330502"/>
      <w:bookmarkStart w:id="123" w:name="_Toc108470341"/>
      <w:r>
        <w:t xml:space="preserve">Figura </w:t>
      </w:r>
      <w:fldSimple w:instr=" SEQ Figura \* ARABIC ">
        <w:r w:rsidR="00626AE4">
          <w:rPr>
            <w:noProof/>
          </w:rPr>
          <w:t>9</w:t>
        </w:r>
      </w:fldSimple>
      <w:r>
        <w:t xml:space="preserve">. </w:t>
      </w:r>
      <w:r w:rsidR="006D2D8B" w:rsidRPr="006D2D8B">
        <w:t>Evaluación del punto de monitoreo FW 205-TR</w:t>
      </w:r>
      <w:r w:rsidR="00F84E7A">
        <w:rPr>
          <w:rFonts w:asciiTheme="majorHAnsi" w:hAnsiTheme="majorHAnsi" w:cs="Courier New"/>
          <w:lang w:val="es-ES"/>
        </w:rPr>
        <w:t>.</w:t>
      </w:r>
      <w:bookmarkEnd w:id="122"/>
      <w:bookmarkEnd w:id="123"/>
    </w:p>
    <w:p w14:paraId="7E8E0E73" w14:textId="724C1BDA" w:rsidR="006D2D8B" w:rsidRDefault="006D2D8B" w:rsidP="006D2D8B">
      <w:pPr>
        <w:jc w:val="both"/>
        <w:rPr>
          <w:lang w:val="es-ES"/>
        </w:rPr>
      </w:pPr>
      <w:r>
        <w:rPr>
          <w:lang w:val="es-ES"/>
        </w:rPr>
        <w:t>Para la única campaña en la que el arroyo presento caudal el resultado de la aplicación del ICA-NSF determina aguas de calidad media. El cumplimiento del padrón nacional de aguas fue del 77,8 %.</w:t>
      </w:r>
    </w:p>
    <w:p w14:paraId="2ACD3DAD" w14:textId="77777777" w:rsidR="006D2D8B" w:rsidRDefault="006D2D8B" w:rsidP="006D2D8B">
      <w:pPr>
        <w:rPr>
          <w:lang w:val="es-ES"/>
        </w:rPr>
      </w:pPr>
    </w:p>
    <w:tbl>
      <w:tblPr>
        <w:tblStyle w:val="Cuadrculaclara"/>
        <w:tblW w:w="0" w:type="auto"/>
        <w:tblLook w:val="04A0" w:firstRow="1" w:lastRow="0" w:firstColumn="1" w:lastColumn="0" w:noHBand="0" w:noVBand="1"/>
      </w:tblPr>
      <w:tblGrid>
        <w:gridCol w:w="2413"/>
        <w:gridCol w:w="2011"/>
        <w:gridCol w:w="2148"/>
        <w:gridCol w:w="2148"/>
      </w:tblGrid>
      <w:tr w:rsidR="006D2D8B" w14:paraId="5B4B2194" w14:textId="77777777" w:rsidTr="00361D3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1EC3DEE8" w14:textId="0E603D70" w:rsidR="006D2D8B" w:rsidRPr="00A44C82" w:rsidRDefault="00A44C82" w:rsidP="00A44C82">
            <w:pPr>
              <w:pStyle w:val="Descripcin"/>
              <w:keepNext/>
              <w:spacing w:after="0"/>
              <w:jc w:val="center"/>
            </w:pPr>
            <w:bookmarkStart w:id="124" w:name="_Toc108436974"/>
            <w:r w:rsidRPr="00A44C82">
              <w:rPr>
                <w:b w:val="0"/>
              </w:rPr>
              <w:t xml:space="preserve">CUADRO </w:t>
            </w:r>
            <w:r w:rsidRPr="00A44C82">
              <w:fldChar w:fldCharType="begin"/>
            </w:r>
            <w:r w:rsidRPr="00A44C82">
              <w:rPr>
                <w:b w:val="0"/>
              </w:rPr>
              <w:instrText xml:space="preserve"> SEQ CUADRO \* ARABIC </w:instrText>
            </w:r>
            <w:r w:rsidRPr="00A44C82">
              <w:fldChar w:fldCharType="separate"/>
            </w:r>
            <w:r w:rsidR="00D14FCF">
              <w:rPr>
                <w:b w:val="0"/>
                <w:noProof/>
              </w:rPr>
              <w:t>9</w:t>
            </w:r>
            <w:r w:rsidRPr="00A44C82">
              <w:fldChar w:fldCharType="end"/>
            </w:r>
            <w:r w:rsidRPr="00A44C82">
              <w:rPr>
                <w:b w:val="0"/>
              </w:rPr>
              <w:t>.</w:t>
            </w:r>
            <w:r>
              <w:t xml:space="preserve"> </w:t>
            </w:r>
            <w:r w:rsidR="006D2D8B" w:rsidRPr="006D2D8B">
              <w:rPr>
                <w:rFonts w:ascii="MADE Evolve Sans" w:hAnsi="MADE Evolve Sans"/>
                <w:b w:val="0"/>
              </w:rPr>
              <w:t>CUMPLIMIENTO DE LA RESOLUCIÓN 222/02 – FW 205-TR</w:t>
            </w:r>
            <w:bookmarkEnd w:id="124"/>
          </w:p>
        </w:tc>
      </w:tr>
      <w:tr w:rsidR="006D2D8B" w14:paraId="73FF2DB4"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6C54068D" w14:textId="77777777" w:rsidR="006D2D8B" w:rsidRPr="00AE7201" w:rsidRDefault="006D2D8B" w:rsidP="00361D31">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6E8C3C9E" w14:textId="77777777" w:rsidR="006D2D8B" w:rsidRPr="00AE7201" w:rsidRDefault="006D2D8B"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14FE5ABC" w14:textId="77777777" w:rsidR="006D2D8B" w:rsidRPr="00AE7201" w:rsidRDefault="006D2D8B"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7CEB8FF9" w14:textId="77777777" w:rsidR="006D2D8B" w:rsidRPr="00AE7201" w:rsidRDefault="006D2D8B"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6D2D8B" w14:paraId="427D7127"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F8941F6" w14:textId="77777777" w:rsidR="006D2D8B" w:rsidRPr="00AE7201" w:rsidRDefault="006D2D8B" w:rsidP="00361D31">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064" w:type="dxa"/>
            <w:vAlign w:val="center"/>
          </w:tcPr>
          <w:p w14:paraId="6FB43FAC" w14:textId="77777777" w:rsidR="006D2D8B" w:rsidRPr="00AE7201" w:rsidRDefault="006D2D8B" w:rsidP="00361D31">
            <w:pPr>
              <w:jc w:val="center"/>
              <w:cnfStyle w:val="000000010000" w:firstRow="0" w:lastRow="0" w:firstColumn="0" w:lastColumn="0" w:oddVBand="0" w:evenVBand="0" w:oddHBand="0" w:evenHBand="1" w:firstRowFirstColumn="0" w:firstRowLastColumn="0" w:lastRowFirstColumn="0" w:lastRowLastColumn="0"/>
            </w:pPr>
            <w:r>
              <w:t>77,8%</w:t>
            </w:r>
          </w:p>
        </w:tc>
        <w:tc>
          <w:tcPr>
            <w:tcW w:w="2292" w:type="dxa"/>
            <w:vAlign w:val="center"/>
          </w:tcPr>
          <w:p w14:paraId="70FBAA5C" w14:textId="77777777" w:rsidR="006D2D8B" w:rsidRDefault="006D2D8B" w:rsidP="00361D31">
            <w:pPr>
              <w:jc w:val="center"/>
              <w:cnfStyle w:val="000000010000" w:firstRow="0" w:lastRow="0" w:firstColumn="0" w:lastColumn="0" w:oddVBand="0" w:evenVBand="0" w:oddHBand="0" w:evenHBand="1" w:firstRowFirstColumn="0" w:firstRowLastColumn="0" w:lastRowFirstColumn="0" w:lastRowLastColumn="0"/>
            </w:pPr>
            <w:r w:rsidRPr="007F0023">
              <w:t>S/D</w:t>
            </w:r>
          </w:p>
        </w:tc>
        <w:tc>
          <w:tcPr>
            <w:tcW w:w="2292" w:type="dxa"/>
            <w:vAlign w:val="center"/>
          </w:tcPr>
          <w:p w14:paraId="01C37573" w14:textId="77777777" w:rsidR="006D2D8B" w:rsidRDefault="006D2D8B" w:rsidP="00361D31">
            <w:pPr>
              <w:jc w:val="center"/>
              <w:cnfStyle w:val="000000010000" w:firstRow="0" w:lastRow="0" w:firstColumn="0" w:lastColumn="0" w:oddVBand="0" w:evenVBand="0" w:oddHBand="0" w:evenHBand="1" w:firstRowFirstColumn="0" w:firstRowLastColumn="0" w:lastRowFirstColumn="0" w:lastRowLastColumn="0"/>
            </w:pPr>
            <w:r w:rsidRPr="007F0023">
              <w:t>S/D</w:t>
            </w:r>
          </w:p>
        </w:tc>
      </w:tr>
      <w:tr w:rsidR="006D2D8B" w14:paraId="3069EE4F"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16ABDBC" w14:textId="77777777" w:rsidR="006D2D8B" w:rsidRPr="00AE7201" w:rsidRDefault="006D2D8B" w:rsidP="00361D31">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064" w:type="dxa"/>
            <w:vAlign w:val="center"/>
          </w:tcPr>
          <w:p w14:paraId="56FDBA99" w14:textId="77777777" w:rsidR="006D2D8B" w:rsidRPr="00AE7201" w:rsidRDefault="006D2D8B" w:rsidP="00361D31">
            <w:pPr>
              <w:ind w:firstLine="708"/>
              <w:cnfStyle w:val="000000100000" w:firstRow="0" w:lastRow="0" w:firstColumn="0" w:lastColumn="0" w:oddVBand="0" w:evenVBand="0" w:oddHBand="1" w:evenHBand="0" w:firstRowFirstColumn="0" w:firstRowLastColumn="0" w:lastRowFirstColumn="0" w:lastRowLastColumn="0"/>
            </w:pPr>
            <w:r>
              <w:t>22,2%</w:t>
            </w:r>
          </w:p>
        </w:tc>
        <w:tc>
          <w:tcPr>
            <w:tcW w:w="2292" w:type="dxa"/>
            <w:vAlign w:val="center"/>
          </w:tcPr>
          <w:p w14:paraId="5EEC6F99" w14:textId="77777777" w:rsidR="006D2D8B" w:rsidRDefault="006D2D8B" w:rsidP="00361D31">
            <w:pPr>
              <w:jc w:val="center"/>
              <w:cnfStyle w:val="000000100000" w:firstRow="0" w:lastRow="0" w:firstColumn="0" w:lastColumn="0" w:oddVBand="0" w:evenVBand="0" w:oddHBand="1" w:evenHBand="0" w:firstRowFirstColumn="0" w:firstRowLastColumn="0" w:lastRowFirstColumn="0" w:lastRowLastColumn="0"/>
            </w:pPr>
            <w:r w:rsidRPr="007F0023">
              <w:t>S/D</w:t>
            </w:r>
          </w:p>
        </w:tc>
        <w:tc>
          <w:tcPr>
            <w:tcW w:w="2292" w:type="dxa"/>
            <w:vAlign w:val="center"/>
          </w:tcPr>
          <w:p w14:paraId="2F822FA1" w14:textId="77777777" w:rsidR="006D2D8B" w:rsidRDefault="006D2D8B" w:rsidP="00361D31">
            <w:pPr>
              <w:jc w:val="center"/>
              <w:cnfStyle w:val="000000100000" w:firstRow="0" w:lastRow="0" w:firstColumn="0" w:lastColumn="0" w:oddVBand="0" w:evenVBand="0" w:oddHBand="1" w:evenHBand="0" w:firstRowFirstColumn="0" w:firstRowLastColumn="0" w:lastRowFirstColumn="0" w:lastRowLastColumn="0"/>
            </w:pPr>
            <w:r w:rsidRPr="007F0023">
              <w:t>S/D</w:t>
            </w:r>
          </w:p>
        </w:tc>
      </w:tr>
      <w:tr w:rsidR="006D2D8B" w14:paraId="03D3E02F"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AE816BA" w14:textId="77777777" w:rsidR="006D2D8B" w:rsidRPr="00AE7201" w:rsidRDefault="006D2D8B" w:rsidP="00361D31">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064" w:type="dxa"/>
          </w:tcPr>
          <w:p w14:paraId="64BCC917" w14:textId="77777777" w:rsidR="006D2D8B" w:rsidRPr="000E2C4A" w:rsidRDefault="006D2D8B" w:rsidP="006D2D8B">
            <w:pPr>
              <w:pStyle w:val="Prrafodelista"/>
              <w:numPr>
                <w:ilvl w:val="0"/>
                <w:numId w:val="38"/>
              </w:num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0E2C4A">
              <w:rPr>
                <w:sz w:val="18"/>
                <w:szCs w:val="18"/>
              </w:rPr>
              <w:t>Turbidez</w:t>
            </w:r>
          </w:p>
          <w:p w14:paraId="397B6A5F" w14:textId="77777777" w:rsidR="006D2D8B" w:rsidRPr="000E2C4A" w:rsidRDefault="006D2D8B" w:rsidP="006D2D8B">
            <w:pPr>
              <w:pStyle w:val="Prrafodelista"/>
              <w:numPr>
                <w:ilvl w:val="0"/>
                <w:numId w:val="38"/>
              </w:num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0E2C4A">
              <w:rPr>
                <w:sz w:val="18"/>
                <w:szCs w:val="18"/>
              </w:rPr>
              <w:t>DQO</w:t>
            </w:r>
          </w:p>
          <w:p w14:paraId="4EAC9162" w14:textId="77777777" w:rsidR="006D2D8B" w:rsidRPr="000E2C4A" w:rsidRDefault="006D2D8B" w:rsidP="006D2D8B">
            <w:pPr>
              <w:pStyle w:val="Prrafodelista"/>
              <w:numPr>
                <w:ilvl w:val="0"/>
                <w:numId w:val="38"/>
              </w:num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0E2C4A">
              <w:rPr>
                <w:sz w:val="18"/>
                <w:szCs w:val="18"/>
              </w:rPr>
              <w:t>Fósforo total</w:t>
            </w:r>
          </w:p>
          <w:p w14:paraId="4D523265" w14:textId="77777777" w:rsidR="006D2D8B" w:rsidRPr="000E2C4A" w:rsidRDefault="006D2D8B" w:rsidP="006D2D8B">
            <w:pPr>
              <w:pStyle w:val="Prrafodelista"/>
              <w:numPr>
                <w:ilvl w:val="0"/>
                <w:numId w:val="38"/>
              </w:num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0E2C4A">
              <w:rPr>
                <w:sz w:val="18"/>
                <w:szCs w:val="18"/>
              </w:rPr>
              <w:t>Amoniaco</w:t>
            </w:r>
          </w:p>
          <w:p w14:paraId="656425B4" w14:textId="77777777" w:rsidR="006D2D8B" w:rsidRPr="000E2C4A" w:rsidRDefault="006D2D8B" w:rsidP="006D2D8B">
            <w:pPr>
              <w:pStyle w:val="Prrafodelista"/>
              <w:numPr>
                <w:ilvl w:val="0"/>
                <w:numId w:val="38"/>
              </w:num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0E2C4A">
              <w:rPr>
                <w:sz w:val="18"/>
                <w:szCs w:val="18"/>
              </w:rPr>
              <w:t>Níquel</w:t>
            </w:r>
          </w:p>
          <w:p w14:paraId="4E076280" w14:textId="77777777" w:rsidR="006D2D8B" w:rsidRPr="000E2C4A" w:rsidRDefault="006D2D8B" w:rsidP="006D2D8B">
            <w:pPr>
              <w:pStyle w:val="Prrafodelista"/>
              <w:numPr>
                <w:ilvl w:val="0"/>
                <w:numId w:val="38"/>
              </w:num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0E2C4A">
              <w:rPr>
                <w:sz w:val="18"/>
                <w:szCs w:val="18"/>
              </w:rPr>
              <w:t>Manganeso</w:t>
            </w:r>
          </w:p>
          <w:p w14:paraId="0C5AA8DC" w14:textId="77777777" w:rsidR="006D2D8B" w:rsidRPr="000E2C4A" w:rsidRDefault="006D2D8B" w:rsidP="006D2D8B">
            <w:pPr>
              <w:pStyle w:val="Prrafodelista"/>
              <w:numPr>
                <w:ilvl w:val="0"/>
                <w:numId w:val="38"/>
              </w:num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0E2C4A">
              <w:rPr>
                <w:sz w:val="18"/>
                <w:szCs w:val="18"/>
              </w:rPr>
              <w:t>Arsénico</w:t>
            </w:r>
          </w:p>
          <w:p w14:paraId="0D0CCA08" w14:textId="77777777" w:rsidR="006D2D8B" w:rsidRPr="000E2C4A" w:rsidRDefault="006D2D8B" w:rsidP="006D2D8B">
            <w:pPr>
              <w:pStyle w:val="Prrafodelista"/>
              <w:numPr>
                <w:ilvl w:val="0"/>
                <w:numId w:val="38"/>
              </w:num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0E2C4A">
              <w:rPr>
                <w:sz w:val="18"/>
                <w:szCs w:val="18"/>
              </w:rPr>
              <w:t>Hierro soluble</w:t>
            </w:r>
          </w:p>
          <w:p w14:paraId="3EAF3AAC" w14:textId="77777777" w:rsidR="006D2D8B" w:rsidRPr="000E2C4A" w:rsidRDefault="006D2D8B" w:rsidP="006D2D8B">
            <w:pPr>
              <w:pStyle w:val="Prrafodelista"/>
              <w:numPr>
                <w:ilvl w:val="0"/>
                <w:numId w:val="38"/>
              </w:num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0E2C4A">
              <w:rPr>
                <w:sz w:val="18"/>
                <w:szCs w:val="18"/>
              </w:rPr>
              <w:t>Coliformes totales</w:t>
            </w:r>
          </w:p>
          <w:p w14:paraId="636AA0F0" w14:textId="77777777" w:rsidR="006D2D8B" w:rsidRPr="00AE7201" w:rsidRDefault="006D2D8B" w:rsidP="006D2D8B">
            <w:pPr>
              <w:pStyle w:val="Prrafodelista"/>
              <w:numPr>
                <w:ilvl w:val="0"/>
                <w:numId w:val="38"/>
              </w:numPr>
              <w:spacing w:line="240" w:lineRule="auto"/>
              <w:cnfStyle w:val="000000010000" w:firstRow="0" w:lastRow="0" w:firstColumn="0" w:lastColumn="0" w:oddVBand="0" w:evenVBand="0" w:oddHBand="0" w:evenHBand="1" w:firstRowFirstColumn="0" w:firstRowLastColumn="0" w:lastRowFirstColumn="0" w:lastRowLastColumn="0"/>
            </w:pPr>
            <w:r w:rsidRPr="000E2C4A">
              <w:rPr>
                <w:sz w:val="18"/>
                <w:szCs w:val="18"/>
              </w:rPr>
              <w:t>Coliformes fecales</w:t>
            </w:r>
          </w:p>
        </w:tc>
        <w:tc>
          <w:tcPr>
            <w:tcW w:w="2292" w:type="dxa"/>
            <w:vAlign w:val="center"/>
          </w:tcPr>
          <w:p w14:paraId="0CAD09D5" w14:textId="77777777" w:rsidR="006D2D8B" w:rsidRDefault="006D2D8B" w:rsidP="00361D31">
            <w:pPr>
              <w:jc w:val="center"/>
              <w:cnfStyle w:val="000000010000" w:firstRow="0" w:lastRow="0" w:firstColumn="0" w:lastColumn="0" w:oddVBand="0" w:evenVBand="0" w:oddHBand="0" w:evenHBand="1" w:firstRowFirstColumn="0" w:firstRowLastColumn="0" w:lastRowFirstColumn="0" w:lastRowLastColumn="0"/>
            </w:pPr>
            <w:r w:rsidRPr="007F0023">
              <w:t>S/D</w:t>
            </w:r>
          </w:p>
        </w:tc>
        <w:tc>
          <w:tcPr>
            <w:tcW w:w="2292" w:type="dxa"/>
            <w:vAlign w:val="center"/>
          </w:tcPr>
          <w:p w14:paraId="655EE068" w14:textId="77777777" w:rsidR="006D2D8B" w:rsidRDefault="006D2D8B" w:rsidP="00361D31">
            <w:pPr>
              <w:jc w:val="center"/>
              <w:cnfStyle w:val="000000010000" w:firstRow="0" w:lastRow="0" w:firstColumn="0" w:lastColumn="0" w:oddVBand="0" w:evenVBand="0" w:oddHBand="0" w:evenHBand="1" w:firstRowFirstColumn="0" w:firstRowLastColumn="0" w:lastRowFirstColumn="0" w:lastRowLastColumn="0"/>
            </w:pPr>
            <w:r w:rsidRPr="007F0023">
              <w:t>S/D</w:t>
            </w:r>
          </w:p>
        </w:tc>
      </w:tr>
    </w:tbl>
    <w:p w14:paraId="640A7F1C" w14:textId="6B0E9560" w:rsidR="00A76366" w:rsidRPr="00B86516" w:rsidRDefault="00A76366" w:rsidP="00675AD6">
      <w:pPr>
        <w:spacing w:after="160" w:line="259" w:lineRule="auto"/>
        <w:contextualSpacing w:val="0"/>
        <w:jc w:val="both"/>
        <w:rPr>
          <w:rFonts w:asciiTheme="majorHAnsi" w:hAnsiTheme="majorHAnsi" w:cs="Courier New"/>
        </w:rPr>
      </w:pPr>
      <w:r w:rsidRPr="00B86516">
        <w:rPr>
          <w:rFonts w:asciiTheme="majorHAnsi" w:hAnsiTheme="majorHAnsi" w:cs="Courier New"/>
        </w:rPr>
        <w:br w:type="page"/>
      </w:r>
    </w:p>
    <w:p w14:paraId="04ED78EE" w14:textId="6235D604" w:rsidR="007E7A27" w:rsidRDefault="005D2D80" w:rsidP="007F67BE">
      <w:pPr>
        <w:spacing w:line="259" w:lineRule="auto"/>
        <w:contextualSpacing w:val="0"/>
      </w:pPr>
      <w:bookmarkStart w:id="125" w:name="_Toc70326572"/>
      <w:bookmarkStart w:id="126" w:name="_Toc70327380"/>
      <w:bookmarkStart w:id="127" w:name="_Toc108566553"/>
      <w:r>
        <w:rPr>
          <w:rStyle w:val="Ttulo2Car"/>
        </w:rPr>
        <w:lastRenderedPageBreak/>
        <w:t>3.1</w:t>
      </w:r>
      <w:r w:rsidR="00F84E7A" w:rsidRPr="009C4D1F">
        <w:rPr>
          <w:rStyle w:val="Ttulo2Car"/>
        </w:rPr>
        <w:t>.10</w:t>
      </w:r>
      <w:r w:rsidR="007E7A27" w:rsidRPr="009C4D1F">
        <w:rPr>
          <w:rStyle w:val="Ttulo2Car"/>
        </w:rPr>
        <w:t xml:space="preserve"> Análisis</w:t>
      </w:r>
      <w:bookmarkEnd w:id="125"/>
      <w:bookmarkEnd w:id="126"/>
      <w:r w:rsidR="006D2D8B">
        <w:rPr>
          <w:rStyle w:val="Ttulo2Car"/>
        </w:rPr>
        <w:t xml:space="preserve"> </w:t>
      </w:r>
      <w:r w:rsidR="006D2D8B" w:rsidRPr="006D2D8B">
        <w:rPr>
          <w:rStyle w:val="Ttulo2Car"/>
        </w:rPr>
        <w:t>del punto FW 109-MYRZ</w:t>
      </w:r>
      <w:bookmarkEnd w:id="127"/>
    </w:p>
    <w:p w14:paraId="4DEC2274" w14:textId="77777777" w:rsidR="007F67BE" w:rsidRPr="007F67BE" w:rsidRDefault="007F67BE" w:rsidP="007F67BE">
      <w:pPr>
        <w:spacing w:line="259" w:lineRule="auto"/>
        <w:contextualSpacing w:val="0"/>
        <w:rPr>
          <w:sz w:val="10"/>
        </w:rPr>
      </w:pPr>
    </w:p>
    <w:p w14:paraId="46416F42" w14:textId="77777777" w:rsidR="006D2D8B" w:rsidRDefault="006D2D8B" w:rsidP="006D2D8B">
      <w:pPr>
        <w:spacing w:line="259" w:lineRule="auto"/>
        <w:contextualSpacing w:val="0"/>
        <w:jc w:val="both"/>
      </w:pPr>
      <w:r>
        <w:t xml:space="preserve">La estación de monitoreo FW 109-MYRZ se encuentra en la estancia </w:t>
      </w:r>
      <w:proofErr w:type="spellStart"/>
      <w:r>
        <w:t>Mandyjú</w:t>
      </w:r>
      <w:proofErr w:type="spellEnd"/>
      <w:r>
        <w:t>, finca colindante con la estancia denominada Rancho Z, administrativamente se localiza en el lugar conocido como Zona de Estancias del distrito Concepción, Departamento de Concepción; sus coordenadas UTM de referencia son 21</w:t>
      </w:r>
      <w:proofErr w:type="gramStart"/>
      <w:r>
        <w:t>K  508110.00</w:t>
      </w:r>
      <w:proofErr w:type="gramEnd"/>
      <w:r>
        <w:t xml:space="preserve"> m E 7475784.00 m S. En el área de influencia de la estación se verifica el desarrollo de actividades ganaderas.</w:t>
      </w:r>
    </w:p>
    <w:p w14:paraId="57560A39" w14:textId="77777777" w:rsidR="006D2D8B" w:rsidRDefault="006D2D8B" w:rsidP="006D2D8B">
      <w:pPr>
        <w:spacing w:line="259" w:lineRule="auto"/>
        <w:contextualSpacing w:val="0"/>
        <w:jc w:val="both"/>
      </w:pPr>
    </w:p>
    <w:p w14:paraId="1AD2FEFB" w14:textId="77777777" w:rsidR="006D2D8B" w:rsidRDefault="006D2D8B" w:rsidP="006D2D8B">
      <w:pPr>
        <w:spacing w:line="259" w:lineRule="auto"/>
        <w:contextualSpacing w:val="0"/>
        <w:jc w:val="both"/>
      </w:pPr>
      <w:r>
        <w:t xml:space="preserve">Este punto de monitoreo </w:t>
      </w:r>
      <w:r w:rsidRPr="00995A17">
        <w:rPr>
          <w:highlight w:val="magenta"/>
        </w:rPr>
        <w:t>se localiza sobre el arroyo Trementin</w:t>
      </w:r>
      <w:r>
        <w:t xml:space="preserve">a, en la parte media de la microcuenca homónima, el cauce en el tramo verificado es </w:t>
      </w:r>
      <w:proofErr w:type="gramStart"/>
      <w:r>
        <w:t>de  aproximadamente</w:t>
      </w:r>
      <w:proofErr w:type="gramEnd"/>
      <w:r>
        <w:t xml:space="preserve"> 10 metros de ancho y presento caudal de agua en todas las campañas realizadas. </w:t>
      </w:r>
    </w:p>
    <w:p w14:paraId="2B8CA798" w14:textId="77777777" w:rsidR="006D2D8B" w:rsidRDefault="006D2D8B" w:rsidP="006D2D8B">
      <w:pPr>
        <w:spacing w:line="259" w:lineRule="auto"/>
        <w:contextualSpacing w:val="0"/>
        <w:jc w:val="both"/>
      </w:pPr>
    </w:p>
    <w:p w14:paraId="1FF5A6A0" w14:textId="2C45C0B7" w:rsidR="007F67BE" w:rsidRDefault="006D2D8B" w:rsidP="006D2D8B">
      <w:pPr>
        <w:spacing w:line="259" w:lineRule="auto"/>
        <w:contextualSpacing w:val="0"/>
        <w:jc w:val="both"/>
      </w:pPr>
      <w:r>
        <w:t xml:space="preserve">A partir de los resultados de laboratorio obtenidos en las sucesivas campañas se aplicó el Índice de Calidad de Agua de la </w:t>
      </w:r>
      <w:proofErr w:type="spellStart"/>
      <w:r w:rsidRPr="006D2D8B">
        <w:rPr>
          <w:i/>
        </w:rPr>
        <w:t>National</w:t>
      </w:r>
      <w:proofErr w:type="spellEnd"/>
      <w:r w:rsidRPr="006D2D8B">
        <w:rPr>
          <w:i/>
        </w:rPr>
        <w:t xml:space="preserve"> </w:t>
      </w:r>
      <w:proofErr w:type="spellStart"/>
      <w:r w:rsidRPr="006D2D8B">
        <w:rPr>
          <w:i/>
        </w:rPr>
        <w:t>Sanitation</w:t>
      </w:r>
      <w:proofErr w:type="spellEnd"/>
      <w:r w:rsidRPr="006D2D8B">
        <w:rPr>
          <w:i/>
        </w:rPr>
        <w:t xml:space="preserve"> </w:t>
      </w:r>
      <w:proofErr w:type="spellStart"/>
      <w:r w:rsidRPr="006D2D8B">
        <w:rPr>
          <w:i/>
        </w:rPr>
        <w:t>Foundation</w:t>
      </w:r>
      <w:proofErr w:type="spellEnd"/>
      <w:r>
        <w:t xml:space="preserve"> (ICA-NSF) y se evaluó el grado de cumplimiento </w:t>
      </w:r>
      <w:proofErr w:type="gramStart"/>
      <w:r>
        <w:t>del  padrón</w:t>
      </w:r>
      <w:proofErr w:type="gramEnd"/>
      <w:r>
        <w:t xml:space="preserve"> nacional de agua establecido según Resolución </w:t>
      </w:r>
      <w:proofErr w:type="spellStart"/>
      <w:r>
        <w:t>N</w:t>
      </w:r>
      <w:r>
        <w:rPr>
          <w:rFonts w:ascii="Courier New" w:hAnsi="Courier New" w:cs="Courier New"/>
        </w:rPr>
        <w:t>º</w:t>
      </w:r>
      <w:proofErr w:type="spellEnd"/>
      <w:r>
        <w:t xml:space="preserve"> 222/02.</w:t>
      </w:r>
    </w:p>
    <w:p w14:paraId="61B217DA" w14:textId="77777777" w:rsidR="006D2D8B" w:rsidRDefault="006D2D8B" w:rsidP="006D2D8B">
      <w:pPr>
        <w:spacing w:line="259" w:lineRule="auto"/>
        <w:contextualSpacing w:val="0"/>
      </w:pPr>
    </w:p>
    <w:p w14:paraId="6159C3D5" w14:textId="2C17E157" w:rsidR="007E7A27" w:rsidRDefault="006D2D8B" w:rsidP="005D2D80">
      <w:r>
        <w:rPr>
          <w:noProof/>
          <w:lang w:val="es-ES" w:eastAsia="es-ES"/>
        </w:rPr>
        <w:drawing>
          <wp:inline distT="0" distB="0" distL="0" distR="0" wp14:anchorId="2B2C8F83" wp14:editId="30B525B0">
            <wp:extent cx="5400040" cy="2788315"/>
            <wp:effectExtent l="0" t="0" r="10160" b="12065"/>
            <wp:docPr id="311" name="Gráfico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bl>
      <w:tblPr>
        <w:tblStyle w:val="Tablaconcuadrcula1"/>
        <w:tblW w:w="8505" w:type="dxa"/>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073"/>
        <w:gridCol w:w="1535"/>
        <w:gridCol w:w="1507"/>
        <w:gridCol w:w="1506"/>
        <w:gridCol w:w="1496"/>
        <w:gridCol w:w="1388"/>
      </w:tblGrid>
      <w:tr w:rsidR="006D2D8B" w:rsidRPr="006732EE" w14:paraId="182A62CA" w14:textId="77777777" w:rsidTr="00361D31">
        <w:tc>
          <w:tcPr>
            <w:tcW w:w="1073" w:type="dxa"/>
            <w:vAlign w:val="center"/>
          </w:tcPr>
          <w:p w14:paraId="7557FB39" w14:textId="77777777" w:rsidR="006D2D8B" w:rsidRPr="006732EE" w:rsidRDefault="006D2D8B" w:rsidP="00361D31">
            <w:pPr>
              <w:spacing w:line="240" w:lineRule="auto"/>
              <w:contextualSpacing w:val="0"/>
              <w:jc w:val="center"/>
              <w:rPr>
                <w:rFonts w:eastAsia="Calibri"/>
                <w:sz w:val="16"/>
                <w:szCs w:val="16"/>
              </w:rPr>
            </w:pPr>
            <w:r w:rsidRPr="006732EE">
              <w:rPr>
                <w:rFonts w:eastAsia="Calibri"/>
                <w:sz w:val="16"/>
                <w:szCs w:val="16"/>
              </w:rPr>
              <w:t>NFS</w:t>
            </w:r>
          </w:p>
        </w:tc>
        <w:tc>
          <w:tcPr>
            <w:tcW w:w="1535" w:type="dxa"/>
            <w:shd w:val="clear" w:color="auto" w:fill="2E74B5" w:themeFill="accent1" w:themeFillShade="BF"/>
            <w:vAlign w:val="center"/>
          </w:tcPr>
          <w:p w14:paraId="4B4DA887" w14:textId="77777777" w:rsidR="006D2D8B" w:rsidRPr="006732EE" w:rsidRDefault="006D2D8B" w:rsidP="00361D31">
            <w:pPr>
              <w:spacing w:line="240" w:lineRule="auto"/>
              <w:contextualSpacing w:val="0"/>
              <w:jc w:val="center"/>
              <w:rPr>
                <w:rFonts w:eastAsia="Calibri"/>
                <w:sz w:val="16"/>
                <w:szCs w:val="16"/>
              </w:rPr>
            </w:pPr>
            <w:r w:rsidRPr="006732EE">
              <w:rPr>
                <w:rFonts w:eastAsia="Calibri"/>
                <w:sz w:val="16"/>
                <w:szCs w:val="16"/>
              </w:rPr>
              <w:t>Excelente</w:t>
            </w:r>
            <w:r w:rsidRPr="006732EE">
              <w:rPr>
                <w:rFonts w:eastAsia="Calibri"/>
                <w:sz w:val="16"/>
                <w:szCs w:val="16"/>
                <w:lang w:val="en-US"/>
              </w:rPr>
              <w:t xml:space="preserve">: </w:t>
            </w:r>
            <w:r w:rsidRPr="006732EE">
              <w:rPr>
                <w:rFonts w:eastAsia="Calibri"/>
                <w:sz w:val="16"/>
                <w:szCs w:val="16"/>
              </w:rPr>
              <w:t>91 – 100</w:t>
            </w:r>
          </w:p>
        </w:tc>
        <w:tc>
          <w:tcPr>
            <w:tcW w:w="1507" w:type="dxa"/>
            <w:shd w:val="clear" w:color="auto" w:fill="6CAB68"/>
            <w:vAlign w:val="center"/>
          </w:tcPr>
          <w:p w14:paraId="7D470F64" w14:textId="77777777" w:rsidR="006D2D8B" w:rsidRPr="006732EE" w:rsidRDefault="006D2D8B" w:rsidP="00361D31">
            <w:pPr>
              <w:spacing w:line="240" w:lineRule="auto"/>
              <w:contextualSpacing w:val="0"/>
              <w:jc w:val="center"/>
              <w:rPr>
                <w:rFonts w:eastAsia="Calibri"/>
                <w:sz w:val="16"/>
                <w:szCs w:val="16"/>
              </w:rPr>
            </w:pPr>
            <w:proofErr w:type="gramStart"/>
            <w:r w:rsidRPr="006732EE">
              <w:rPr>
                <w:rFonts w:eastAsia="Calibri"/>
                <w:sz w:val="16"/>
                <w:szCs w:val="16"/>
              </w:rPr>
              <w:t>Buena :</w:t>
            </w:r>
            <w:proofErr w:type="gramEnd"/>
            <w:r w:rsidRPr="006732EE">
              <w:rPr>
                <w:rFonts w:eastAsia="Calibri"/>
                <w:sz w:val="16"/>
                <w:szCs w:val="16"/>
              </w:rPr>
              <w:t xml:space="preserve"> 71-90</w:t>
            </w:r>
          </w:p>
        </w:tc>
        <w:tc>
          <w:tcPr>
            <w:tcW w:w="1506" w:type="dxa"/>
            <w:shd w:val="clear" w:color="auto" w:fill="FFFF00"/>
            <w:vAlign w:val="center"/>
          </w:tcPr>
          <w:p w14:paraId="2A26730E" w14:textId="77777777" w:rsidR="006D2D8B" w:rsidRPr="006732EE" w:rsidRDefault="006D2D8B" w:rsidP="00361D31">
            <w:pPr>
              <w:spacing w:line="240" w:lineRule="auto"/>
              <w:contextualSpacing w:val="0"/>
              <w:jc w:val="center"/>
              <w:rPr>
                <w:rFonts w:eastAsia="Calibri"/>
                <w:sz w:val="16"/>
                <w:szCs w:val="16"/>
              </w:rPr>
            </w:pPr>
            <w:proofErr w:type="gramStart"/>
            <w:r w:rsidRPr="006732EE">
              <w:rPr>
                <w:rFonts w:eastAsia="Calibri"/>
                <w:sz w:val="16"/>
                <w:szCs w:val="16"/>
              </w:rPr>
              <w:t>Media :</w:t>
            </w:r>
            <w:proofErr w:type="gramEnd"/>
            <w:r w:rsidRPr="006732EE">
              <w:rPr>
                <w:rFonts w:eastAsia="Calibri"/>
                <w:sz w:val="16"/>
                <w:szCs w:val="16"/>
              </w:rPr>
              <w:t xml:space="preserve"> 51-70</w:t>
            </w:r>
          </w:p>
        </w:tc>
        <w:tc>
          <w:tcPr>
            <w:tcW w:w="1496" w:type="dxa"/>
            <w:shd w:val="clear" w:color="auto" w:fill="FFC000"/>
            <w:vAlign w:val="center"/>
          </w:tcPr>
          <w:p w14:paraId="2018A001" w14:textId="77777777" w:rsidR="006D2D8B" w:rsidRPr="006732EE" w:rsidRDefault="006D2D8B" w:rsidP="00361D31">
            <w:pPr>
              <w:spacing w:line="240" w:lineRule="auto"/>
              <w:contextualSpacing w:val="0"/>
              <w:jc w:val="center"/>
              <w:rPr>
                <w:rFonts w:eastAsia="Calibri"/>
                <w:sz w:val="16"/>
                <w:szCs w:val="16"/>
              </w:rPr>
            </w:pPr>
            <w:proofErr w:type="gramStart"/>
            <w:r w:rsidRPr="006732EE">
              <w:rPr>
                <w:rFonts w:eastAsia="Calibri"/>
                <w:sz w:val="16"/>
                <w:szCs w:val="16"/>
              </w:rPr>
              <w:t>Mala :</w:t>
            </w:r>
            <w:proofErr w:type="gramEnd"/>
            <w:r w:rsidRPr="006732EE">
              <w:rPr>
                <w:rFonts w:eastAsia="Calibri"/>
                <w:sz w:val="16"/>
                <w:szCs w:val="16"/>
              </w:rPr>
              <w:t xml:space="preserve"> 26-50</w:t>
            </w:r>
          </w:p>
        </w:tc>
        <w:tc>
          <w:tcPr>
            <w:tcW w:w="1388" w:type="dxa"/>
            <w:shd w:val="clear" w:color="auto" w:fill="BF3030"/>
            <w:vAlign w:val="center"/>
          </w:tcPr>
          <w:p w14:paraId="6BBEF784" w14:textId="77777777" w:rsidR="006D2D8B" w:rsidRPr="006732EE" w:rsidRDefault="006D2D8B" w:rsidP="00361D31">
            <w:pPr>
              <w:spacing w:line="240" w:lineRule="auto"/>
              <w:contextualSpacing w:val="0"/>
              <w:jc w:val="center"/>
              <w:rPr>
                <w:rFonts w:eastAsia="Calibri"/>
                <w:sz w:val="16"/>
                <w:szCs w:val="16"/>
              </w:rPr>
            </w:pPr>
            <w:r w:rsidRPr="006732EE">
              <w:rPr>
                <w:rFonts w:eastAsia="Calibri"/>
                <w:sz w:val="16"/>
                <w:szCs w:val="16"/>
              </w:rPr>
              <w:t xml:space="preserve">Muy </w:t>
            </w:r>
            <w:proofErr w:type="gramStart"/>
            <w:r w:rsidRPr="006732EE">
              <w:rPr>
                <w:rFonts w:eastAsia="Calibri"/>
                <w:sz w:val="16"/>
                <w:szCs w:val="16"/>
              </w:rPr>
              <w:t>mala :</w:t>
            </w:r>
            <w:proofErr w:type="gramEnd"/>
            <w:r w:rsidRPr="006732EE">
              <w:rPr>
                <w:rFonts w:eastAsia="Calibri"/>
                <w:sz w:val="16"/>
                <w:szCs w:val="16"/>
              </w:rPr>
              <w:t xml:space="preserve"> 0-25</w:t>
            </w:r>
          </w:p>
        </w:tc>
      </w:tr>
    </w:tbl>
    <w:p w14:paraId="4BBA9D1E" w14:textId="3D5D51C4" w:rsidR="007E7A27" w:rsidRPr="00E44E0B" w:rsidRDefault="00AC505E" w:rsidP="00AC505E">
      <w:pPr>
        <w:pStyle w:val="Descripcin"/>
        <w:keepNext/>
      </w:pPr>
      <w:bookmarkStart w:id="128" w:name="_Toc70330503"/>
      <w:bookmarkStart w:id="129" w:name="_Toc108470342"/>
      <w:r>
        <w:t xml:space="preserve">Figura </w:t>
      </w:r>
      <w:fldSimple w:instr=" SEQ Figura \* ARABIC ">
        <w:r w:rsidR="00626AE4">
          <w:rPr>
            <w:noProof/>
          </w:rPr>
          <w:t>10</w:t>
        </w:r>
      </w:fldSimple>
      <w:r>
        <w:t xml:space="preserve">. </w:t>
      </w:r>
      <w:r w:rsidR="006D2D8B" w:rsidRPr="006D2D8B">
        <w:rPr>
          <w:rFonts w:asciiTheme="majorHAnsi" w:hAnsiTheme="majorHAnsi" w:cs="Courier New"/>
        </w:rPr>
        <w:t>Evaluación del punto de monitoreo FW 109-MYRZ</w:t>
      </w:r>
      <w:r w:rsidR="00F84E7A" w:rsidRPr="00054562">
        <w:rPr>
          <w:rFonts w:asciiTheme="majorHAnsi" w:hAnsiTheme="majorHAnsi" w:cs="Courier New"/>
        </w:rPr>
        <w:t>.</w:t>
      </w:r>
      <w:bookmarkEnd w:id="128"/>
      <w:bookmarkEnd w:id="129"/>
    </w:p>
    <w:p w14:paraId="5449440E" w14:textId="77777777" w:rsidR="006D2D8B" w:rsidRDefault="006D2D8B" w:rsidP="006D2D8B">
      <w:pPr>
        <w:rPr>
          <w:lang w:val="es-ES"/>
        </w:rPr>
      </w:pPr>
      <w:proofErr w:type="gramStart"/>
      <w:r>
        <w:rPr>
          <w:lang w:val="es-ES"/>
        </w:rPr>
        <w:t>De acuerdo al</w:t>
      </w:r>
      <w:proofErr w:type="gramEnd"/>
      <w:r>
        <w:rPr>
          <w:lang w:val="es-ES"/>
        </w:rPr>
        <w:t xml:space="preserve"> ICA-NSF las aguas del punto presentan gran variabilidad en su calidad, las valoraciones determinadas están en el rango de mala a buena. </w:t>
      </w:r>
    </w:p>
    <w:p w14:paraId="19C49E16" w14:textId="77777777" w:rsidR="006D2D8B" w:rsidRDefault="006D2D8B" w:rsidP="006D2D8B">
      <w:pPr>
        <w:rPr>
          <w:lang w:val="es-ES"/>
        </w:rPr>
      </w:pPr>
    </w:p>
    <w:tbl>
      <w:tblPr>
        <w:tblStyle w:val="Cuadrculaclara"/>
        <w:tblW w:w="0" w:type="auto"/>
        <w:tblLook w:val="04A0" w:firstRow="1" w:lastRow="0" w:firstColumn="1" w:lastColumn="0" w:noHBand="0" w:noVBand="1"/>
      </w:tblPr>
      <w:tblGrid>
        <w:gridCol w:w="2385"/>
        <w:gridCol w:w="1971"/>
        <w:gridCol w:w="2182"/>
        <w:gridCol w:w="2182"/>
      </w:tblGrid>
      <w:tr w:rsidR="006D2D8B" w14:paraId="17D6C6DC" w14:textId="77777777" w:rsidTr="00361D3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26F17308" w14:textId="3A340CE7" w:rsidR="006D2D8B" w:rsidRPr="00A44C82" w:rsidRDefault="00A44C82" w:rsidP="00A44C82">
            <w:pPr>
              <w:pStyle w:val="Descripcin"/>
              <w:keepNext/>
              <w:spacing w:after="0"/>
              <w:jc w:val="center"/>
            </w:pPr>
            <w:bookmarkStart w:id="130" w:name="_Toc108436975"/>
            <w:r w:rsidRPr="00A44C82">
              <w:rPr>
                <w:b w:val="0"/>
              </w:rPr>
              <w:t xml:space="preserve">CUADRO </w:t>
            </w:r>
            <w:r w:rsidRPr="00A44C82">
              <w:fldChar w:fldCharType="begin"/>
            </w:r>
            <w:r w:rsidRPr="00A44C82">
              <w:rPr>
                <w:b w:val="0"/>
              </w:rPr>
              <w:instrText xml:space="preserve"> SEQ CUADRO \* ARABIC </w:instrText>
            </w:r>
            <w:r w:rsidRPr="00A44C82">
              <w:fldChar w:fldCharType="separate"/>
            </w:r>
            <w:r w:rsidR="00D14FCF">
              <w:rPr>
                <w:b w:val="0"/>
                <w:noProof/>
              </w:rPr>
              <w:t>10</w:t>
            </w:r>
            <w:r w:rsidRPr="00A44C82">
              <w:fldChar w:fldCharType="end"/>
            </w:r>
            <w:r>
              <w:t xml:space="preserve">. </w:t>
            </w:r>
            <w:r w:rsidR="006D2D8B" w:rsidRPr="005F0207">
              <w:rPr>
                <w:rFonts w:ascii="MADE Evolve Sans" w:hAnsi="MADE Evolve Sans"/>
                <w:b w:val="0"/>
              </w:rPr>
              <w:t>CUMPLIMIENTO DE LA RESOLUCIÓN 222/02 – FW 109-MYRZ</w:t>
            </w:r>
            <w:bookmarkEnd w:id="130"/>
          </w:p>
        </w:tc>
      </w:tr>
      <w:tr w:rsidR="006D2D8B" w14:paraId="78DB4CEB"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2597AE4E" w14:textId="77777777" w:rsidR="006D2D8B" w:rsidRPr="00AE7201" w:rsidRDefault="006D2D8B" w:rsidP="00361D31">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4706ABA5" w14:textId="77777777" w:rsidR="006D2D8B" w:rsidRPr="00AE7201" w:rsidRDefault="006D2D8B"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65F3B374" w14:textId="77777777" w:rsidR="006D2D8B" w:rsidRPr="00AE7201" w:rsidRDefault="006D2D8B"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5138532A" w14:textId="77777777" w:rsidR="006D2D8B" w:rsidRPr="00AE7201" w:rsidRDefault="006D2D8B"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6D2D8B" w14:paraId="7DF2F452"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022CB56" w14:textId="77777777" w:rsidR="006D2D8B" w:rsidRPr="00AE7201" w:rsidRDefault="006D2D8B" w:rsidP="00361D31">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064" w:type="dxa"/>
            <w:vAlign w:val="center"/>
          </w:tcPr>
          <w:p w14:paraId="21DF4E61" w14:textId="77777777" w:rsidR="006D2D8B" w:rsidRPr="00AE7201" w:rsidRDefault="006D2D8B" w:rsidP="00361D31">
            <w:pPr>
              <w:jc w:val="center"/>
              <w:cnfStyle w:val="000000010000" w:firstRow="0" w:lastRow="0" w:firstColumn="0" w:lastColumn="0" w:oddVBand="0" w:evenVBand="0" w:oddHBand="0" w:evenHBand="1" w:firstRowFirstColumn="0" w:firstRowLastColumn="0" w:lastRowFirstColumn="0" w:lastRowLastColumn="0"/>
            </w:pPr>
            <w:r>
              <w:t>86,67%</w:t>
            </w:r>
          </w:p>
        </w:tc>
        <w:tc>
          <w:tcPr>
            <w:tcW w:w="2292" w:type="dxa"/>
            <w:vAlign w:val="center"/>
          </w:tcPr>
          <w:p w14:paraId="0ECE9231" w14:textId="77777777" w:rsidR="006D2D8B" w:rsidRPr="00AE7201" w:rsidRDefault="006D2D8B" w:rsidP="00361D31">
            <w:pPr>
              <w:jc w:val="center"/>
              <w:cnfStyle w:val="000000010000" w:firstRow="0" w:lastRow="0" w:firstColumn="0" w:lastColumn="0" w:oddVBand="0" w:evenVBand="0" w:oddHBand="0" w:evenHBand="1" w:firstRowFirstColumn="0" w:firstRowLastColumn="0" w:lastRowFirstColumn="0" w:lastRowLastColumn="0"/>
            </w:pPr>
            <w:r>
              <w:t>91,1%</w:t>
            </w:r>
          </w:p>
        </w:tc>
        <w:tc>
          <w:tcPr>
            <w:tcW w:w="2292" w:type="dxa"/>
            <w:vAlign w:val="center"/>
          </w:tcPr>
          <w:p w14:paraId="25CB290F" w14:textId="77777777" w:rsidR="006D2D8B" w:rsidRPr="00AE7201" w:rsidRDefault="006D2D8B" w:rsidP="00361D31">
            <w:pPr>
              <w:jc w:val="center"/>
              <w:cnfStyle w:val="000000010000" w:firstRow="0" w:lastRow="0" w:firstColumn="0" w:lastColumn="0" w:oddVBand="0" w:evenVBand="0" w:oddHBand="0" w:evenHBand="1" w:firstRowFirstColumn="0" w:firstRowLastColumn="0" w:lastRowFirstColumn="0" w:lastRowLastColumn="0"/>
            </w:pPr>
            <w:r>
              <w:t>84,5%</w:t>
            </w:r>
          </w:p>
        </w:tc>
      </w:tr>
      <w:tr w:rsidR="006D2D8B" w14:paraId="5ED08EFE"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C93DFC1" w14:textId="77777777" w:rsidR="006D2D8B" w:rsidRPr="00AE7201" w:rsidRDefault="006D2D8B" w:rsidP="00361D31">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064" w:type="dxa"/>
            <w:vAlign w:val="center"/>
          </w:tcPr>
          <w:p w14:paraId="7FFBD397" w14:textId="77777777" w:rsidR="006D2D8B" w:rsidRPr="00AE7201" w:rsidRDefault="006D2D8B" w:rsidP="00361D31">
            <w:pPr>
              <w:jc w:val="center"/>
              <w:cnfStyle w:val="000000100000" w:firstRow="0" w:lastRow="0" w:firstColumn="0" w:lastColumn="0" w:oddVBand="0" w:evenVBand="0" w:oddHBand="1" w:evenHBand="0" w:firstRowFirstColumn="0" w:firstRowLastColumn="0" w:lastRowFirstColumn="0" w:lastRowLastColumn="0"/>
            </w:pPr>
            <w:r>
              <w:t>13,33%</w:t>
            </w:r>
          </w:p>
        </w:tc>
        <w:tc>
          <w:tcPr>
            <w:tcW w:w="2292" w:type="dxa"/>
            <w:vAlign w:val="center"/>
          </w:tcPr>
          <w:p w14:paraId="7AF13805" w14:textId="77777777" w:rsidR="006D2D8B" w:rsidRPr="00AE7201" w:rsidRDefault="006D2D8B" w:rsidP="00361D31">
            <w:pPr>
              <w:jc w:val="center"/>
              <w:cnfStyle w:val="000000100000" w:firstRow="0" w:lastRow="0" w:firstColumn="0" w:lastColumn="0" w:oddVBand="0" w:evenVBand="0" w:oddHBand="1" w:evenHBand="0" w:firstRowFirstColumn="0" w:firstRowLastColumn="0" w:lastRowFirstColumn="0" w:lastRowLastColumn="0"/>
            </w:pPr>
            <w:r>
              <w:t>8,88%</w:t>
            </w:r>
          </w:p>
        </w:tc>
        <w:tc>
          <w:tcPr>
            <w:tcW w:w="2292" w:type="dxa"/>
            <w:vAlign w:val="center"/>
          </w:tcPr>
          <w:p w14:paraId="12FF14E0" w14:textId="77777777" w:rsidR="006D2D8B" w:rsidRPr="00AE7201" w:rsidRDefault="006D2D8B" w:rsidP="00361D31">
            <w:pPr>
              <w:jc w:val="center"/>
              <w:cnfStyle w:val="000000100000" w:firstRow="0" w:lastRow="0" w:firstColumn="0" w:lastColumn="0" w:oddVBand="0" w:evenVBand="0" w:oddHBand="1" w:evenHBand="0" w:firstRowFirstColumn="0" w:firstRowLastColumn="0" w:lastRowFirstColumn="0" w:lastRowLastColumn="0"/>
            </w:pPr>
            <w:r>
              <w:t>15,5%</w:t>
            </w:r>
          </w:p>
        </w:tc>
      </w:tr>
      <w:tr w:rsidR="006D2D8B" w14:paraId="3F4E3BCF"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20A9A44" w14:textId="77777777" w:rsidR="006D2D8B" w:rsidRPr="00AE7201" w:rsidRDefault="006D2D8B" w:rsidP="00361D31">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064" w:type="dxa"/>
          </w:tcPr>
          <w:p w14:paraId="6BCCDD12" w14:textId="77777777" w:rsidR="006D2D8B" w:rsidRPr="0089506E" w:rsidRDefault="006D2D8B" w:rsidP="006D2D8B">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89506E">
              <w:rPr>
                <w:sz w:val="18"/>
                <w:szCs w:val="18"/>
              </w:rPr>
              <w:t>Oxígeno disuelto</w:t>
            </w:r>
          </w:p>
          <w:p w14:paraId="2D49E87D" w14:textId="77777777" w:rsidR="006D2D8B" w:rsidRDefault="006D2D8B" w:rsidP="006D2D8B">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89506E">
              <w:rPr>
                <w:sz w:val="18"/>
                <w:szCs w:val="18"/>
              </w:rPr>
              <w:t>Amoniaco</w:t>
            </w:r>
          </w:p>
          <w:p w14:paraId="0768D1DD" w14:textId="77777777" w:rsidR="006D2D8B" w:rsidRPr="0089506E" w:rsidRDefault="006D2D8B" w:rsidP="006D2D8B">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Fósforo total</w:t>
            </w:r>
          </w:p>
          <w:p w14:paraId="5B47C594" w14:textId="77777777" w:rsidR="006D2D8B" w:rsidRPr="0089506E" w:rsidRDefault="006D2D8B" w:rsidP="006D2D8B">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89506E">
              <w:rPr>
                <w:sz w:val="18"/>
                <w:szCs w:val="18"/>
              </w:rPr>
              <w:t>Hierro soluble</w:t>
            </w:r>
          </w:p>
          <w:p w14:paraId="6B73A4BE" w14:textId="77777777" w:rsidR="006D2D8B" w:rsidRPr="0089506E" w:rsidRDefault="006D2D8B" w:rsidP="006D2D8B">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89506E">
              <w:rPr>
                <w:sz w:val="18"/>
                <w:szCs w:val="18"/>
              </w:rPr>
              <w:t>Coliformes totales</w:t>
            </w:r>
          </w:p>
          <w:p w14:paraId="4E83EF07" w14:textId="77777777" w:rsidR="006D2D8B" w:rsidRPr="00AE7201" w:rsidRDefault="006D2D8B" w:rsidP="006D2D8B">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rsidRPr="0089506E">
              <w:rPr>
                <w:sz w:val="18"/>
                <w:szCs w:val="18"/>
              </w:rPr>
              <w:t>Coliformes fecales</w:t>
            </w:r>
          </w:p>
        </w:tc>
        <w:tc>
          <w:tcPr>
            <w:tcW w:w="2292" w:type="dxa"/>
          </w:tcPr>
          <w:p w14:paraId="3675CFDD" w14:textId="77777777" w:rsidR="006D2D8B" w:rsidRDefault="006D2D8B" w:rsidP="006D2D8B">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Fósforo total</w:t>
            </w:r>
          </w:p>
          <w:p w14:paraId="60B40F79" w14:textId="77777777" w:rsidR="006D2D8B" w:rsidRDefault="006D2D8B" w:rsidP="006D2D8B">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Amoníaco</w:t>
            </w:r>
          </w:p>
          <w:p w14:paraId="76C28C04" w14:textId="77777777" w:rsidR="006D2D8B" w:rsidRDefault="006D2D8B" w:rsidP="006D2D8B">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Manganeso</w:t>
            </w:r>
          </w:p>
          <w:p w14:paraId="20826759" w14:textId="77777777" w:rsidR="006D2D8B" w:rsidRDefault="006D2D8B" w:rsidP="006D2D8B">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Hierro soluble</w:t>
            </w:r>
          </w:p>
          <w:p w14:paraId="45C37868" w14:textId="77777777" w:rsidR="006D2D8B" w:rsidRPr="00AE7201" w:rsidRDefault="006D2D8B" w:rsidP="00361D31">
            <w:pPr>
              <w:pStyle w:val="Prrafodelista"/>
              <w:ind w:left="176"/>
              <w:cnfStyle w:val="000000010000" w:firstRow="0" w:lastRow="0" w:firstColumn="0" w:lastColumn="0" w:oddVBand="0" w:evenVBand="0" w:oddHBand="0" w:evenHBand="1" w:firstRowFirstColumn="0" w:firstRowLastColumn="0" w:lastRowFirstColumn="0" w:lastRowLastColumn="0"/>
              <w:rPr>
                <w:sz w:val="18"/>
                <w:szCs w:val="18"/>
              </w:rPr>
            </w:pPr>
          </w:p>
        </w:tc>
        <w:tc>
          <w:tcPr>
            <w:tcW w:w="2292" w:type="dxa"/>
          </w:tcPr>
          <w:p w14:paraId="76EEF4A9" w14:textId="77777777" w:rsidR="006D2D8B" w:rsidRDefault="006D2D8B" w:rsidP="006D2D8B">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Oxígeno disuelto</w:t>
            </w:r>
          </w:p>
          <w:p w14:paraId="482CF127" w14:textId="77777777" w:rsidR="006D2D8B" w:rsidRDefault="006D2D8B" w:rsidP="006D2D8B">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Fósforo total</w:t>
            </w:r>
          </w:p>
          <w:p w14:paraId="7F2C4573" w14:textId="77777777" w:rsidR="006D2D8B" w:rsidRDefault="006D2D8B" w:rsidP="006D2D8B">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Aluminio</w:t>
            </w:r>
          </w:p>
          <w:p w14:paraId="60713646" w14:textId="77777777" w:rsidR="006D2D8B" w:rsidRDefault="006D2D8B" w:rsidP="006D2D8B">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Manganeso</w:t>
            </w:r>
          </w:p>
          <w:p w14:paraId="723C120A" w14:textId="77777777" w:rsidR="006D2D8B" w:rsidRDefault="006D2D8B" w:rsidP="006D2D8B">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Plomo</w:t>
            </w:r>
          </w:p>
          <w:p w14:paraId="058CF815" w14:textId="77777777" w:rsidR="006D2D8B" w:rsidRDefault="006D2D8B" w:rsidP="006D2D8B">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Hierro soluble</w:t>
            </w:r>
          </w:p>
          <w:p w14:paraId="0C15E711" w14:textId="77777777" w:rsidR="006D2D8B" w:rsidRPr="00AE7201" w:rsidRDefault="006D2D8B" w:rsidP="006D2D8B">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tc>
      </w:tr>
    </w:tbl>
    <w:p w14:paraId="627EF9F8" w14:textId="77777777" w:rsidR="005D2D80" w:rsidRDefault="005D2D80" w:rsidP="004005D0">
      <w:pPr>
        <w:spacing w:line="259" w:lineRule="auto"/>
        <w:contextualSpacing w:val="0"/>
        <w:jc w:val="both"/>
        <w:rPr>
          <w:rFonts w:asciiTheme="majorHAnsi" w:hAnsiTheme="majorHAnsi" w:cs="Courier New"/>
        </w:rPr>
      </w:pPr>
    </w:p>
    <w:p w14:paraId="37595CBA" w14:textId="77777777" w:rsidR="006D2D8B" w:rsidRDefault="006D2D8B" w:rsidP="004005D0">
      <w:pPr>
        <w:spacing w:line="259" w:lineRule="auto"/>
        <w:contextualSpacing w:val="0"/>
        <w:jc w:val="both"/>
        <w:rPr>
          <w:rFonts w:asciiTheme="majorHAnsi" w:hAnsiTheme="majorHAnsi" w:cs="Courier New"/>
        </w:rPr>
      </w:pPr>
    </w:p>
    <w:p w14:paraId="7A470DF4" w14:textId="77777777" w:rsidR="006D2D8B" w:rsidRDefault="006D2D8B" w:rsidP="004005D0">
      <w:pPr>
        <w:spacing w:line="259" w:lineRule="auto"/>
        <w:contextualSpacing w:val="0"/>
        <w:jc w:val="both"/>
        <w:rPr>
          <w:rFonts w:asciiTheme="majorHAnsi" w:hAnsiTheme="majorHAnsi" w:cs="Courier New"/>
        </w:rPr>
      </w:pPr>
    </w:p>
    <w:p w14:paraId="12EF474C" w14:textId="77777777" w:rsidR="006D2D8B" w:rsidRDefault="006D2D8B" w:rsidP="004005D0">
      <w:pPr>
        <w:spacing w:line="259" w:lineRule="auto"/>
        <w:contextualSpacing w:val="0"/>
        <w:jc w:val="both"/>
        <w:rPr>
          <w:rFonts w:asciiTheme="majorHAnsi" w:hAnsiTheme="majorHAnsi" w:cs="Courier New"/>
        </w:rPr>
      </w:pPr>
    </w:p>
    <w:p w14:paraId="008EF99E" w14:textId="77777777" w:rsidR="006D2D8B" w:rsidRDefault="006D2D8B" w:rsidP="004005D0">
      <w:pPr>
        <w:spacing w:line="259" w:lineRule="auto"/>
        <w:contextualSpacing w:val="0"/>
        <w:jc w:val="both"/>
        <w:rPr>
          <w:rFonts w:asciiTheme="majorHAnsi" w:hAnsiTheme="majorHAnsi" w:cs="Courier New"/>
        </w:rPr>
      </w:pPr>
    </w:p>
    <w:p w14:paraId="080ACF0F" w14:textId="77777777" w:rsidR="006D2D8B" w:rsidRPr="009E6594" w:rsidRDefault="006D2D8B" w:rsidP="004005D0">
      <w:pPr>
        <w:spacing w:line="259" w:lineRule="auto"/>
        <w:contextualSpacing w:val="0"/>
        <w:jc w:val="both"/>
        <w:rPr>
          <w:rFonts w:asciiTheme="majorHAnsi" w:hAnsiTheme="majorHAnsi" w:cs="Courier New"/>
        </w:rPr>
      </w:pPr>
    </w:p>
    <w:p w14:paraId="60D758C8" w14:textId="7550E1C6" w:rsidR="001837DE" w:rsidRDefault="003D3D08" w:rsidP="004005D0">
      <w:pPr>
        <w:pStyle w:val="Ttulo2"/>
        <w:spacing w:before="0"/>
      </w:pPr>
      <w:bookmarkStart w:id="131" w:name="_Toc70326573"/>
      <w:bookmarkStart w:id="132" w:name="_Toc70327381"/>
      <w:bookmarkStart w:id="133" w:name="_Toc108566554"/>
      <w:r>
        <w:t>3.1</w:t>
      </w:r>
      <w:r w:rsidR="00E84D55" w:rsidRPr="00054562">
        <w:t xml:space="preserve">.11 </w:t>
      </w:r>
      <w:bookmarkEnd w:id="131"/>
      <w:bookmarkEnd w:id="132"/>
      <w:r w:rsidR="00054722" w:rsidRPr="00054722">
        <w:t>Análisis del punto FW 317-RZ</w:t>
      </w:r>
      <w:bookmarkEnd w:id="133"/>
    </w:p>
    <w:p w14:paraId="1BCFAF7E" w14:textId="77777777" w:rsidR="009C4D1F" w:rsidRPr="000F01D7" w:rsidRDefault="009C4D1F" w:rsidP="00101444">
      <w:pPr>
        <w:rPr>
          <w:sz w:val="10"/>
        </w:rPr>
      </w:pPr>
    </w:p>
    <w:p w14:paraId="5CB690AB" w14:textId="77777777" w:rsidR="00054722" w:rsidRDefault="00054722" w:rsidP="00054722">
      <w:pPr>
        <w:jc w:val="both"/>
      </w:pPr>
      <w:r>
        <w:t xml:space="preserve">La estación de monitoreo FW 317-RZ se encuentra entre extremo sur de Rancho Z y el extremo norte de la propiedad denominada La Blanca, administrativamente se localiza en el lugar conocido como </w:t>
      </w:r>
      <w:proofErr w:type="spellStart"/>
      <w:r>
        <w:t>Jhugua</w:t>
      </w:r>
      <w:proofErr w:type="spellEnd"/>
      <w:r>
        <w:t xml:space="preserve"> </w:t>
      </w:r>
      <w:proofErr w:type="spellStart"/>
      <w:r>
        <w:t>Ñandu</w:t>
      </w:r>
      <w:proofErr w:type="spellEnd"/>
      <w:r>
        <w:t xml:space="preserve"> distrito Concepción, Departamento de Concepción; sus coordenadas UTM de referencia son 21K 503324.00 m </w:t>
      </w:r>
      <w:proofErr w:type="gramStart"/>
      <w:r>
        <w:t>E  7459243.00</w:t>
      </w:r>
      <w:proofErr w:type="gramEnd"/>
      <w:r>
        <w:t xml:space="preserve"> m S.</w:t>
      </w:r>
    </w:p>
    <w:p w14:paraId="62D8D772" w14:textId="77777777" w:rsidR="00054722" w:rsidRDefault="00054722" w:rsidP="00054722">
      <w:pPr>
        <w:jc w:val="both"/>
      </w:pPr>
    </w:p>
    <w:p w14:paraId="33CE1CC3" w14:textId="77777777" w:rsidR="00054722" w:rsidRDefault="00054722" w:rsidP="00054722">
      <w:pPr>
        <w:jc w:val="both"/>
      </w:pPr>
      <w:r w:rsidRPr="003A226B">
        <w:rPr>
          <w:highlight w:val="magenta"/>
        </w:rPr>
        <w:t>Este punto de monitoreo se localiza sobre el arroyo Trementina</w:t>
      </w:r>
      <w:r>
        <w:t xml:space="preserve">, en la parte baja de la microcuenca homónima, el cauce en el tramo verificado es </w:t>
      </w:r>
      <w:proofErr w:type="gramStart"/>
      <w:r>
        <w:t>de  aproximadamente</w:t>
      </w:r>
      <w:proofErr w:type="gramEnd"/>
      <w:r>
        <w:t xml:space="preserve"> 14 metros de ancho y </w:t>
      </w:r>
      <w:r w:rsidRPr="001347B7">
        <w:rPr>
          <w:highlight w:val="magenta"/>
        </w:rPr>
        <w:t>presento caudal de agua en todas las campañas realizadas.</w:t>
      </w:r>
      <w:r>
        <w:t xml:space="preserve"> </w:t>
      </w:r>
    </w:p>
    <w:p w14:paraId="05323158" w14:textId="77777777" w:rsidR="00054722" w:rsidRDefault="00054722" w:rsidP="00054722">
      <w:pPr>
        <w:jc w:val="both"/>
      </w:pPr>
    </w:p>
    <w:p w14:paraId="3FD763AB" w14:textId="527731FC" w:rsidR="000F01D7" w:rsidRDefault="00054722" w:rsidP="00054722">
      <w:pPr>
        <w:jc w:val="both"/>
      </w:pPr>
      <w:r>
        <w:t xml:space="preserve">De acuerdo a los resultados de laboratorio obtenidos en las sucesivas campañas se aplicó el Índice de Calidad de Agua de la </w:t>
      </w:r>
      <w:proofErr w:type="spellStart"/>
      <w:r w:rsidRPr="00054722">
        <w:rPr>
          <w:i/>
        </w:rPr>
        <w:t>National</w:t>
      </w:r>
      <w:proofErr w:type="spellEnd"/>
      <w:r w:rsidRPr="00054722">
        <w:rPr>
          <w:i/>
        </w:rPr>
        <w:t xml:space="preserve"> </w:t>
      </w:r>
      <w:proofErr w:type="spellStart"/>
      <w:r w:rsidRPr="00054722">
        <w:rPr>
          <w:i/>
        </w:rPr>
        <w:t>Sanitation</w:t>
      </w:r>
      <w:proofErr w:type="spellEnd"/>
      <w:r w:rsidRPr="00054722">
        <w:rPr>
          <w:i/>
        </w:rPr>
        <w:t xml:space="preserve"> </w:t>
      </w:r>
      <w:proofErr w:type="spellStart"/>
      <w:r w:rsidRPr="00054722">
        <w:rPr>
          <w:i/>
        </w:rPr>
        <w:t>Foundation</w:t>
      </w:r>
      <w:proofErr w:type="spellEnd"/>
      <w:r>
        <w:t xml:space="preserve"> (ICA-NSF) y se evaluó el grado de cumplimiento </w:t>
      </w:r>
      <w:proofErr w:type="gramStart"/>
      <w:r>
        <w:t>del  padrón</w:t>
      </w:r>
      <w:proofErr w:type="gramEnd"/>
      <w:r>
        <w:t xml:space="preserve"> nacional de agua establecido según Resolución </w:t>
      </w:r>
      <w:proofErr w:type="spellStart"/>
      <w:r>
        <w:t>N</w:t>
      </w:r>
      <w:r>
        <w:rPr>
          <w:rFonts w:ascii="Courier New" w:hAnsi="Courier New" w:cs="Courier New"/>
        </w:rPr>
        <w:t>º</w:t>
      </w:r>
      <w:proofErr w:type="spellEnd"/>
      <w:r>
        <w:t xml:space="preserve"> 222/02.</w:t>
      </w:r>
    </w:p>
    <w:p w14:paraId="41C57FF7" w14:textId="77777777" w:rsidR="00054722" w:rsidRPr="00101444" w:rsidRDefault="00054722" w:rsidP="00054722"/>
    <w:p w14:paraId="285F5502" w14:textId="2918FE62" w:rsidR="004F4E2E" w:rsidRDefault="00054722" w:rsidP="00101444">
      <w:pPr>
        <w:rPr>
          <w:lang w:val="en-US"/>
        </w:rPr>
      </w:pPr>
      <w:r>
        <w:rPr>
          <w:noProof/>
          <w:lang w:val="es-ES" w:eastAsia="es-ES"/>
        </w:rPr>
        <w:drawing>
          <wp:inline distT="0" distB="0" distL="0" distR="0" wp14:anchorId="3EE3BA76" wp14:editId="628ECED0">
            <wp:extent cx="5400040" cy="2788315"/>
            <wp:effectExtent l="0" t="0" r="10160" b="12065"/>
            <wp:docPr id="312" name="Gráfico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Tablaconcuadrcula1"/>
        <w:tblW w:w="8505" w:type="dxa"/>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073"/>
        <w:gridCol w:w="1535"/>
        <w:gridCol w:w="1507"/>
        <w:gridCol w:w="1506"/>
        <w:gridCol w:w="1496"/>
        <w:gridCol w:w="1388"/>
      </w:tblGrid>
      <w:tr w:rsidR="00054722" w:rsidRPr="006732EE" w14:paraId="37843F69" w14:textId="77777777" w:rsidTr="00361D31">
        <w:tc>
          <w:tcPr>
            <w:tcW w:w="1073" w:type="dxa"/>
            <w:vAlign w:val="center"/>
          </w:tcPr>
          <w:p w14:paraId="094E4EBC" w14:textId="77777777" w:rsidR="00054722" w:rsidRPr="006732EE" w:rsidRDefault="00054722" w:rsidP="00361D31">
            <w:pPr>
              <w:spacing w:line="240" w:lineRule="auto"/>
              <w:contextualSpacing w:val="0"/>
              <w:jc w:val="center"/>
              <w:rPr>
                <w:rFonts w:eastAsia="Calibri"/>
                <w:sz w:val="16"/>
                <w:szCs w:val="16"/>
              </w:rPr>
            </w:pPr>
            <w:r w:rsidRPr="006732EE">
              <w:rPr>
                <w:rFonts w:eastAsia="Calibri"/>
                <w:sz w:val="16"/>
                <w:szCs w:val="16"/>
              </w:rPr>
              <w:t>NFS</w:t>
            </w:r>
          </w:p>
        </w:tc>
        <w:tc>
          <w:tcPr>
            <w:tcW w:w="1535" w:type="dxa"/>
            <w:shd w:val="clear" w:color="auto" w:fill="2E74B5" w:themeFill="accent1" w:themeFillShade="BF"/>
            <w:vAlign w:val="center"/>
          </w:tcPr>
          <w:p w14:paraId="1C2F3819" w14:textId="77777777" w:rsidR="00054722" w:rsidRPr="006732EE" w:rsidRDefault="00054722" w:rsidP="00361D31">
            <w:pPr>
              <w:spacing w:line="240" w:lineRule="auto"/>
              <w:contextualSpacing w:val="0"/>
              <w:jc w:val="center"/>
              <w:rPr>
                <w:rFonts w:eastAsia="Calibri"/>
                <w:sz w:val="16"/>
                <w:szCs w:val="16"/>
              </w:rPr>
            </w:pPr>
            <w:r w:rsidRPr="006732EE">
              <w:rPr>
                <w:rFonts w:eastAsia="Calibri"/>
                <w:sz w:val="16"/>
                <w:szCs w:val="16"/>
              </w:rPr>
              <w:t>Excelente</w:t>
            </w:r>
            <w:r w:rsidRPr="006732EE">
              <w:rPr>
                <w:rFonts w:eastAsia="Calibri"/>
                <w:sz w:val="16"/>
                <w:szCs w:val="16"/>
                <w:lang w:val="en-US"/>
              </w:rPr>
              <w:t xml:space="preserve">: </w:t>
            </w:r>
            <w:r w:rsidRPr="006732EE">
              <w:rPr>
                <w:rFonts w:eastAsia="Calibri"/>
                <w:sz w:val="16"/>
                <w:szCs w:val="16"/>
              </w:rPr>
              <w:t>91 – 100</w:t>
            </w:r>
          </w:p>
        </w:tc>
        <w:tc>
          <w:tcPr>
            <w:tcW w:w="1507" w:type="dxa"/>
            <w:shd w:val="clear" w:color="auto" w:fill="6CAB68"/>
            <w:vAlign w:val="center"/>
          </w:tcPr>
          <w:p w14:paraId="5A87DA97" w14:textId="77777777" w:rsidR="00054722" w:rsidRPr="006732EE" w:rsidRDefault="00054722" w:rsidP="00361D31">
            <w:pPr>
              <w:spacing w:line="240" w:lineRule="auto"/>
              <w:contextualSpacing w:val="0"/>
              <w:jc w:val="center"/>
              <w:rPr>
                <w:rFonts w:eastAsia="Calibri"/>
                <w:sz w:val="16"/>
                <w:szCs w:val="16"/>
              </w:rPr>
            </w:pPr>
            <w:proofErr w:type="gramStart"/>
            <w:r w:rsidRPr="006732EE">
              <w:rPr>
                <w:rFonts w:eastAsia="Calibri"/>
                <w:sz w:val="16"/>
                <w:szCs w:val="16"/>
              </w:rPr>
              <w:t>Buena :</w:t>
            </w:r>
            <w:proofErr w:type="gramEnd"/>
            <w:r w:rsidRPr="006732EE">
              <w:rPr>
                <w:rFonts w:eastAsia="Calibri"/>
                <w:sz w:val="16"/>
                <w:szCs w:val="16"/>
              </w:rPr>
              <w:t xml:space="preserve"> 71-90</w:t>
            </w:r>
          </w:p>
        </w:tc>
        <w:tc>
          <w:tcPr>
            <w:tcW w:w="1506" w:type="dxa"/>
            <w:shd w:val="clear" w:color="auto" w:fill="FFFF00"/>
            <w:vAlign w:val="center"/>
          </w:tcPr>
          <w:p w14:paraId="28D9C5F2" w14:textId="77777777" w:rsidR="00054722" w:rsidRPr="006732EE" w:rsidRDefault="00054722" w:rsidP="00361D31">
            <w:pPr>
              <w:spacing w:line="240" w:lineRule="auto"/>
              <w:contextualSpacing w:val="0"/>
              <w:jc w:val="center"/>
              <w:rPr>
                <w:rFonts w:eastAsia="Calibri"/>
                <w:sz w:val="16"/>
                <w:szCs w:val="16"/>
              </w:rPr>
            </w:pPr>
            <w:proofErr w:type="gramStart"/>
            <w:r w:rsidRPr="006732EE">
              <w:rPr>
                <w:rFonts w:eastAsia="Calibri"/>
                <w:sz w:val="16"/>
                <w:szCs w:val="16"/>
              </w:rPr>
              <w:t>Media :</w:t>
            </w:r>
            <w:proofErr w:type="gramEnd"/>
            <w:r w:rsidRPr="006732EE">
              <w:rPr>
                <w:rFonts w:eastAsia="Calibri"/>
                <w:sz w:val="16"/>
                <w:szCs w:val="16"/>
              </w:rPr>
              <w:t xml:space="preserve"> 51-70</w:t>
            </w:r>
          </w:p>
        </w:tc>
        <w:tc>
          <w:tcPr>
            <w:tcW w:w="1496" w:type="dxa"/>
            <w:shd w:val="clear" w:color="auto" w:fill="FFC000"/>
            <w:vAlign w:val="center"/>
          </w:tcPr>
          <w:p w14:paraId="458BAEC1" w14:textId="77777777" w:rsidR="00054722" w:rsidRPr="006732EE" w:rsidRDefault="00054722" w:rsidP="00361D31">
            <w:pPr>
              <w:spacing w:line="240" w:lineRule="auto"/>
              <w:contextualSpacing w:val="0"/>
              <w:jc w:val="center"/>
              <w:rPr>
                <w:rFonts w:eastAsia="Calibri"/>
                <w:sz w:val="16"/>
                <w:szCs w:val="16"/>
              </w:rPr>
            </w:pPr>
            <w:proofErr w:type="gramStart"/>
            <w:r w:rsidRPr="006732EE">
              <w:rPr>
                <w:rFonts w:eastAsia="Calibri"/>
                <w:sz w:val="16"/>
                <w:szCs w:val="16"/>
              </w:rPr>
              <w:t>Mala :</w:t>
            </w:r>
            <w:proofErr w:type="gramEnd"/>
            <w:r w:rsidRPr="006732EE">
              <w:rPr>
                <w:rFonts w:eastAsia="Calibri"/>
                <w:sz w:val="16"/>
                <w:szCs w:val="16"/>
              </w:rPr>
              <w:t xml:space="preserve"> 26-50</w:t>
            </w:r>
          </w:p>
        </w:tc>
        <w:tc>
          <w:tcPr>
            <w:tcW w:w="1388" w:type="dxa"/>
            <w:shd w:val="clear" w:color="auto" w:fill="BF3030"/>
            <w:vAlign w:val="center"/>
          </w:tcPr>
          <w:p w14:paraId="1ABBF3CA" w14:textId="77777777" w:rsidR="00054722" w:rsidRPr="006732EE" w:rsidRDefault="00054722" w:rsidP="00361D31">
            <w:pPr>
              <w:spacing w:line="240" w:lineRule="auto"/>
              <w:contextualSpacing w:val="0"/>
              <w:jc w:val="center"/>
              <w:rPr>
                <w:rFonts w:eastAsia="Calibri"/>
                <w:sz w:val="16"/>
                <w:szCs w:val="16"/>
              </w:rPr>
            </w:pPr>
            <w:r w:rsidRPr="006732EE">
              <w:rPr>
                <w:rFonts w:eastAsia="Calibri"/>
                <w:sz w:val="16"/>
                <w:szCs w:val="16"/>
              </w:rPr>
              <w:t xml:space="preserve">Muy </w:t>
            </w:r>
            <w:proofErr w:type="gramStart"/>
            <w:r w:rsidRPr="006732EE">
              <w:rPr>
                <w:rFonts w:eastAsia="Calibri"/>
                <w:sz w:val="16"/>
                <w:szCs w:val="16"/>
              </w:rPr>
              <w:t>mala :</w:t>
            </w:r>
            <w:proofErr w:type="gramEnd"/>
            <w:r w:rsidRPr="006732EE">
              <w:rPr>
                <w:rFonts w:eastAsia="Calibri"/>
                <w:sz w:val="16"/>
                <w:szCs w:val="16"/>
              </w:rPr>
              <w:t xml:space="preserve"> 0-25</w:t>
            </w:r>
          </w:p>
        </w:tc>
      </w:tr>
    </w:tbl>
    <w:p w14:paraId="0F0900B3" w14:textId="26E91EF8" w:rsidR="00371DC4" w:rsidRPr="00E44E0B" w:rsidRDefault="00AC505E" w:rsidP="00AC505E">
      <w:pPr>
        <w:pStyle w:val="Descripcin"/>
        <w:keepNext/>
      </w:pPr>
      <w:bookmarkStart w:id="134" w:name="_Toc70330504"/>
      <w:bookmarkStart w:id="135" w:name="_Toc108470343"/>
      <w:r>
        <w:t xml:space="preserve">Figura </w:t>
      </w:r>
      <w:fldSimple w:instr=" SEQ Figura \* ARABIC ">
        <w:r w:rsidR="00626AE4">
          <w:rPr>
            <w:noProof/>
          </w:rPr>
          <w:t>11</w:t>
        </w:r>
      </w:fldSimple>
      <w:r>
        <w:t xml:space="preserve">. </w:t>
      </w:r>
      <w:r w:rsidR="00054722" w:rsidRPr="00054722">
        <w:t>Evaluación del punto de monitoreo FW 317-RZ</w:t>
      </w:r>
      <w:r w:rsidR="00371DC4">
        <w:rPr>
          <w:rFonts w:asciiTheme="majorHAnsi" w:hAnsiTheme="majorHAnsi" w:cs="Courier New"/>
        </w:rPr>
        <w:t>.</w:t>
      </w:r>
      <w:bookmarkEnd w:id="134"/>
      <w:bookmarkEnd w:id="135"/>
    </w:p>
    <w:p w14:paraId="47CC447B" w14:textId="77777777" w:rsidR="00054722" w:rsidRDefault="00054722" w:rsidP="00054722">
      <w:pPr>
        <w:jc w:val="both"/>
        <w:rPr>
          <w:lang w:val="es-ES"/>
        </w:rPr>
      </w:pPr>
      <w:r>
        <w:rPr>
          <w:lang w:val="es-ES"/>
        </w:rPr>
        <w:t>La aplicación del ICA-NSF determino una calidad de agua media en todas las campañas realizadas. El cumplimiento de los requisitos del padrón nacional de aguas estuvo entre el 84,5% y el 86,7%.</w:t>
      </w:r>
    </w:p>
    <w:p w14:paraId="026C0B70" w14:textId="77777777" w:rsidR="00054722" w:rsidRDefault="00054722" w:rsidP="00054722">
      <w:pPr>
        <w:rPr>
          <w:lang w:val="es-ES"/>
        </w:rPr>
      </w:pPr>
    </w:p>
    <w:tbl>
      <w:tblPr>
        <w:tblStyle w:val="Cuadrculaclara"/>
        <w:tblW w:w="5000" w:type="pct"/>
        <w:tblLook w:val="04A0" w:firstRow="1" w:lastRow="0" w:firstColumn="1" w:lastColumn="0" w:noHBand="0" w:noVBand="1"/>
      </w:tblPr>
      <w:tblGrid>
        <w:gridCol w:w="2397"/>
        <w:gridCol w:w="2108"/>
        <w:gridCol w:w="2108"/>
        <w:gridCol w:w="2107"/>
      </w:tblGrid>
      <w:tr w:rsidR="00054722" w14:paraId="34C31055" w14:textId="77777777" w:rsidTr="00361D3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000" w:type="pct"/>
            <w:gridSpan w:val="4"/>
          </w:tcPr>
          <w:p w14:paraId="05FF789F" w14:textId="152B1A80" w:rsidR="00054722" w:rsidRPr="00A44C82" w:rsidRDefault="00A44C82" w:rsidP="00A44C82">
            <w:pPr>
              <w:pStyle w:val="Descripcin"/>
              <w:keepNext/>
              <w:spacing w:after="0"/>
              <w:jc w:val="center"/>
              <w:rPr>
                <w:b w:val="0"/>
              </w:rPr>
            </w:pPr>
            <w:bookmarkStart w:id="136" w:name="_Toc108436976"/>
            <w:r w:rsidRPr="00A44C82">
              <w:rPr>
                <w:b w:val="0"/>
              </w:rPr>
              <w:t xml:space="preserve">CUADRO </w:t>
            </w:r>
            <w:r w:rsidRPr="00A44C82">
              <w:fldChar w:fldCharType="begin"/>
            </w:r>
            <w:r w:rsidRPr="00A44C82">
              <w:rPr>
                <w:b w:val="0"/>
              </w:rPr>
              <w:instrText xml:space="preserve"> SEQ CUADRO \* ARABIC </w:instrText>
            </w:r>
            <w:r w:rsidRPr="00A44C82">
              <w:fldChar w:fldCharType="separate"/>
            </w:r>
            <w:r w:rsidR="00D14FCF">
              <w:rPr>
                <w:b w:val="0"/>
                <w:noProof/>
              </w:rPr>
              <w:t>11</w:t>
            </w:r>
            <w:r w:rsidRPr="00A44C82">
              <w:fldChar w:fldCharType="end"/>
            </w:r>
            <w:r w:rsidRPr="00A44C82">
              <w:rPr>
                <w:b w:val="0"/>
              </w:rPr>
              <w:t xml:space="preserve">. </w:t>
            </w:r>
            <w:r w:rsidR="00054722" w:rsidRPr="00A44C82">
              <w:rPr>
                <w:rFonts w:ascii="MADE Evolve Sans" w:hAnsi="MADE Evolve Sans"/>
                <w:b w:val="0"/>
              </w:rPr>
              <w:t>CUMPLIMIENTO DE LA RESOLUCIÓN 222/02</w:t>
            </w:r>
            <w:r w:rsidRPr="00A44C82">
              <w:rPr>
                <w:rFonts w:ascii="MADE Evolve Sans" w:hAnsi="MADE Evolve Sans"/>
                <w:b w:val="0"/>
              </w:rPr>
              <w:t xml:space="preserve"> – FW 317-RZ</w:t>
            </w:r>
            <w:bookmarkEnd w:id="136"/>
          </w:p>
        </w:tc>
      </w:tr>
      <w:tr w:rsidR="00054722" w14:paraId="7BC293E0"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tcPr>
          <w:p w14:paraId="3A564991" w14:textId="77777777" w:rsidR="00054722" w:rsidRPr="00AE7201" w:rsidRDefault="00054722" w:rsidP="00361D31">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1209" w:type="pct"/>
          </w:tcPr>
          <w:p w14:paraId="1B5116D2" w14:textId="77777777" w:rsidR="00054722" w:rsidRPr="00AE7201" w:rsidRDefault="00054722"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1209" w:type="pct"/>
          </w:tcPr>
          <w:p w14:paraId="10E53349" w14:textId="77777777" w:rsidR="00054722" w:rsidRPr="00AE7201" w:rsidRDefault="00054722"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1209" w:type="pct"/>
          </w:tcPr>
          <w:p w14:paraId="43ED2573" w14:textId="77777777" w:rsidR="00054722" w:rsidRPr="00AE7201" w:rsidRDefault="00054722"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054722" w14:paraId="68F999CF"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vAlign w:val="center"/>
          </w:tcPr>
          <w:p w14:paraId="72AFF62D" w14:textId="77777777" w:rsidR="00054722" w:rsidRPr="00AE7201" w:rsidRDefault="00054722" w:rsidP="00361D31">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1209" w:type="pct"/>
          </w:tcPr>
          <w:p w14:paraId="63841BA6" w14:textId="77777777" w:rsidR="00054722" w:rsidRPr="00AE7201" w:rsidRDefault="00054722" w:rsidP="00361D31">
            <w:pPr>
              <w:jc w:val="center"/>
              <w:cnfStyle w:val="000000010000" w:firstRow="0" w:lastRow="0" w:firstColumn="0" w:lastColumn="0" w:oddVBand="0" w:evenVBand="0" w:oddHBand="0" w:evenHBand="1" w:firstRowFirstColumn="0" w:firstRowLastColumn="0" w:lastRowFirstColumn="0" w:lastRowLastColumn="0"/>
            </w:pPr>
            <w:r>
              <w:t>84,5%</w:t>
            </w:r>
          </w:p>
        </w:tc>
        <w:tc>
          <w:tcPr>
            <w:tcW w:w="1209" w:type="pct"/>
          </w:tcPr>
          <w:p w14:paraId="5E25A085" w14:textId="77777777" w:rsidR="00054722" w:rsidRPr="00AE7201" w:rsidRDefault="00054722" w:rsidP="00361D31">
            <w:pPr>
              <w:jc w:val="center"/>
              <w:cnfStyle w:val="000000010000" w:firstRow="0" w:lastRow="0" w:firstColumn="0" w:lastColumn="0" w:oddVBand="0" w:evenVBand="0" w:oddHBand="0" w:evenHBand="1" w:firstRowFirstColumn="0" w:firstRowLastColumn="0" w:lastRowFirstColumn="0" w:lastRowLastColumn="0"/>
            </w:pPr>
            <w:r>
              <w:t>86,7%</w:t>
            </w:r>
          </w:p>
        </w:tc>
        <w:tc>
          <w:tcPr>
            <w:tcW w:w="1209" w:type="pct"/>
          </w:tcPr>
          <w:p w14:paraId="648BF9C3" w14:textId="77777777" w:rsidR="00054722" w:rsidRPr="00AE7201" w:rsidRDefault="00054722" w:rsidP="00361D31">
            <w:pPr>
              <w:jc w:val="center"/>
              <w:cnfStyle w:val="000000010000" w:firstRow="0" w:lastRow="0" w:firstColumn="0" w:lastColumn="0" w:oddVBand="0" w:evenVBand="0" w:oddHBand="0" w:evenHBand="1" w:firstRowFirstColumn="0" w:firstRowLastColumn="0" w:lastRowFirstColumn="0" w:lastRowLastColumn="0"/>
            </w:pPr>
            <w:r>
              <w:t>84,5%</w:t>
            </w:r>
          </w:p>
        </w:tc>
      </w:tr>
      <w:tr w:rsidR="00054722" w14:paraId="22F19887"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vAlign w:val="center"/>
          </w:tcPr>
          <w:p w14:paraId="4A8E9096" w14:textId="77777777" w:rsidR="00054722" w:rsidRPr="00AE7201" w:rsidRDefault="00054722" w:rsidP="00361D31">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1209" w:type="pct"/>
          </w:tcPr>
          <w:p w14:paraId="5A4DA408" w14:textId="77777777" w:rsidR="00054722" w:rsidRPr="00AE7201" w:rsidRDefault="00054722" w:rsidP="00361D31">
            <w:pPr>
              <w:jc w:val="center"/>
              <w:cnfStyle w:val="000000100000" w:firstRow="0" w:lastRow="0" w:firstColumn="0" w:lastColumn="0" w:oddVBand="0" w:evenVBand="0" w:oddHBand="1" w:evenHBand="0" w:firstRowFirstColumn="0" w:firstRowLastColumn="0" w:lastRowFirstColumn="0" w:lastRowLastColumn="0"/>
            </w:pPr>
            <w:r>
              <w:t>15,5%</w:t>
            </w:r>
          </w:p>
        </w:tc>
        <w:tc>
          <w:tcPr>
            <w:tcW w:w="1209" w:type="pct"/>
          </w:tcPr>
          <w:p w14:paraId="6F9AA311" w14:textId="77777777" w:rsidR="00054722" w:rsidRPr="00AE7201" w:rsidRDefault="00054722" w:rsidP="00361D31">
            <w:pPr>
              <w:jc w:val="center"/>
              <w:cnfStyle w:val="000000100000" w:firstRow="0" w:lastRow="0" w:firstColumn="0" w:lastColumn="0" w:oddVBand="0" w:evenVBand="0" w:oddHBand="1" w:evenHBand="0" w:firstRowFirstColumn="0" w:firstRowLastColumn="0" w:lastRowFirstColumn="0" w:lastRowLastColumn="0"/>
            </w:pPr>
            <w:r>
              <w:t>13,3%</w:t>
            </w:r>
          </w:p>
        </w:tc>
        <w:tc>
          <w:tcPr>
            <w:tcW w:w="1209" w:type="pct"/>
          </w:tcPr>
          <w:p w14:paraId="1A6EAD0D" w14:textId="77777777" w:rsidR="00054722" w:rsidRPr="00AE7201" w:rsidRDefault="00054722" w:rsidP="00361D31">
            <w:pPr>
              <w:jc w:val="center"/>
              <w:cnfStyle w:val="000000100000" w:firstRow="0" w:lastRow="0" w:firstColumn="0" w:lastColumn="0" w:oddVBand="0" w:evenVBand="0" w:oddHBand="1" w:evenHBand="0" w:firstRowFirstColumn="0" w:firstRowLastColumn="0" w:lastRowFirstColumn="0" w:lastRowLastColumn="0"/>
            </w:pPr>
            <w:r>
              <w:t>15,5%</w:t>
            </w:r>
          </w:p>
        </w:tc>
      </w:tr>
      <w:tr w:rsidR="00054722" w14:paraId="35B95CC5"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vAlign w:val="center"/>
          </w:tcPr>
          <w:p w14:paraId="29752D7D" w14:textId="77777777" w:rsidR="00054722" w:rsidRPr="00AE7201" w:rsidRDefault="00054722" w:rsidP="00361D31">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1209" w:type="pct"/>
          </w:tcPr>
          <w:p w14:paraId="0F5EE1F7" w14:textId="77777777" w:rsidR="00054722" w:rsidRPr="0011292C"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11292C">
              <w:rPr>
                <w:sz w:val="18"/>
                <w:szCs w:val="18"/>
              </w:rPr>
              <w:t>PH</w:t>
            </w:r>
          </w:p>
          <w:p w14:paraId="460F7422" w14:textId="77777777" w:rsidR="00054722" w:rsidRPr="0011292C"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w:t>
            </w:r>
            <w:r w:rsidRPr="0011292C">
              <w:rPr>
                <w:sz w:val="18"/>
                <w:szCs w:val="18"/>
              </w:rPr>
              <w:t>aco</w:t>
            </w:r>
          </w:p>
          <w:p w14:paraId="59E7070E" w14:textId="77777777" w:rsidR="00054722" w:rsidRPr="0011292C"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11292C">
              <w:rPr>
                <w:sz w:val="18"/>
                <w:szCs w:val="18"/>
              </w:rPr>
              <w:t>Plomo</w:t>
            </w:r>
          </w:p>
          <w:p w14:paraId="0F06819A" w14:textId="77777777" w:rsidR="00054722" w:rsidRPr="0011292C"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11292C">
              <w:rPr>
                <w:sz w:val="18"/>
                <w:szCs w:val="18"/>
              </w:rPr>
              <w:t>Arsénico</w:t>
            </w:r>
          </w:p>
          <w:p w14:paraId="07A69870" w14:textId="77777777" w:rsidR="00054722" w:rsidRPr="0011292C"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11292C">
              <w:rPr>
                <w:sz w:val="18"/>
                <w:szCs w:val="18"/>
              </w:rPr>
              <w:t>Hierro soluble</w:t>
            </w:r>
          </w:p>
          <w:p w14:paraId="1D32A99A" w14:textId="77777777" w:rsidR="00054722" w:rsidRPr="0011292C"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11292C">
              <w:rPr>
                <w:sz w:val="18"/>
                <w:szCs w:val="18"/>
              </w:rPr>
              <w:t>Coliformes totales</w:t>
            </w:r>
          </w:p>
          <w:p w14:paraId="3BA1332A" w14:textId="77777777" w:rsidR="00054722" w:rsidRPr="00AE7201"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rsidRPr="0011292C">
              <w:rPr>
                <w:sz w:val="18"/>
                <w:szCs w:val="18"/>
              </w:rPr>
              <w:t>Coliformes fecales</w:t>
            </w:r>
          </w:p>
        </w:tc>
        <w:tc>
          <w:tcPr>
            <w:tcW w:w="1209" w:type="pct"/>
          </w:tcPr>
          <w:p w14:paraId="3234B145"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Oxígeno disuelto</w:t>
            </w:r>
          </w:p>
          <w:p w14:paraId="2A8163D5"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Fosforo total</w:t>
            </w:r>
          </w:p>
          <w:p w14:paraId="40DFABF5"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Amoníaco</w:t>
            </w:r>
          </w:p>
          <w:p w14:paraId="5FD4BE14"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Aluminio</w:t>
            </w:r>
          </w:p>
          <w:p w14:paraId="7F8CEA91"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Manganeso</w:t>
            </w:r>
          </w:p>
          <w:p w14:paraId="5C0FACB1" w14:textId="77777777" w:rsidR="00054722" w:rsidRPr="0089506E"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Hierro soluble</w:t>
            </w:r>
          </w:p>
        </w:tc>
        <w:tc>
          <w:tcPr>
            <w:tcW w:w="1209" w:type="pct"/>
          </w:tcPr>
          <w:p w14:paraId="6060F16B"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Fósforo total</w:t>
            </w:r>
          </w:p>
          <w:p w14:paraId="021A7E07"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Amoníaco</w:t>
            </w:r>
          </w:p>
          <w:p w14:paraId="4D617216"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Aluminio</w:t>
            </w:r>
          </w:p>
          <w:p w14:paraId="2E62A1E5"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Hierro soluble</w:t>
            </w:r>
          </w:p>
          <w:p w14:paraId="18E987E4"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Bario</w:t>
            </w:r>
          </w:p>
          <w:p w14:paraId="520EE40F"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204FF010" w14:textId="77777777" w:rsidR="00054722" w:rsidRPr="00AE7201"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r>
    </w:tbl>
    <w:p w14:paraId="372C4701" w14:textId="56B66E4F" w:rsidR="00735841" w:rsidRDefault="00735841">
      <w:pPr>
        <w:spacing w:after="160" w:line="259" w:lineRule="auto"/>
        <w:contextualSpacing w:val="0"/>
        <w:rPr>
          <w:rFonts w:asciiTheme="majorHAnsi" w:hAnsiTheme="majorHAnsi" w:cs="Courier New"/>
        </w:rPr>
      </w:pPr>
      <w:r>
        <w:rPr>
          <w:rFonts w:asciiTheme="majorHAnsi" w:hAnsiTheme="majorHAnsi" w:cs="Courier New"/>
        </w:rPr>
        <w:br w:type="page"/>
      </w:r>
    </w:p>
    <w:p w14:paraId="4725770E" w14:textId="4DD57C92" w:rsidR="004F4E2E" w:rsidRDefault="00AC508F" w:rsidP="009C4D1F">
      <w:pPr>
        <w:pStyle w:val="Ttulo2"/>
      </w:pPr>
      <w:bookmarkStart w:id="137" w:name="_Toc70326574"/>
      <w:bookmarkStart w:id="138" w:name="_Toc70327382"/>
      <w:bookmarkStart w:id="139" w:name="_Toc108566555"/>
      <w:proofErr w:type="gramStart"/>
      <w:r>
        <w:lastRenderedPageBreak/>
        <w:t>3</w:t>
      </w:r>
      <w:r w:rsidR="004A7609">
        <w:t>.</w:t>
      </w:r>
      <w:r w:rsidR="003D3D08">
        <w:t>1</w:t>
      </w:r>
      <w:r w:rsidR="004A7609">
        <w:t xml:space="preserve">.12 </w:t>
      </w:r>
      <w:bookmarkEnd w:id="137"/>
      <w:bookmarkEnd w:id="138"/>
      <w:r w:rsidR="00CC4DF4">
        <w:t xml:space="preserve"> </w:t>
      </w:r>
      <w:r w:rsidR="00054722" w:rsidRPr="00054722">
        <w:t>Análisis</w:t>
      </w:r>
      <w:proofErr w:type="gramEnd"/>
      <w:r w:rsidR="00054722" w:rsidRPr="00054722">
        <w:t xml:space="preserve"> del punto FW 110-LB</w:t>
      </w:r>
      <w:bookmarkEnd w:id="139"/>
    </w:p>
    <w:p w14:paraId="2DBF6152" w14:textId="77777777" w:rsidR="00E366BE" w:rsidRPr="00470DF8" w:rsidRDefault="00E366BE" w:rsidP="00E366BE">
      <w:pPr>
        <w:rPr>
          <w:sz w:val="10"/>
        </w:rPr>
      </w:pPr>
    </w:p>
    <w:p w14:paraId="08A2DE23" w14:textId="77777777" w:rsidR="00054722" w:rsidRDefault="00054722" w:rsidP="00054722">
      <w:pPr>
        <w:jc w:val="both"/>
      </w:pPr>
      <w:r>
        <w:t>La estación de monitoreo FW 110-LB se encuentra al sur de la estancia La Blanca, administrativamente se localiza en el lugar conocido como Jaguareté Potreo del distrito Concepción, Departamento de Concepción; sus coordenadas UTM de referencia son 21K 511487.00 m E 7450940.00 m S.</w:t>
      </w:r>
    </w:p>
    <w:p w14:paraId="6B30AAC5" w14:textId="77777777" w:rsidR="00054722" w:rsidRDefault="00054722" w:rsidP="00054722">
      <w:pPr>
        <w:jc w:val="both"/>
      </w:pPr>
    </w:p>
    <w:p w14:paraId="45144166" w14:textId="77777777" w:rsidR="00054722" w:rsidRDefault="00054722" w:rsidP="00054722">
      <w:pPr>
        <w:jc w:val="both"/>
      </w:pPr>
      <w:r>
        <w:t xml:space="preserve">Este punto de monitoreo corresponde a curso hídrico intermitente e innominado, </w:t>
      </w:r>
      <w:r w:rsidRPr="001347B7">
        <w:rPr>
          <w:highlight w:val="magenta"/>
        </w:rPr>
        <w:t xml:space="preserve">afluente directo del Río </w:t>
      </w:r>
      <w:proofErr w:type="spellStart"/>
      <w:r w:rsidRPr="001347B7">
        <w:rPr>
          <w:highlight w:val="magenta"/>
        </w:rPr>
        <w:t>Aquidabán</w:t>
      </w:r>
      <w:proofErr w:type="spellEnd"/>
      <w:r>
        <w:t xml:space="preserve">, el cauce en el tramo verificado es </w:t>
      </w:r>
      <w:proofErr w:type="gramStart"/>
      <w:r>
        <w:t>de  aproximadamente</w:t>
      </w:r>
      <w:proofErr w:type="gramEnd"/>
      <w:r>
        <w:t xml:space="preserve"> 10 metros de ancho y no presento caudal de agua en la temporada seca 2021 ni en la temporada de lluvias 2022.</w:t>
      </w:r>
    </w:p>
    <w:p w14:paraId="351DCD3B" w14:textId="77777777" w:rsidR="00054722" w:rsidRDefault="00054722" w:rsidP="00054722">
      <w:pPr>
        <w:jc w:val="both"/>
      </w:pPr>
    </w:p>
    <w:p w14:paraId="76F03D3E" w14:textId="39FC97A7" w:rsidR="009C4D1F" w:rsidRDefault="00054722" w:rsidP="00054722">
      <w:pPr>
        <w:jc w:val="both"/>
      </w:pPr>
      <w:r>
        <w:t xml:space="preserve">Se aplicó el Índice de Calidad de Agua de la </w:t>
      </w:r>
      <w:proofErr w:type="spellStart"/>
      <w:r w:rsidRPr="002B1C41">
        <w:rPr>
          <w:i/>
        </w:rPr>
        <w:t>National</w:t>
      </w:r>
      <w:proofErr w:type="spellEnd"/>
      <w:r w:rsidRPr="002B1C41">
        <w:rPr>
          <w:i/>
        </w:rPr>
        <w:t xml:space="preserve"> </w:t>
      </w:r>
      <w:proofErr w:type="spellStart"/>
      <w:r w:rsidRPr="002B1C41">
        <w:rPr>
          <w:i/>
        </w:rPr>
        <w:t>Sanitation</w:t>
      </w:r>
      <w:proofErr w:type="spellEnd"/>
      <w:r w:rsidRPr="002B1C41">
        <w:rPr>
          <w:i/>
        </w:rPr>
        <w:t xml:space="preserve"> </w:t>
      </w:r>
      <w:proofErr w:type="spellStart"/>
      <w:r w:rsidRPr="002B1C41">
        <w:rPr>
          <w:i/>
        </w:rPr>
        <w:t>Foundation</w:t>
      </w:r>
      <w:proofErr w:type="spellEnd"/>
      <w:r>
        <w:t xml:space="preserve"> (ICA-NSF) y se evaluó el grado de cumplimiento </w:t>
      </w:r>
      <w:proofErr w:type="gramStart"/>
      <w:r>
        <w:t>del  padrón</w:t>
      </w:r>
      <w:proofErr w:type="gramEnd"/>
      <w:r>
        <w:t xml:space="preserve"> nacional de agua establecido según Resolución </w:t>
      </w:r>
      <w:proofErr w:type="spellStart"/>
      <w:r>
        <w:t>N</w:t>
      </w:r>
      <w:r>
        <w:rPr>
          <w:rFonts w:ascii="Courier New" w:hAnsi="Courier New" w:cs="Courier New"/>
        </w:rPr>
        <w:t>º</w:t>
      </w:r>
      <w:proofErr w:type="spellEnd"/>
      <w:r>
        <w:t xml:space="preserve"> 222/02 utilizando los datos obtenidos durante la campa</w:t>
      </w:r>
      <w:r>
        <w:rPr>
          <w:rFonts w:cs="MADE Evolve Sans"/>
        </w:rPr>
        <w:t>ñ</w:t>
      </w:r>
      <w:r>
        <w:t>a en temporada de lluvias del 2021.</w:t>
      </w:r>
    </w:p>
    <w:p w14:paraId="52ACE936" w14:textId="77777777" w:rsidR="00054722" w:rsidRDefault="00054722" w:rsidP="00054722"/>
    <w:p w14:paraId="7B63E9A5" w14:textId="2A52A52E" w:rsidR="003105A9" w:rsidRDefault="00054722" w:rsidP="009C4D1F">
      <w:r>
        <w:rPr>
          <w:noProof/>
          <w:lang w:val="es-ES" w:eastAsia="es-ES"/>
        </w:rPr>
        <w:drawing>
          <wp:inline distT="0" distB="0" distL="0" distR="0" wp14:anchorId="3F97A270" wp14:editId="42A349EA">
            <wp:extent cx="5400040" cy="2788315"/>
            <wp:effectExtent l="0" t="0" r="10160" b="12065"/>
            <wp:docPr id="313" name="Gráfico 3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bl>
      <w:tblPr>
        <w:tblStyle w:val="Tablaconcuadrcula1"/>
        <w:tblW w:w="8505" w:type="dxa"/>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073"/>
        <w:gridCol w:w="1535"/>
        <w:gridCol w:w="1507"/>
        <w:gridCol w:w="1506"/>
        <w:gridCol w:w="1496"/>
        <w:gridCol w:w="1388"/>
      </w:tblGrid>
      <w:tr w:rsidR="00054722" w:rsidRPr="006732EE" w14:paraId="0BA82A42" w14:textId="77777777" w:rsidTr="00361D31">
        <w:tc>
          <w:tcPr>
            <w:tcW w:w="1073" w:type="dxa"/>
            <w:vAlign w:val="center"/>
          </w:tcPr>
          <w:p w14:paraId="5E352671" w14:textId="77777777" w:rsidR="00054722" w:rsidRPr="006732EE" w:rsidRDefault="00054722" w:rsidP="00361D31">
            <w:pPr>
              <w:spacing w:line="240" w:lineRule="auto"/>
              <w:contextualSpacing w:val="0"/>
              <w:jc w:val="center"/>
              <w:rPr>
                <w:rFonts w:eastAsia="Calibri"/>
                <w:sz w:val="16"/>
                <w:szCs w:val="16"/>
              </w:rPr>
            </w:pPr>
            <w:r w:rsidRPr="006732EE">
              <w:rPr>
                <w:rFonts w:eastAsia="Calibri"/>
                <w:sz w:val="16"/>
                <w:szCs w:val="16"/>
              </w:rPr>
              <w:t>NFS</w:t>
            </w:r>
          </w:p>
        </w:tc>
        <w:tc>
          <w:tcPr>
            <w:tcW w:w="1535" w:type="dxa"/>
            <w:shd w:val="clear" w:color="auto" w:fill="2E74B5" w:themeFill="accent1" w:themeFillShade="BF"/>
            <w:vAlign w:val="center"/>
          </w:tcPr>
          <w:p w14:paraId="38109C5C" w14:textId="77777777" w:rsidR="00054722" w:rsidRPr="006732EE" w:rsidRDefault="00054722" w:rsidP="00361D31">
            <w:pPr>
              <w:spacing w:line="240" w:lineRule="auto"/>
              <w:contextualSpacing w:val="0"/>
              <w:jc w:val="center"/>
              <w:rPr>
                <w:rFonts w:eastAsia="Calibri"/>
                <w:sz w:val="16"/>
                <w:szCs w:val="16"/>
              </w:rPr>
            </w:pPr>
            <w:r w:rsidRPr="006732EE">
              <w:rPr>
                <w:rFonts w:eastAsia="Calibri"/>
                <w:sz w:val="16"/>
                <w:szCs w:val="16"/>
              </w:rPr>
              <w:t>Excelente</w:t>
            </w:r>
            <w:r w:rsidRPr="006732EE">
              <w:rPr>
                <w:rFonts w:eastAsia="Calibri"/>
                <w:sz w:val="16"/>
                <w:szCs w:val="16"/>
                <w:lang w:val="en-US"/>
              </w:rPr>
              <w:t xml:space="preserve">: </w:t>
            </w:r>
            <w:r w:rsidRPr="006732EE">
              <w:rPr>
                <w:rFonts w:eastAsia="Calibri"/>
                <w:sz w:val="16"/>
                <w:szCs w:val="16"/>
              </w:rPr>
              <w:t>91 – 100</w:t>
            </w:r>
          </w:p>
        </w:tc>
        <w:tc>
          <w:tcPr>
            <w:tcW w:w="1507" w:type="dxa"/>
            <w:shd w:val="clear" w:color="auto" w:fill="6CAB68"/>
            <w:vAlign w:val="center"/>
          </w:tcPr>
          <w:p w14:paraId="704B510E" w14:textId="77777777" w:rsidR="00054722" w:rsidRPr="006732EE" w:rsidRDefault="00054722" w:rsidP="00361D31">
            <w:pPr>
              <w:spacing w:line="240" w:lineRule="auto"/>
              <w:contextualSpacing w:val="0"/>
              <w:jc w:val="center"/>
              <w:rPr>
                <w:rFonts w:eastAsia="Calibri"/>
                <w:sz w:val="16"/>
                <w:szCs w:val="16"/>
              </w:rPr>
            </w:pPr>
            <w:proofErr w:type="gramStart"/>
            <w:r w:rsidRPr="006732EE">
              <w:rPr>
                <w:rFonts w:eastAsia="Calibri"/>
                <w:sz w:val="16"/>
                <w:szCs w:val="16"/>
              </w:rPr>
              <w:t>Buena :</w:t>
            </w:r>
            <w:proofErr w:type="gramEnd"/>
            <w:r w:rsidRPr="006732EE">
              <w:rPr>
                <w:rFonts w:eastAsia="Calibri"/>
                <w:sz w:val="16"/>
                <w:szCs w:val="16"/>
              </w:rPr>
              <w:t xml:space="preserve"> 71-90</w:t>
            </w:r>
          </w:p>
        </w:tc>
        <w:tc>
          <w:tcPr>
            <w:tcW w:w="1506" w:type="dxa"/>
            <w:shd w:val="clear" w:color="auto" w:fill="FFFF00"/>
            <w:vAlign w:val="center"/>
          </w:tcPr>
          <w:p w14:paraId="14718BE9" w14:textId="77777777" w:rsidR="00054722" w:rsidRPr="006732EE" w:rsidRDefault="00054722" w:rsidP="00361D31">
            <w:pPr>
              <w:spacing w:line="240" w:lineRule="auto"/>
              <w:contextualSpacing w:val="0"/>
              <w:jc w:val="center"/>
              <w:rPr>
                <w:rFonts w:eastAsia="Calibri"/>
                <w:sz w:val="16"/>
                <w:szCs w:val="16"/>
              </w:rPr>
            </w:pPr>
            <w:proofErr w:type="gramStart"/>
            <w:r w:rsidRPr="006732EE">
              <w:rPr>
                <w:rFonts w:eastAsia="Calibri"/>
                <w:sz w:val="16"/>
                <w:szCs w:val="16"/>
              </w:rPr>
              <w:t>Media :</w:t>
            </w:r>
            <w:proofErr w:type="gramEnd"/>
            <w:r w:rsidRPr="006732EE">
              <w:rPr>
                <w:rFonts w:eastAsia="Calibri"/>
                <w:sz w:val="16"/>
                <w:szCs w:val="16"/>
              </w:rPr>
              <w:t xml:space="preserve"> 51-70</w:t>
            </w:r>
          </w:p>
        </w:tc>
        <w:tc>
          <w:tcPr>
            <w:tcW w:w="1496" w:type="dxa"/>
            <w:shd w:val="clear" w:color="auto" w:fill="FFC000"/>
            <w:vAlign w:val="center"/>
          </w:tcPr>
          <w:p w14:paraId="63112CDA" w14:textId="77777777" w:rsidR="00054722" w:rsidRPr="006732EE" w:rsidRDefault="00054722" w:rsidP="00361D31">
            <w:pPr>
              <w:spacing w:line="240" w:lineRule="auto"/>
              <w:contextualSpacing w:val="0"/>
              <w:jc w:val="center"/>
              <w:rPr>
                <w:rFonts w:eastAsia="Calibri"/>
                <w:sz w:val="16"/>
                <w:szCs w:val="16"/>
              </w:rPr>
            </w:pPr>
            <w:proofErr w:type="gramStart"/>
            <w:r w:rsidRPr="006732EE">
              <w:rPr>
                <w:rFonts w:eastAsia="Calibri"/>
                <w:sz w:val="16"/>
                <w:szCs w:val="16"/>
              </w:rPr>
              <w:t>Mala :</w:t>
            </w:r>
            <w:proofErr w:type="gramEnd"/>
            <w:r w:rsidRPr="006732EE">
              <w:rPr>
                <w:rFonts w:eastAsia="Calibri"/>
                <w:sz w:val="16"/>
                <w:szCs w:val="16"/>
              </w:rPr>
              <w:t xml:space="preserve"> 26-50</w:t>
            </w:r>
          </w:p>
        </w:tc>
        <w:tc>
          <w:tcPr>
            <w:tcW w:w="1388" w:type="dxa"/>
            <w:shd w:val="clear" w:color="auto" w:fill="BF3030"/>
            <w:vAlign w:val="center"/>
          </w:tcPr>
          <w:p w14:paraId="24F2A4C7" w14:textId="77777777" w:rsidR="00054722" w:rsidRPr="006732EE" w:rsidRDefault="00054722" w:rsidP="00361D31">
            <w:pPr>
              <w:spacing w:line="240" w:lineRule="auto"/>
              <w:contextualSpacing w:val="0"/>
              <w:jc w:val="center"/>
              <w:rPr>
                <w:rFonts w:eastAsia="Calibri"/>
                <w:sz w:val="16"/>
                <w:szCs w:val="16"/>
              </w:rPr>
            </w:pPr>
            <w:r w:rsidRPr="006732EE">
              <w:rPr>
                <w:rFonts w:eastAsia="Calibri"/>
                <w:sz w:val="16"/>
                <w:szCs w:val="16"/>
              </w:rPr>
              <w:t xml:space="preserve">Muy </w:t>
            </w:r>
            <w:proofErr w:type="gramStart"/>
            <w:r w:rsidRPr="006732EE">
              <w:rPr>
                <w:rFonts w:eastAsia="Calibri"/>
                <w:sz w:val="16"/>
                <w:szCs w:val="16"/>
              </w:rPr>
              <w:t>mala :</w:t>
            </w:r>
            <w:proofErr w:type="gramEnd"/>
            <w:r w:rsidRPr="006732EE">
              <w:rPr>
                <w:rFonts w:eastAsia="Calibri"/>
                <w:sz w:val="16"/>
                <w:szCs w:val="16"/>
              </w:rPr>
              <w:t xml:space="preserve"> 0-25</w:t>
            </w:r>
          </w:p>
        </w:tc>
      </w:tr>
    </w:tbl>
    <w:p w14:paraId="6CEB9923" w14:textId="77777777" w:rsidR="00AC505E" w:rsidRPr="00AC505E" w:rsidRDefault="004A7609" w:rsidP="00E342C7">
      <w:pPr>
        <w:pStyle w:val="Descripcin"/>
        <w:rPr>
          <w:sz w:val="2"/>
        </w:rPr>
      </w:pPr>
      <w:bookmarkStart w:id="140" w:name="_Toc70330505"/>
      <w:r>
        <w:rPr>
          <w:rFonts w:asciiTheme="majorHAnsi" w:hAnsiTheme="majorHAnsi" w:cs="Courier New"/>
        </w:rPr>
        <w:t xml:space="preserve"> </w:t>
      </w:r>
    </w:p>
    <w:p w14:paraId="0B1C19CD" w14:textId="60291C3D" w:rsidR="004A7609" w:rsidRPr="00AC505E" w:rsidRDefault="00AC505E" w:rsidP="00AC505E">
      <w:pPr>
        <w:pStyle w:val="Descripcin"/>
        <w:keepNext/>
      </w:pPr>
      <w:bookmarkStart w:id="141" w:name="_Toc108470344"/>
      <w:r>
        <w:t xml:space="preserve">Figura </w:t>
      </w:r>
      <w:fldSimple w:instr=" SEQ Figura \* ARABIC ">
        <w:r w:rsidR="00626AE4">
          <w:rPr>
            <w:noProof/>
          </w:rPr>
          <w:t>12</w:t>
        </w:r>
      </w:fldSimple>
      <w:r>
        <w:t xml:space="preserve">. </w:t>
      </w:r>
      <w:r w:rsidR="00054722" w:rsidRPr="00054722">
        <w:rPr>
          <w:rFonts w:asciiTheme="majorHAnsi" w:hAnsiTheme="majorHAnsi" w:cs="Courier New"/>
        </w:rPr>
        <w:t>Evaluación del punto de monitoreo FW 110-LB</w:t>
      </w:r>
      <w:r w:rsidR="004A7609">
        <w:rPr>
          <w:rFonts w:asciiTheme="majorHAnsi" w:hAnsiTheme="majorHAnsi" w:cs="Courier New"/>
        </w:rPr>
        <w:t>.</w:t>
      </w:r>
      <w:bookmarkEnd w:id="140"/>
      <w:bookmarkEnd w:id="141"/>
    </w:p>
    <w:p w14:paraId="047835B2" w14:textId="77777777" w:rsidR="00054722" w:rsidRDefault="00054722" w:rsidP="00054722">
      <w:pPr>
        <w:jc w:val="both"/>
        <w:rPr>
          <w:lang w:val="es-ES"/>
        </w:rPr>
      </w:pPr>
      <w:r>
        <w:rPr>
          <w:lang w:val="es-ES"/>
        </w:rPr>
        <w:t>Para la única campaña en la que el arroyo presento caudal el resultado de la aplicación del ICA-NSF determina aguas de mala calidad. El cumplimiento del padrón nacional de aguas fue del 84,5 %.</w:t>
      </w:r>
    </w:p>
    <w:p w14:paraId="12B09634" w14:textId="77777777" w:rsidR="00054722" w:rsidRDefault="00054722" w:rsidP="00054722">
      <w:pPr>
        <w:rPr>
          <w:lang w:val="es-ES"/>
        </w:rPr>
      </w:pPr>
    </w:p>
    <w:tbl>
      <w:tblPr>
        <w:tblStyle w:val="Cuadrculaclara"/>
        <w:tblW w:w="0" w:type="auto"/>
        <w:tblLook w:val="04A0" w:firstRow="1" w:lastRow="0" w:firstColumn="1" w:lastColumn="0" w:noHBand="0" w:noVBand="1"/>
      </w:tblPr>
      <w:tblGrid>
        <w:gridCol w:w="2416"/>
        <w:gridCol w:w="1998"/>
        <w:gridCol w:w="2153"/>
        <w:gridCol w:w="2153"/>
      </w:tblGrid>
      <w:tr w:rsidR="00054722" w14:paraId="732E421A" w14:textId="77777777" w:rsidTr="00361D3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1B7F06A2" w14:textId="226FF665" w:rsidR="00054722" w:rsidRPr="00A44C82" w:rsidRDefault="00A44C82" w:rsidP="00A44C82">
            <w:pPr>
              <w:pStyle w:val="Descripcin"/>
              <w:keepNext/>
              <w:spacing w:after="0"/>
              <w:jc w:val="center"/>
              <w:rPr>
                <w:b w:val="0"/>
              </w:rPr>
            </w:pPr>
            <w:bookmarkStart w:id="142" w:name="_Toc108436977"/>
            <w:r w:rsidRPr="00A44C82">
              <w:rPr>
                <w:b w:val="0"/>
              </w:rPr>
              <w:t xml:space="preserve">CUADRO </w:t>
            </w:r>
            <w:r w:rsidRPr="00A44C82">
              <w:fldChar w:fldCharType="begin"/>
            </w:r>
            <w:r w:rsidRPr="00A44C82">
              <w:rPr>
                <w:b w:val="0"/>
              </w:rPr>
              <w:instrText xml:space="preserve"> SEQ CUADRO \* ARABIC </w:instrText>
            </w:r>
            <w:r w:rsidRPr="00A44C82">
              <w:fldChar w:fldCharType="separate"/>
            </w:r>
            <w:r w:rsidR="00D14FCF">
              <w:rPr>
                <w:b w:val="0"/>
                <w:noProof/>
              </w:rPr>
              <w:t>12</w:t>
            </w:r>
            <w:r w:rsidRPr="00A44C82">
              <w:fldChar w:fldCharType="end"/>
            </w:r>
            <w:r w:rsidRPr="00A44C82">
              <w:rPr>
                <w:b w:val="0"/>
              </w:rPr>
              <w:t xml:space="preserve">. </w:t>
            </w:r>
            <w:r w:rsidR="00054722" w:rsidRPr="00A44C82">
              <w:rPr>
                <w:rFonts w:ascii="MADE Evolve Sans" w:hAnsi="MADE Evolve Sans"/>
                <w:b w:val="0"/>
              </w:rPr>
              <w:t>CUMPLIMIENTO DE LA RESOLUCIÓN 222/02</w:t>
            </w:r>
            <w:r w:rsidRPr="00A44C82">
              <w:rPr>
                <w:rFonts w:ascii="MADE Evolve Sans" w:hAnsi="MADE Evolve Sans"/>
                <w:b w:val="0"/>
              </w:rPr>
              <w:t xml:space="preserve"> FW 110-LB</w:t>
            </w:r>
            <w:bookmarkEnd w:id="142"/>
          </w:p>
        </w:tc>
      </w:tr>
      <w:tr w:rsidR="00054722" w14:paraId="6B36E295"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50AAC3B3" w14:textId="77777777" w:rsidR="00054722" w:rsidRPr="00AE7201" w:rsidRDefault="00054722" w:rsidP="00361D31">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42228537" w14:textId="77777777" w:rsidR="00054722" w:rsidRPr="00AE7201" w:rsidRDefault="00054722"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415D6AFE" w14:textId="77777777" w:rsidR="00054722" w:rsidRPr="00AE7201" w:rsidRDefault="00054722"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37DE6E36" w14:textId="77777777" w:rsidR="00054722" w:rsidRPr="00AE7201" w:rsidRDefault="00054722"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054722" w14:paraId="19057B9C"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39F6D95" w14:textId="77777777" w:rsidR="00054722" w:rsidRPr="00AE7201" w:rsidRDefault="00054722" w:rsidP="00361D31">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064" w:type="dxa"/>
            <w:vAlign w:val="center"/>
          </w:tcPr>
          <w:p w14:paraId="063BC5EC" w14:textId="77777777" w:rsidR="00054722" w:rsidRPr="00AE7201" w:rsidRDefault="00054722" w:rsidP="00361D31">
            <w:pPr>
              <w:jc w:val="center"/>
              <w:cnfStyle w:val="000000010000" w:firstRow="0" w:lastRow="0" w:firstColumn="0" w:lastColumn="0" w:oddVBand="0" w:evenVBand="0" w:oddHBand="0" w:evenHBand="1" w:firstRowFirstColumn="0" w:firstRowLastColumn="0" w:lastRowFirstColumn="0" w:lastRowLastColumn="0"/>
            </w:pPr>
            <w:r>
              <w:t>84,5%</w:t>
            </w:r>
          </w:p>
        </w:tc>
        <w:tc>
          <w:tcPr>
            <w:tcW w:w="2292" w:type="dxa"/>
            <w:vAlign w:val="center"/>
          </w:tcPr>
          <w:p w14:paraId="3E24AB94" w14:textId="77777777" w:rsidR="00054722" w:rsidRDefault="00054722" w:rsidP="00361D31">
            <w:pPr>
              <w:jc w:val="center"/>
              <w:cnfStyle w:val="000000010000" w:firstRow="0" w:lastRow="0" w:firstColumn="0" w:lastColumn="0" w:oddVBand="0" w:evenVBand="0" w:oddHBand="0" w:evenHBand="1" w:firstRowFirstColumn="0" w:firstRowLastColumn="0" w:lastRowFirstColumn="0" w:lastRowLastColumn="0"/>
            </w:pPr>
            <w:r w:rsidRPr="00CE1C18">
              <w:t>S/D</w:t>
            </w:r>
          </w:p>
        </w:tc>
        <w:tc>
          <w:tcPr>
            <w:tcW w:w="2292" w:type="dxa"/>
            <w:vAlign w:val="center"/>
          </w:tcPr>
          <w:p w14:paraId="1FD71320" w14:textId="77777777" w:rsidR="00054722" w:rsidRDefault="00054722" w:rsidP="00361D31">
            <w:pPr>
              <w:jc w:val="center"/>
              <w:cnfStyle w:val="000000010000" w:firstRow="0" w:lastRow="0" w:firstColumn="0" w:lastColumn="0" w:oddVBand="0" w:evenVBand="0" w:oddHBand="0" w:evenHBand="1" w:firstRowFirstColumn="0" w:firstRowLastColumn="0" w:lastRowFirstColumn="0" w:lastRowLastColumn="0"/>
            </w:pPr>
            <w:r w:rsidRPr="00CE1C18">
              <w:t>S/D</w:t>
            </w:r>
          </w:p>
        </w:tc>
      </w:tr>
      <w:tr w:rsidR="00054722" w14:paraId="2C1A0D86"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263C001" w14:textId="77777777" w:rsidR="00054722" w:rsidRPr="00AE7201" w:rsidRDefault="00054722" w:rsidP="00361D31">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064" w:type="dxa"/>
            <w:vAlign w:val="center"/>
          </w:tcPr>
          <w:p w14:paraId="47C99FE8" w14:textId="77777777" w:rsidR="00054722" w:rsidRPr="00AE7201" w:rsidRDefault="00054722" w:rsidP="00361D31">
            <w:pPr>
              <w:jc w:val="center"/>
              <w:cnfStyle w:val="000000100000" w:firstRow="0" w:lastRow="0" w:firstColumn="0" w:lastColumn="0" w:oddVBand="0" w:evenVBand="0" w:oddHBand="1" w:evenHBand="0" w:firstRowFirstColumn="0" w:firstRowLastColumn="0" w:lastRowFirstColumn="0" w:lastRowLastColumn="0"/>
            </w:pPr>
            <w:r>
              <w:t>15,5%</w:t>
            </w:r>
          </w:p>
        </w:tc>
        <w:tc>
          <w:tcPr>
            <w:tcW w:w="2292" w:type="dxa"/>
            <w:vAlign w:val="center"/>
          </w:tcPr>
          <w:p w14:paraId="1D08744F" w14:textId="77777777" w:rsidR="00054722" w:rsidRDefault="00054722" w:rsidP="00361D31">
            <w:pPr>
              <w:jc w:val="center"/>
              <w:cnfStyle w:val="000000100000" w:firstRow="0" w:lastRow="0" w:firstColumn="0" w:lastColumn="0" w:oddVBand="0" w:evenVBand="0" w:oddHBand="1" w:evenHBand="0" w:firstRowFirstColumn="0" w:firstRowLastColumn="0" w:lastRowFirstColumn="0" w:lastRowLastColumn="0"/>
            </w:pPr>
            <w:r w:rsidRPr="00CE1C18">
              <w:t>S/D</w:t>
            </w:r>
          </w:p>
        </w:tc>
        <w:tc>
          <w:tcPr>
            <w:tcW w:w="2292" w:type="dxa"/>
            <w:vAlign w:val="center"/>
          </w:tcPr>
          <w:p w14:paraId="6862A9D4" w14:textId="77777777" w:rsidR="00054722" w:rsidRDefault="00054722" w:rsidP="00361D31">
            <w:pPr>
              <w:jc w:val="center"/>
              <w:cnfStyle w:val="000000100000" w:firstRow="0" w:lastRow="0" w:firstColumn="0" w:lastColumn="0" w:oddVBand="0" w:evenVBand="0" w:oddHBand="1" w:evenHBand="0" w:firstRowFirstColumn="0" w:firstRowLastColumn="0" w:lastRowFirstColumn="0" w:lastRowLastColumn="0"/>
            </w:pPr>
            <w:r w:rsidRPr="00CE1C18">
              <w:t>S/D</w:t>
            </w:r>
          </w:p>
        </w:tc>
      </w:tr>
      <w:tr w:rsidR="00054722" w14:paraId="5A9A7900"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E85898B" w14:textId="77777777" w:rsidR="00054722" w:rsidRPr="00AE7201" w:rsidRDefault="00054722" w:rsidP="00361D31">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064" w:type="dxa"/>
          </w:tcPr>
          <w:p w14:paraId="63FA9EB7" w14:textId="77777777" w:rsidR="00054722" w:rsidRPr="005E4C1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5E4C12">
              <w:rPr>
                <w:sz w:val="18"/>
                <w:szCs w:val="18"/>
              </w:rPr>
              <w:t>Oxígeno disuelto</w:t>
            </w:r>
          </w:p>
          <w:p w14:paraId="20A7D109" w14:textId="77777777" w:rsidR="00054722" w:rsidRPr="005E4C1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w:t>
            </w:r>
            <w:r w:rsidRPr="005E4C12">
              <w:rPr>
                <w:sz w:val="18"/>
                <w:szCs w:val="18"/>
              </w:rPr>
              <w:t>sforo total</w:t>
            </w:r>
          </w:p>
          <w:p w14:paraId="610B1817" w14:textId="77777777" w:rsidR="00054722" w:rsidRPr="005E4C1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w:t>
            </w:r>
            <w:r w:rsidRPr="005E4C12">
              <w:rPr>
                <w:sz w:val="18"/>
                <w:szCs w:val="18"/>
              </w:rPr>
              <w:t>aco</w:t>
            </w:r>
          </w:p>
          <w:p w14:paraId="01A811B0" w14:textId="77777777" w:rsidR="00054722" w:rsidRPr="005E4C1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5E4C12">
              <w:rPr>
                <w:sz w:val="18"/>
                <w:szCs w:val="18"/>
              </w:rPr>
              <w:t>Manganeso</w:t>
            </w:r>
          </w:p>
          <w:p w14:paraId="27BB2C8F" w14:textId="77777777" w:rsidR="00054722" w:rsidRPr="005E4C1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5E4C12">
              <w:rPr>
                <w:sz w:val="18"/>
                <w:szCs w:val="18"/>
              </w:rPr>
              <w:t>Hierro soluble</w:t>
            </w:r>
          </w:p>
          <w:p w14:paraId="52A93674" w14:textId="77777777" w:rsidR="00054722" w:rsidRPr="005E4C1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5E4C12">
              <w:rPr>
                <w:sz w:val="18"/>
                <w:szCs w:val="18"/>
              </w:rPr>
              <w:t>Coliformes totales</w:t>
            </w:r>
          </w:p>
          <w:p w14:paraId="409AD094" w14:textId="77777777" w:rsidR="00054722" w:rsidRPr="00AE7201"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rsidRPr="005E4C12">
              <w:rPr>
                <w:sz w:val="18"/>
                <w:szCs w:val="18"/>
              </w:rPr>
              <w:t>Coliformes fecales</w:t>
            </w:r>
          </w:p>
        </w:tc>
        <w:tc>
          <w:tcPr>
            <w:tcW w:w="2292" w:type="dxa"/>
            <w:vAlign w:val="center"/>
          </w:tcPr>
          <w:p w14:paraId="0E408420" w14:textId="77777777" w:rsidR="00054722" w:rsidRDefault="00054722" w:rsidP="00361D31">
            <w:pPr>
              <w:jc w:val="center"/>
              <w:cnfStyle w:val="000000010000" w:firstRow="0" w:lastRow="0" w:firstColumn="0" w:lastColumn="0" w:oddVBand="0" w:evenVBand="0" w:oddHBand="0" w:evenHBand="1" w:firstRowFirstColumn="0" w:firstRowLastColumn="0" w:lastRowFirstColumn="0" w:lastRowLastColumn="0"/>
            </w:pPr>
            <w:r w:rsidRPr="00CE1C18">
              <w:t>S/D</w:t>
            </w:r>
          </w:p>
        </w:tc>
        <w:tc>
          <w:tcPr>
            <w:tcW w:w="2292" w:type="dxa"/>
            <w:vAlign w:val="center"/>
          </w:tcPr>
          <w:p w14:paraId="5C19889B" w14:textId="77777777" w:rsidR="00054722" w:rsidRDefault="00054722" w:rsidP="00361D31">
            <w:pPr>
              <w:jc w:val="center"/>
              <w:cnfStyle w:val="000000010000" w:firstRow="0" w:lastRow="0" w:firstColumn="0" w:lastColumn="0" w:oddVBand="0" w:evenVBand="0" w:oddHBand="0" w:evenHBand="1" w:firstRowFirstColumn="0" w:firstRowLastColumn="0" w:lastRowFirstColumn="0" w:lastRowLastColumn="0"/>
            </w:pPr>
            <w:r w:rsidRPr="00CE1C18">
              <w:t>S/D</w:t>
            </w:r>
          </w:p>
        </w:tc>
      </w:tr>
    </w:tbl>
    <w:p w14:paraId="7320D4E8" w14:textId="77777777" w:rsidR="00054722" w:rsidRDefault="00054722" w:rsidP="00054722"/>
    <w:p w14:paraId="6C66EF7C" w14:textId="65944717" w:rsidR="00F207DE" w:rsidRDefault="00F207DE" w:rsidP="00027F51">
      <w:pPr>
        <w:spacing w:after="160" w:line="259" w:lineRule="auto"/>
        <w:contextualSpacing w:val="0"/>
        <w:jc w:val="both"/>
        <w:rPr>
          <w:rFonts w:asciiTheme="majorHAnsi" w:hAnsiTheme="majorHAnsi" w:cs="Courier New"/>
          <w:lang w:val="es-ES"/>
        </w:rPr>
      </w:pPr>
      <w:r>
        <w:rPr>
          <w:rFonts w:asciiTheme="majorHAnsi" w:hAnsiTheme="majorHAnsi" w:cs="Courier New"/>
          <w:lang w:val="es-ES"/>
        </w:rPr>
        <w:br w:type="page"/>
      </w:r>
    </w:p>
    <w:p w14:paraId="2499CB21" w14:textId="0C2F4910" w:rsidR="007E7A27" w:rsidRDefault="003D3D08" w:rsidP="009C4D1F">
      <w:pPr>
        <w:pStyle w:val="Ttulo2"/>
      </w:pPr>
      <w:bookmarkStart w:id="143" w:name="_Toc70326575"/>
      <w:bookmarkStart w:id="144" w:name="_Toc70327383"/>
      <w:bookmarkStart w:id="145" w:name="_Toc108566556"/>
      <w:r>
        <w:rPr>
          <w:noProof/>
          <w:lang w:val="es-ES" w:eastAsia="es-ES"/>
        </w:rPr>
        <w:lastRenderedPageBreak/>
        <w:t>3.1</w:t>
      </w:r>
      <w:r w:rsidR="004F4E2E" w:rsidRPr="008E46BD">
        <w:rPr>
          <w:lang w:val="es-ES"/>
        </w:rPr>
        <w:t>.13</w:t>
      </w:r>
      <w:r w:rsidR="007E7A27" w:rsidRPr="008E46BD">
        <w:rPr>
          <w:lang w:val="es-ES"/>
        </w:rPr>
        <w:t xml:space="preserve"> </w:t>
      </w:r>
      <w:r w:rsidR="007E7A27" w:rsidRPr="001C0766">
        <w:rPr>
          <w:highlight w:val="magenta"/>
          <w:lang w:val="es-ES"/>
        </w:rPr>
        <w:t xml:space="preserve">Análisis </w:t>
      </w:r>
      <w:bookmarkEnd w:id="143"/>
      <w:bookmarkEnd w:id="144"/>
      <w:r w:rsidR="00054722" w:rsidRPr="001C0766">
        <w:rPr>
          <w:highlight w:val="magenta"/>
          <w:lang w:val="es-ES"/>
        </w:rPr>
        <w:t>del punto FW 111-LB</w:t>
      </w:r>
      <w:bookmarkEnd w:id="145"/>
    </w:p>
    <w:p w14:paraId="796A797E" w14:textId="77777777" w:rsidR="009C4D1F" w:rsidRPr="0049401B" w:rsidRDefault="009C4D1F" w:rsidP="009C4D1F">
      <w:pPr>
        <w:rPr>
          <w:sz w:val="10"/>
        </w:rPr>
      </w:pPr>
    </w:p>
    <w:p w14:paraId="0BB62E17" w14:textId="77777777" w:rsidR="00054722" w:rsidRDefault="00054722" w:rsidP="00054722">
      <w:pPr>
        <w:jc w:val="both"/>
      </w:pPr>
      <w:r>
        <w:t xml:space="preserve">La estación de monitoreo FW 111-LB se encuentra a 1,7 km al sureste de la propiedad, administrativamente se localiza en el lugar conocido Jaguareté Potrero del distrito Concepción, Departamento de Concepción; sus coordenadas UTM de referencia son 21 K 514185.37 m E 7447625.56 m S. </w:t>
      </w:r>
    </w:p>
    <w:p w14:paraId="6712D130" w14:textId="77777777" w:rsidR="00054722" w:rsidRDefault="00054722" w:rsidP="00054722">
      <w:pPr>
        <w:jc w:val="both"/>
      </w:pPr>
    </w:p>
    <w:p w14:paraId="57F01E6A" w14:textId="77777777" w:rsidR="00054722" w:rsidRDefault="00054722" w:rsidP="00054722">
      <w:pPr>
        <w:jc w:val="both"/>
      </w:pPr>
      <w:r>
        <w:t xml:space="preserve">Este punto de monitoreo se localiza sobre el </w:t>
      </w:r>
      <w:r w:rsidRPr="001C0766">
        <w:rPr>
          <w:highlight w:val="magenta"/>
        </w:rPr>
        <w:t xml:space="preserve">Río </w:t>
      </w:r>
      <w:proofErr w:type="spellStart"/>
      <w:r w:rsidRPr="001C0766">
        <w:rPr>
          <w:highlight w:val="magenta"/>
        </w:rPr>
        <w:t>Aquidabán</w:t>
      </w:r>
      <w:proofErr w:type="spellEnd"/>
      <w:r>
        <w:t xml:space="preserve"> de la microcuenca homónima, el cauce en el tramo verificado es </w:t>
      </w:r>
      <w:proofErr w:type="gramStart"/>
      <w:r>
        <w:t>de  aproximadamente</w:t>
      </w:r>
      <w:proofErr w:type="gramEnd"/>
      <w:r>
        <w:t xml:space="preserve"> 85 metros de ancho y presento caudal de agua en todas las campañas realizadas. </w:t>
      </w:r>
    </w:p>
    <w:p w14:paraId="31CBABA4" w14:textId="77777777" w:rsidR="00054722" w:rsidRDefault="00054722" w:rsidP="00054722">
      <w:pPr>
        <w:jc w:val="both"/>
      </w:pPr>
    </w:p>
    <w:p w14:paraId="76B0A29B" w14:textId="5D6D883C" w:rsidR="0049401B" w:rsidRDefault="00054722" w:rsidP="00054722">
      <w:pPr>
        <w:jc w:val="both"/>
      </w:pPr>
      <w:r>
        <w:t xml:space="preserve">A partir de los resultados de laboratorio obtenidos en las sucesivas campañas se aplicó el Índice de Calidad de Agua de la </w:t>
      </w:r>
      <w:proofErr w:type="spellStart"/>
      <w:r>
        <w:t>National</w:t>
      </w:r>
      <w:proofErr w:type="spellEnd"/>
      <w:r>
        <w:t xml:space="preserve"> </w:t>
      </w:r>
      <w:proofErr w:type="spellStart"/>
      <w:r>
        <w:t>Sanitation</w:t>
      </w:r>
      <w:proofErr w:type="spellEnd"/>
      <w:r>
        <w:t xml:space="preserve"> </w:t>
      </w:r>
      <w:proofErr w:type="spellStart"/>
      <w:r>
        <w:t>Foundation</w:t>
      </w:r>
      <w:proofErr w:type="spellEnd"/>
      <w:r>
        <w:t xml:space="preserve"> (ICA-NSF) y se evaluó el grado de cumplimiento </w:t>
      </w:r>
      <w:proofErr w:type="gramStart"/>
      <w:r>
        <w:t>del  padrón</w:t>
      </w:r>
      <w:proofErr w:type="gramEnd"/>
      <w:r>
        <w:t xml:space="preserve"> nacional de agua establecido según Resolución </w:t>
      </w:r>
      <w:proofErr w:type="spellStart"/>
      <w:r>
        <w:t>N</w:t>
      </w:r>
      <w:r>
        <w:rPr>
          <w:rFonts w:ascii="Courier New" w:hAnsi="Courier New" w:cs="Courier New"/>
        </w:rPr>
        <w:t>º</w:t>
      </w:r>
      <w:proofErr w:type="spellEnd"/>
      <w:r>
        <w:t xml:space="preserve"> 222/02.</w:t>
      </w:r>
    </w:p>
    <w:p w14:paraId="4E103D3D" w14:textId="77777777" w:rsidR="00054722" w:rsidRPr="0049401B" w:rsidRDefault="00054722" w:rsidP="00054722">
      <w:pPr>
        <w:jc w:val="both"/>
      </w:pPr>
    </w:p>
    <w:p w14:paraId="4EB2D7BA" w14:textId="04428040" w:rsidR="007E7A27" w:rsidRDefault="00054722" w:rsidP="00696FA7">
      <w:r>
        <w:rPr>
          <w:noProof/>
          <w:lang w:val="es-ES" w:eastAsia="es-ES"/>
        </w:rPr>
        <w:drawing>
          <wp:inline distT="0" distB="0" distL="0" distR="0" wp14:anchorId="063EBF57" wp14:editId="4A12986C">
            <wp:extent cx="5400040" cy="2788315"/>
            <wp:effectExtent l="0" t="0" r="10160" b="12065"/>
            <wp:docPr id="314" name="Gráfico 3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bl>
      <w:tblPr>
        <w:tblStyle w:val="Tablaconcuadrcula1"/>
        <w:tblW w:w="8505" w:type="dxa"/>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073"/>
        <w:gridCol w:w="1535"/>
        <w:gridCol w:w="1507"/>
        <w:gridCol w:w="1506"/>
        <w:gridCol w:w="1496"/>
        <w:gridCol w:w="1388"/>
      </w:tblGrid>
      <w:tr w:rsidR="00054722" w:rsidRPr="006732EE" w14:paraId="58D3ACD7" w14:textId="77777777" w:rsidTr="00361D31">
        <w:tc>
          <w:tcPr>
            <w:tcW w:w="1073" w:type="dxa"/>
            <w:vAlign w:val="center"/>
          </w:tcPr>
          <w:p w14:paraId="6F55397E" w14:textId="77777777" w:rsidR="00054722" w:rsidRPr="006732EE" w:rsidRDefault="00054722" w:rsidP="00361D31">
            <w:pPr>
              <w:spacing w:line="240" w:lineRule="auto"/>
              <w:contextualSpacing w:val="0"/>
              <w:jc w:val="center"/>
              <w:rPr>
                <w:rFonts w:eastAsia="Calibri"/>
                <w:sz w:val="16"/>
                <w:szCs w:val="16"/>
              </w:rPr>
            </w:pPr>
            <w:r w:rsidRPr="006732EE">
              <w:rPr>
                <w:rFonts w:eastAsia="Calibri"/>
                <w:sz w:val="16"/>
                <w:szCs w:val="16"/>
              </w:rPr>
              <w:t>NFS</w:t>
            </w:r>
          </w:p>
        </w:tc>
        <w:tc>
          <w:tcPr>
            <w:tcW w:w="1535" w:type="dxa"/>
            <w:shd w:val="clear" w:color="auto" w:fill="2E74B5" w:themeFill="accent1" w:themeFillShade="BF"/>
            <w:vAlign w:val="center"/>
          </w:tcPr>
          <w:p w14:paraId="338B910F" w14:textId="77777777" w:rsidR="00054722" w:rsidRPr="006732EE" w:rsidRDefault="00054722" w:rsidP="00361D31">
            <w:pPr>
              <w:spacing w:line="240" w:lineRule="auto"/>
              <w:contextualSpacing w:val="0"/>
              <w:jc w:val="center"/>
              <w:rPr>
                <w:rFonts w:eastAsia="Calibri"/>
                <w:sz w:val="16"/>
                <w:szCs w:val="16"/>
              </w:rPr>
            </w:pPr>
            <w:r w:rsidRPr="006732EE">
              <w:rPr>
                <w:rFonts w:eastAsia="Calibri"/>
                <w:sz w:val="16"/>
                <w:szCs w:val="16"/>
              </w:rPr>
              <w:t>Excelente</w:t>
            </w:r>
            <w:r w:rsidRPr="006732EE">
              <w:rPr>
                <w:rFonts w:eastAsia="Calibri"/>
                <w:sz w:val="16"/>
                <w:szCs w:val="16"/>
                <w:lang w:val="en-US"/>
              </w:rPr>
              <w:t xml:space="preserve">: </w:t>
            </w:r>
            <w:r w:rsidRPr="006732EE">
              <w:rPr>
                <w:rFonts w:eastAsia="Calibri"/>
                <w:sz w:val="16"/>
                <w:szCs w:val="16"/>
              </w:rPr>
              <w:t>91 – 100</w:t>
            </w:r>
          </w:p>
        </w:tc>
        <w:tc>
          <w:tcPr>
            <w:tcW w:w="1507" w:type="dxa"/>
            <w:shd w:val="clear" w:color="auto" w:fill="6CAB68"/>
            <w:vAlign w:val="center"/>
          </w:tcPr>
          <w:p w14:paraId="0C48B0B6" w14:textId="77777777" w:rsidR="00054722" w:rsidRPr="006732EE" w:rsidRDefault="00054722" w:rsidP="00361D31">
            <w:pPr>
              <w:spacing w:line="240" w:lineRule="auto"/>
              <w:contextualSpacing w:val="0"/>
              <w:jc w:val="center"/>
              <w:rPr>
                <w:rFonts w:eastAsia="Calibri"/>
                <w:sz w:val="16"/>
                <w:szCs w:val="16"/>
              </w:rPr>
            </w:pPr>
            <w:proofErr w:type="gramStart"/>
            <w:r w:rsidRPr="006732EE">
              <w:rPr>
                <w:rFonts w:eastAsia="Calibri"/>
                <w:sz w:val="16"/>
                <w:szCs w:val="16"/>
              </w:rPr>
              <w:t>Buena :</w:t>
            </w:r>
            <w:proofErr w:type="gramEnd"/>
            <w:r w:rsidRPr="006732EE">
              <w:rPr>
                <w:rFonts w:eastAsia="Calibri"/>
                <w:sz w:val="16"/>
                <w:szCs w:val="16"/>
              </w:rPr>
              <w:t xml:space="preserve"> 71-90</w:t>
            </w:r>
          </w:p>
        </w:tc>
        <w:tc>
          <w:tcPr>
            <w:tcW w:w="1506" w:type="dxa"/>
            <w:shd w:val="clear" w:color="auto" w:fill="FFFF00"/>
            <w:vAlign w:val="center"/>
          </w:tcPr>
          <w:p w14:paraId="5BAFFBCD" w14:textId="77777777" w:rsidR="00054722" w:rsidRPr="006732EE" w:rsidRDefault="00054722" w:rsidP="00361D31">
            <w:pPr>
              <w:spacing w:line="240" w:lineRule="auto"/>
              <w:contextualSpacing w:val="0"/>
              <w:jc w:val="center"/>
              <w:rPr>
                <w:rFonts w:eastAsia="Calibri"/>
                <w:sz w:val="16"/>
                <w:szCs w:val="16"/>
              </w:rPr>
            </w:pPr>
            <w:proofErr w:type="gramStart"/>
            <w:r w:rsidRPr="006732EE">
              <w:rPr>
                <w:rFonts w:eastAsia="Calibri"/>
                <w:sz w:val="16"/>
                <w:szCs w:val="16"/>
              </w:rPr>
              <w:t>Media :</w:t>
            </w:r>
            <w:proofErr w:type="gramEnd"/>
            <w:r w:rsidRPr="006732EE">
              <w:rPr>
                <w:rFonts w:eastAsia="Calibri"/>
                <w:sz w:val="16"/>
                <w:szCs w:val="16"/>
              </w:rPr>
              <w:t xml:space="preserve"> 51-70</w:t>
            </w:r>
          </w:p>
        </w:tc>
        <w:tc>
          <w:tcPr>
            <w:tcW w:w="1496" w:type="dxa"/>
            <w:shd w:val="clear" w:color="auto" w:fill="FFC000"/>
            <w:vAlign w:val="center"/>
          </w:tcPr>
          <w:p w14:paraId="095BBE78" w14:textId="77777777" w:rsidR="00054722" w:rsidRPr="006732EE" w:rsidRDefault="00054722" w:rsidP="00361D31">
            <w:pPr>
              <w:spacing w:line="240" w:lineRule="auto"/>
              <w:contextualSpacing w:val="0"/>
              <w:jc w:val="center"/>
              <w:rPr>
                <w:rFonts w:eastAsia="Calibri"/>
                <w:sz w:val="16"/>
                <w:szCs w:val="16"/>
              </w:rPr>
            </w:pPr>
            <w:proofErr w:type="gramStart"/>
            <w:r w:rsidRPr="006732EE">
              <w:rPr>
                <w:rFonts w:eastAsia="Calibri"/>
                <w:sz w:val="16"/>
                <w:szCs w:val="16"/>
              </w:rPr>
              <w:t>Mala :</w:t>
            </w:r>
            <w:proofErr w:type="gramEnd"/>
            <w:r w:rsidRPr="006732EE">
              <w:rPr>
                <w:rFonts w:eastAsia="Calibri"/>
                <w:sz w:val="16"/>
                <w:szCs w:val="16"/>
              </w:rPr>
              <w:t xml:space="preserve"> 26-50</w:t>
            </w:r>
          </w:p>
        </w:tc>
        <w:tc>
          <w:tcPr>
            <w:tcW w:w="1388" w:type="dxa"/>
            <w:shd w:val="clear" w:color="auto" w:fill="BF3030"/>
            <w:vAlign w:val="center"/>
          </w:tcPr>
          <w:p w14:paraId="1FA6B0A7" w14:textId="77777777" w:rsidR="00054722" w:rsidRPr="006732EE" w:rsidRDefault="00054722" w:rsidP="00361D31">
            <w:pPr>
              <w:spacing w:line="240" w:lineRule="auto"/>
              <w:contextualSpacing w:val="0"/>
              <w:jc w:val="center"/>
              <w:rPr>
                <w:rFonts w:eastAsia="Calibri"/>
                <w:sz w:val="16"/>
                <w:szCs w:val="16"/>
              </w:rPr>
            </w:pPr>
            <w:r w:rsidRPr="006732EE">
              <w:rPr>
                <w:rFonts w:eastAsia="Calibri"/>
                <w:sz w:val="16"/>
                <w:szCs w:val="16"/>
              </w:rPr>
              <w:t xml:space="preserve">Muy </w:t>
            </w:r>
            <w:proofErr w:type="gramStart"/>
            <w:r w:rsidRPr="006732EE">
              <w:rPr>
                <w:rFonts w:eastAsia="Calibri"/>
                <w:sz w:val="16"/>
                <w:szCs w:val="16"/>
              </w:rPr>
              <w:t>mala :</w:t>
            </w:r>
            <w:proofErr w:type="gramEnd"/>
            <w:r w:rsidRPr="006732EE">
              <w:rPr>
                <w:rFonts w:eastAsia="Calibri"/>
                <w:sz w:val="16"/>
                <w:szCs w:val="16"/>
              </w:rPr>
              <w:t xml:space="preserve"> 0-25</w:t>
            </w:r>
          </w:p>
        </w:tc>
      </w:tr>
    </w:tbl>
    <w:p w14:paraId="3E0ACB91" w14:textId="79859140" w:rsidR="007E7A27" w:rsidRPr="00E44E0B" w:rsidRDefault="00AC505E" w:rsidP="00AC505E">
      <w:pPr>
        <w:pStyle w:val="Descripcin"/>
        <w:keepNext/>
      </w:pPr>
      <w:bookmarkStart w:id="146" w:name="_Toc70330506"/>
      <w:bookmarkStart w:id="147" w:name="_Toc108470345"/>
      <w:r>
        <w:t xml:space="preserve">Figura </w:t>
      </w:r>
      <w:fldSimple w:instr=" SEQ Figura \* ARABIC ">
        <w:r w:rsidR="00626AE4">
          <w:rPr>
            <w:noProof/>
          </w:rPr>
          <w:t>13</w:t>
        </w:r>
      </w:fldSimple>
      <w:r>
        <w:t xml:space="preserve">. </w:t>
      </w:r>
      <w:r w:rsidR="00054722" w:rsidRPr="00054722">
        <w:rPr>
          <w:rFonts w:asciiTheme="majorHAnsi" w:hAnsiTheme="majorHAnsi" w:cs="Courier New"/>
        </w:rPr>
        <w:t>Evaluación del punto de monitoreo FW 111-LB</w:t>
      </w:r>
      <w:r w:rsidR="008559D1">
        <w:rPr>
          <w:rFonts w:asciiTheme="majorHAnsi" w:hAnsiTheme="majorHAnsi" w:cs="Courier New"/>
        </w:rPr>
        <w:t>.</w:t>
      </w:r>
      <w:bookmarkEnd w:id="146"/>
      <w:bookmarkEnd w:id="147"/>
    </w:p>
    <w:p w14:paraId="6BBFE3B2" w14:textId="2B81AAAB" w:rsidR="00054722" w:rsidRDefault="00054722" w:rsidP="00CF7D1E">
      <w:pPr>
        <w:jc w:val="both"/>
        <w:rPr>
          <w:lang w:val="es-ES"/>
        </w:rPr>
      </w:pPr>
      <w:proofErr w:type="gramStart"/>
      <w:r>
        <w:rPr>
          <w:lang w:val="es-ES"/>
        </w:rPr>
        <w:t>De acuerdo a</w:t>
      </w:r>
      <w:proofErr w:type="gramEnd"/>
      <w:r>
        <w:rPr>
          <w:lang w:val="es-ES"/>
        </w:rPr>
        <w:t xml:space="preserve"> la escala de valoración ICA-NSF el punto presenta calidad d</w:t>
      </w:r>
      <w:r w:rsidR="00CF7D1E">
        <w:rPr>
          <w:lang w:val="es-ES"/>
        </w:rPr>
        <w:t>e media a buena.  En el cuadro 13</w:t>
      </w:r>
      <w:r>
        <w:rPr>
          <w:lang w:val="es-ES"/>
        </w:rPr>
        <w:t xml:space="preserve"> se presentan los parámetros que no se ajustaron a los requisitos del padrón nacional de aguas.</w:t>
      </w:r>
    </w:p>
    <w:p w14:paraId="3B8F2537" w14:textId="77777777" w:rsidR="00054722" w:rsidRDefault="00054722" w:rsidP="00054722">
      <w:pPr>
        <w:rPr>
          <w:lang w:val="es-ES"/>
        </w:rPr>
      </w:pPr>
    </w:p>
    <w:tbl>
      <w:tblPr>
        <w:tblStyle w:val="Cuadrculaclara"/>
        <w:tblW w:w="5000" w:type="pct"/>
        <w:tblLook w:val="04A0" w:firstRow="1" w:lastRow="0" w:firstColumn="1" w:lastColumn="0" w:noHBand="0" w:noVBand="1"/>
      </w:tblPr>
      <w:tblGrid>
        <w:gridCol w:w="2397"/>
        <w:gridCol w:w="2108"/>
        <w:gridCol w:w="2108"/>
        <w:gridCol w:w="2107"/>
      </w:tblGrid>
      <w:tr w:rsidR="00054722" w14:paraId="204AEE15" w14:textId="77777777" w:rsidTr="00361D3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000" w:type="pct"/>
            <w:gridSpan w:val="4"/>
          </w:tcPr>
          <w:p w14:paraId="7D938B10" w14:textId="19213119" w:rsidR="00054722" w:rsidRPr="00A44C82" w:rsidRDefault="00A44C82" w:rsidP="00A44C82">
            <w:pPr>
              <w:pStyle w:val="Descripcin"/>
              <w:keepNext/>
              <w:spacing w:after="0"/>
              <w:jc w:val="center"/>
              <w:rPr>
                <w:b w:val="0"/>
              </w:rPr>
            </w:pPr>
            <w:bookmarkStart w:id="148" w:name="_Toc108436978"/>
            <w:r w:rsidRPr="00A44C82">
              <w:rPr>
                <w:b w:val="0"/>
              </w:rPr>
              <w:t xml:space="preserve">CUADRO </w:t>
            </w:r>
            <w:r w:rsidRPr="00A44C82">
              <w:fldChar w:fldCharType="begin"/>
            </w:r>
            <w:r w:rsidRPr="00A44C82">
              <w:rPr>
                <w:b w:val="0"/>
              </w:rPr>
              <w:instrText xml:space="preserve"> SEQ CUADRO \* ARABIC </w:instrText>
            </w:r>
            <w:r w:rsidRPr="00A44C82">
              <w:fldChar w:fldCharType="separate"/>
            </w:r>
            <w:r w:rsidR="00D14FCF">
              <w:rPr>
                <w:b w:val="0"/>
                <w:noProof/>
              </w:rPr>
              <w:t>13</w:t>
            </w:r>
            <w:r w:rsidRPr="00A44C82">
              <w:fldChar w:fldCharType="end"/>
            </w:r>
            <w:r w:rsidRPr="00A44C82">
              <w:rPr>
                <w:b w:val="0"/>
              </w:rPr>
              <w:t xml:space="preserve">. </w:t>
            </w:r>
            <w:r w:rsidR="00054722" w:rsidRPr="00A44C82">
              <w:rPr>
                <w:rFonts w:ascii="MADE Evolve Sans" w:hAnsi="MADE Evolve Sans"/>
                <w:b w:val="0"/>
              </w:rPr>
              <w:t>CUMPLIMIENTO DE LA RESOLUCIÓN 222/02 – FW 111-LB</w:t>
            </w:r>
            <w:bookmarkEnd w:id="148"/>
          </w:p>
        </w:tc>
      </w:tr>
      <w:tr w:rsidR="00054722" w14:paraId="27EE8964"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tcPr>
          <w:p w14:paraId="759C6C79" w14:textId="77777777" w:rsidR="00054722" w:rsidRPr="00AE7201" w:rsidRDefault="00054722" w:rsidP="00361D31">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1209" w:type="pct"/>
          </w:tcPr>
          <w:p w14:paraId="0CFA5DCA" w14:textId="77777777" w:rsidR="00054722" w:rsidRPr="00AE7201" w:rsidRDefault="00054722"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1209" w:type="pct"/>
          </w:tcPr>
          <w:p w14:paraId="7BECBD36" w14:textId="77777777" w:rsidR="00054722" w:rsidRPr="00AE7201" w:rsidRDefault="00054722"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1209" w:type="pct"/>
          </w:tcPr>
          <w:p w14:paraId="4423AE9D" w14:textId="77777777" w:rsidR="00054722" w:rsidRPr="00AE7201" w:rsidRDefault="00054722"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054722" w14:paraId="10631739"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vAlign w:val="center"/>
          </w:tcPr>
          <w:p w14:paraId="05197854" w14:textId="77777777" w:rsidR="00054722" w:rsidRPr="00AE7201" w:rsidRDefault="00054722" w:rsidP="00361D31">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1209" w:type="pct"/>
            <w:vAlign w:val="center"/>
          </w:tcPr>
          <w:p w14:paraId="3D29EE6E" w14:textId="77777777" w:rsidR="00054722" w:rsidRPr="00AE7201" w:rsidRDefault="00054722" w:rsidP="00361D31">
            <w:pPr>
              <w:jc w:val="center"/>
              <w:cnfStyle w:val="000000010000" w:firstRow="0" w:lastRow="0" w:firstColumn="0" w:lastColumn="0" w:oddVBand="0" w:evenVBand="0" w:oddHBand="0" w:evenHBand="1" w:firstRowFirstColumn="0" w:firstRowLastColumn="0" w:lastRowFirstColumn="0" w:lastRowLastColumn="0"/>
            </w:pPr>
            <w:r>
              <w:t>86,7%</w:t>
            </w:r>
          </w:p>
        </w:tc>
        <w:tc>
          <w:tcPr>
            <w:tcW w:w="1209" w:type="pct"/>
            <w:vAlign w:val="center"/>
          </w:tcPr>
          <w:p w14:paraId="0CACC97B" w14:textId="77777777" w:rsidR="00054722" w:rsidRPr="00AE7201" w:rsidRDefault="00054722" w:rsidP="00361D31">
            <w:pPr>
              <w:jc w:val="center"/>
              <w:cnfStyle w:val="000000010000" w:firstRow="0" w:lastRow="0" w:firstColumn="0" w:lastColumn="0" w:oddVBand="0" w:evenVBand="0" w:oddHBand="0" w:evenHBand="1" w:firstRowFirstColumn="0" w:firstRowLastColumn="0" w:lastRowFirstColumn="0" w:lastRowLastColumn="0"/>
            </w:pPr>
            <w:r>
              <w:t>97,78%</w:t>
            </w:r>
          </w:p>
        </w:tc>
        <w:tc>
          <w:tcPr>
            <w:tcW w:w="1209" w:type="pct"/>
            <w:vAlign w:val="center"/>
          </w:tcPr>
          <w:p w14:paraId="5BBA2D27" w14:textId="77777777" w:rsidR="00054722" w:rsidRPr="00AE7201" w:rsidRDefault="00054722" w:rsidP="00361D31">
            <w:pPr>
              <w:jc w:val="center"/>
              <w:cnfStyle w:val="000000010000" w:firstRow="0" w:lastRow="0" w:firstColumn="0" w:lastColumn="0" w:oddVBand="0" w:evenVBand="0" w:oddHBand="0" w:evenHBand="1" w:firstRowFirstColumn="0" w:firstRowLastColumn="0" w:lastRowFirstColumn="0" w:lastRowLastColumn="0"/>
            </w:pPr>
            <w:r>
              <w:t>97,78%</w:t>
            </w:r>
          </w:p>
        </w:tc>
      </w:tr>
      <w:tr w:rsidR="00054722" w14:paraId="5B9B379B"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vAlign w:val="center"/>
          </w:tcPr>
          <w:p w14:paraId="447EA851" w14:textId="77777777" w:rsidR="00054722" w:rsidRPr="00AE7201" w:rsidRDefault="00054722" w:rsidP="00361D31">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1209" w:type="pct"/>
            <w:vAlign w:val="center"/>
          </w:tcPr>
          <w:p w14:paraId="4A0C179F" w14:textId="77777777" w:rsidR="00054722" w:rsidRPr="00AE7201" w:rsidRDefault="00054722" w:rsidP="00361D31">
            <w:pPr>
              <w:jc w:val="center"/>
              <w:cnfStyle w:val="000000100000" w:firstRow="0" w:lastRow="0" w:firstColumn="0" w:lastColumn="0" w:oddVBand="0" w:evenVBand="0" w:oddHBand="1" w:evenHBand="0" w:firstRowFirstColumn="0" w:firstRowLastColumn="0" w:lastRowFirstColumn="0" w:lastRowLastColumn="0"/>
            </w:pPr>
            <w:r>
              <w:t>17,7%</w:t>
            </w:r>
          </w:p>
        </w:tc>
        <w:tc>
          <w:tcPr>
            <w:tcW w:w="1209" w:type="pct"/>
            <w:vAlign w:val="center"/>
          </w:tcPr>
          <w:p w14:paraId="4CF313B1" w14:textId="77777777" w:rsidR="00054722" w:rsidRPr="00AE7201" w:rsidRDefault="00054722" w:rsidP="00361D31">
            <w:pPr>
              <w:jc w:val="center"/>
              <w:cnfStyle w:val="000000100000" w:firstRow="0" w:lastRow="0" w:firstColumn="0" w:lastColumn="0" w:oddVBand="0" w:evenVBand="0" w:oddHBand="1" w:evenHBand="0" w:firstRowFirstColumn="0" w:firstRowLastColumn="0" w:lastRowFirstColumn="0" w:lastRowLastColumn="0"/>
            </w:pPr>
            <w:r>
              <w:t>2,22%</w:t>
            </w:r>
          </w:p>
        </w:tc>
        <w:tc>
          <w:tcPr>
            <w:tcW w:w="1209" w:type="pct"/>
            <w:vAlign w:val="center"/>
          </w:tcPr>
          <w:p w14:paraId="24473A7B" w14:textId="77777777" w:rsidR="00054722" w:rsidRPr="00AE7201" w:rsidRDefault="00054722" w:rsidP="00361D31">
            <w:pPr>
              <w:jc w:val="center"/>
              <w:cnfStyle w:val="000000100000" w:firstRow="0" w:lastRow="0" w:firstColumn="0" w:lastColumn="0" w:oddVBand="0" w:evenVBand="0" w:oddHBand="1" w:evenHBand="0" w:firstRowFirstColumn="0" w:firstRowLastColumn="0" w:lastRowFirstColumn="0" w:lastRowLastColumn="0"/>
            </w:pPr>
            <w:r>
              <w:t>2,22%</w:t>
            </w:r>
          </w:p>
        </w:tc>
      </w:tr>
      <w:tr w:rsidR="00054722" w14:paraId="45FBBB52"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vAlign w:val="center"/>
          </w:tcPr>
          <w:p w14:paraId="6CB1149D" w14:textId="77777777" w:rsidR="00054722" w:rsidRPr="00AE7201" w:rsidRDefault="00054722" w:rsidP="00361D31">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1209" w:type="pct"/>
          </w:tcPr>
          <w:p w14:paraId="6070CD09" w14:textId="77777777" w:rsidR="00054722" w:rsidRPr="00E761F3"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E761F3">
              <w:rPr>
                <w:sz w:val="18"/>
                <w:szCs w:val="18"/>
              </w:rPr>
              <w:t>pH</w:t>
            </w:r>
          </w:p>
          <w:p w14:paraId="6276B1CD" w14:textId="77777777" w:rsidR="00054722" w:rsidRPr="00E761F3"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E761F3">
              <w:rPr>
                <w:sz w:val="18"/>
                <w:szCs w:val="18"/>
              </w:rPr>
              <w:t>Turbidez</w:t>
            </w:r>
          </w:p>
          <w:p w14:paraId="7E8FF603" w14:textId="77777777" w:rsidR="00054722" w:rsidRPr="00E761F3"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w:t>
            </w:r>
            <w:r w:rsidRPr="00E761F3">
              <w:rPr>
                <w:sz w:val="18"/>
                <w:szCs w:val="18"/>
              </w:rPr>
              <w:t>sforo total</w:t>
            </w:r>
          </w:p>
          <w:p w14:paraId="73DDCA8C" w14:textId="77777777" w:rsidR="00054722" w:rsidRPr="00E761F3"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w:t>
            </w:r>
            <w:r w:rsidRPr="00E761F3">
              <w:rPr>
                <w:sz w:val="18"/>
                <w:szCs w:val="18"/>
              </w:rPr>
              <w:t>aco</w:t>
            </w:r>
          </w:p>
          <w:p w14:paraId="1EB047A2" w14:textId="77777777" w:rsidR="00054722" w:rsidRPr="00E761F3"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E761F3">
              <w:rPr>
                <w:sz w:val="18"/>
                <w:szCs w:val="18"/>
              </w:rPr>
              <w:t>Manganeso</w:t>
            </w:r>
          </w:p>
          <w:p w14:paraId="6BB8E58B" w14:textId="77777777" w:rsidR="00054722" w:rsidRPr="00E761F3"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E761F3">
              <w:rPr>
                <w:sz w:val="18"/>
                <w:szCs w:val="18"/>
              </w:rPr>
              <w:t>Hierro soluble</w:t>
            </w:r>
          </w:p>
          <w:p w14:paraId="2F4B0194" w14:textId="77777777" w:rsidR="00054722" w:rsidRPr="00E761F3"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E761F3">
              <w:rPr>
                <w:sz w:val="18"/>
                <w:szCs w:val="18"/>
              </w:rPr>
              <w:t>Coliformes totales</w:t>
            </w:r>
          </w:p>
          <w:p w14:paraId="6B885CCF" w14:textId="77777777" w:rsidR="00054722" w:rsidRPr="00AE7201"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rsidRPr="00E761F3">
              <w:rPr>
                <w:sz w:val="18"/>
                <w:szCs w:val="18"/>
              </w:rPr>
              <w:t>Coliformes fecales</w:t>
            </w:r>
          </w:p>
        </w:tc>
        <w:tc>
          <w:tcPr>
            <w:tcW w:w="1209" w:type="pct"/>
          </w:tcPr>
          <w:p w14:paraId="695D6D6E"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Fósforo total</w:t>
            </w:r>
          </w:p>
          <w:p w14:paraId="403BF4F2"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Amoníaco</w:t>
            </w:r>
          </w:p>
          <w:p w14:paraId="5730B58A" w14:textId="77777777" w:rsidR="00054722" w:rsidRPr="00AE7201" w:rsidRDefault="00054722" w:rsidP="00361D31">
            <w:pPr>
              <w:pStyle w:val="Prrafodelista"/>
              <w:ind w:left="176"/>
              <w:cnfStyle w:val="000000010000" w:firstRow="0" w:lastRow="0" w:firstColumn="0" w:lastColumn="0" w:oddVBand="0" w:evenVBand="0" w:oddHBand="0" w:evenHBand="1" w:firstRowFirstColumn="0" w:firstRowLastColumn="0" w:lastRowFirstColumn="0" w:lastRowLastColumn="0"/>
              <w:rPr>
                <w:sz w:val="18"/>
                <w:szCs w:val="18"/>
              </w:rPr>
            </w:pPr>
          </w:p>
        </w:tc>
        <w:tc>
          <w:tcPr>
            <w:tcW w:w="1209" w:type="pct"/>
          </w:tcPr>
          <w:p w14:paraId="02B14FDF"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Amoníaco</w:t>
            </w:r>
          </w:p>
          <w:p w14:paraId="6751BE3B" w14:textId="77777777" w:rsidR="00054722" w:rsidRPr="00AE7201"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Aluminio</w:t>
            </w:r>
          </w:p>
        </w:tc>
      </w:tr>
    </w:tbl>
    <w:p w14:paraId="32EB7BF3" w14:textId="3B05E21A" w:rsidR="006F2DFD" w:rsidRDefault="006F2DFD" w:rsidP="00D6735A">
      <w:pPr>
        <w:spacing w:after="160"/>
        <w:contextualSpacing w:val="0"/>
        <w:jc w:val="both"/>
        <w:rPr>
          <w:rFonts w:asciiTheme="majorHAnsi" w:hAnsiTheme="majorHAnsi" w:cs="Courier New"/>
        </w:rPr>
      </w:pPr>
      <w:r>
        <w:rPr>
          <w:rFonts w:asciiTheme="majorHAnsi" w:hAnsiTheme="majorHAnsi" w:cs="Courier New"/>
        </w:rPr>
        <w:br w:type="page"/>
      </w:r>
    </w:p>
    <w:p w14:paraId="3E090938" w14:textId="780E8427" w:rsidR="007E7A27" w:rsidRDefault="003D3D08" w:rsidP="00616A7E">
      <w:pPr>
        <w:spacing w:line="259" w:lineRule="auto"/>
        <w:contextualSpacing w:val="0"/>
      </w:pPr>
      <w:bookmarkStart w:id="149" w:name="_Toc70326576"/>
      <w:bookmarkStart w:id="150" w:name="_Toc70327384"/>
      <w:bookmarkStart w:id="151" w:name="_Toc108566557"/>
      <w:r w:rsidRPr="001C0766">
        <w:rPr>
          <w:rStyle w:val="Ttulo2Car"/>
          <w:highlight w:val="magenta"/>
        </w:rPr>
        <w:lastRenderedPageBreak/>
        <w:t>3.1</w:t>
      </w:r>
      <w:r w:rsidR="004F4E2E" w:rsidRPr="001C0766">
        <w:rPr>
          <w:rStyle w:val="Ttulo2Car"/>
          <w:highlight w:val="magenta"/>
        </w:rPr>
        <w:t>.14</w:t>
      </w:r>
      <w:r w:rsidR="007E7A27" w:rsidRPr="001C0766">
        <w:rPr>
          <w:rStyle w:val="Ttulo2Car"/>
          <w:highlight w:val="magenta"/>
        </w:rPr>
        <w:t xml:space="preserve"> Análisis </w:t>
      </w:r>
      <w:bookmarkEnd w:id="149"/>
      <w:bookmarkEnd w:id="150"/>
      <w:r w:rsidR="00054722" w:rsidRPr="001C0766">
        <w:rPr>
          <w:rStyle w:val="Ttulo2Car"/>
          <w:highlight w:val="magenta"/>
        </w:rPr>
        <w:t>del punto FW 316-CR</w:t>
      </w:r>
      <w:bookmarkEnd w:id="151"/>
    </w:p>
    <w:p w14:paraId="16128E5B" w14:textId="77777777" w:rsidR="00616A7E" w:rsidRPr="00616A7E" w:rsidRDefault="00616A7E" w:rsidP="00616A7E">
      <w:pPr>
        <w:spacing w:line="259" w:lineRule="auto"/>
        <w:contextualSpacing w:val="0"/>
        <w:rPr>
          <w:sz w:val="10"/>
        </w:rPr>
      </w:pPr>
    </w:p>
    <w:p w14:paraId="73B5D1E6" w14:textId="77777777" w:rsidR="00054722" w:rsidRDefault="00054722" w:rsidP="00054722">
      <w:pPr>
        <w:jc w:val="both"/>
      </w:pPr>
      <w:r>
        <w:t xml:space="preserve">La estación de monitoreo FW 316-CR se encuentra en el extremo suroeste de la propiedad denominada Cristo Rey, administrativamente se localiza en el lugar conocido como Laguna </w:t>
      </w:r>
      <w:proofErr w:type="spellStart"/>
      <w:r>
        <w:t>Penayo</w:t>
      </w:r>
      <w:proofErr w:type="spellEnd"/>
      <w:r>
        <w:t xml:space="preserve"> del distrito Loreto, Departamento de Concepción; sus coordenadas UTM de referencia son 21K 485341.00 m E 7442662.00 m S. </w:t>
      </w:r>
    </w:p>
    <w:p w14:paraId="21425446" w14:textId="77777777" w:rsidR="00054722" w:rsidRDefault="00054722" w:rsidP="00054722">
      <w:pPr>
        <w:jc w:val="both"/>
      </w:pPr>
    </w:p>
    <w:p w14:paraId="08A7D4AE" w14:textId="77777777" w:rsidR="00054722" w:rsidRDefault="00054722" w:rsidP="00054722">
      <w:pPr>
        <w:jc w:val="both"/>
      </w:pPr>
      <w:r w:rsidRPr="001C0766">
        <w:rPr>
          <w:highlight w:val="magenta"/>
        </w:rPr>
        <w:t xml:space="preserve">Este punto de monitoreo se localiza sobre el Arroyo Laguna </w:t>
      </w:r>
      <w:proofErr w:type="spellStart"/>
      <w:r w:rsidRPr="001C0766">
        <w:rPr>
          <w:highlight w:val="magenta"/>
        </w:rPr>
        <w:t>Penayo</w:t>
      </w:r>
      <w:proofErr w:type="spellEnd"/>
      <w:r>
        <w:t xml:space="preserve"> de la microcuenca homónima, el cauce en el tramo verificado es </w:t>
      </w:r>
      <w:proofErr w:type="gramStart"/>
      <w:r>
        <w:t>de  aproximadamente</w:t>
      </w:r>
      <w:proofErr w:type="gramEnd"/>
      <w:r>
        <w:t xml:space="preserve"> 35 metros de ancho y presento caudal de agua en todas las campañas realizadas. </w:t>
      </w:r>
    </w:p>
    <w:p w14:paraId="2996C31F" w14:textId="77777777" w:rsidR="00054722" w:rsidRDefault="00054722" w:rsidP="00054722">
      <w:pPr>
        <w:jc w:val="both"/>
      </w:pPr>
    </w:p>
    <w:p w14:paraId="6FC0659A" w14:textId="055B3B1B" w:rsidR="00616A7E" w:rsidRDefault="00054722" w:rsidP="00054722">
      <w:pPr>
        <w:jc w:val="both"/>
      </w:pPr>
      <w:r>
        <w:t xml:space="preserve">A partir de los resultados de laboratorio obtenidos en las sucesivas campañas se aplicó el Índice de Calidad de Agua de la </w:t>
      </w:r>
      <w:proofErr w:type="spellStart"/>
      <w:r>
        <w:t>National</w:t>
      </w:r>
      <w:proofErr w:type="spellEnd"/>
      <w:r>
        <w:t xml:space="preserve"> </w:t>
      </w:r>
      <w:proofErr w:type="spellStart"/>
      <w:r>
        <w:t>Sanitation</w:t>
      </w:r>
      <w:proofErr w:type="spellEnd"/>
      <w:r>
        <w:t xml:space="preserve"> </w:t>
      </w:r>
      <w:proofErr w:type="spellStart"/>
      <w:r>
        <w:t>Foundation</w:t>
      </w:r>
      <w:proofErr w:type="spellEnd"/>
      <w:r>
        <w:t xml:space="preserve"> (ICA-NSF) y se evaluó el grado de cumplimiento </w:t>
      </w:r>
      <w:proofErr w:type="gramStart"/>
      <w:r>
        <w:t>del  padrón</w:t>
      </w:r>
      <w:proofErr w:type="gramEnd"/>
      <w:r>
        <w:t xml:space="preserve"> nacional de agua establecido según Resolución </w:t>
      </w:r>
      <w:proofErr w:type="spellStart"/>
      <w:r>
        <w:t>N</w:t>
      </w:r>
      <w:r>
        <w:rPr>
          <w:rFonts w:ascii="Courier New" w:hAnsi="Courier New" w:cs="Courier New"/>
        </w:rPr>
        <w:t>º</w:t>
      </w:r>
      <w:proofErr w:type="spellEnd"/>
      <w:r>
        <w:t xml:space="preserve"> 222/02.</w:t>
      </w:r>
    </w:p>
    <w:p w14:paraId="17F73AE0" w14:textId="77777777" w:rsidR="00054722" w:rsidRPr="00E443E1" w:rsidRDefault="00054722" w:rsidP="00054722">
      <w:pPr>
        <w:jc w:val="both"/>
        <w:rPr>
          <w:lang w:val="es-ES"/>
        </w:rPr>
      </w:pPr>
    </w:p>
    <w:p w14:paraId="2E1EB1E1" w14:textId="2180D986" w:rsidR="007E7A27" w:rsidRDefault="00054722" w:rsidP="00696FA7">
      <w:r>
        <w:rPr>
          <w:noProof/>
          <w:lang w:val="es-ES" w:eastAsia="es-ES"/>
        </w:rPr>
        <w:drawing>
          <wp:inline distT="0" distB="0" distL="0" distR="0" wp14:anchorId="6725B548" wp14:editId="0467FAEA">
            <wp:extent cx="5400040" cy="2788315"/>
            <wp:effectExtent l="0" t="0" r="10160" b="12065"/>
            <wp:docPr id="315" name="Gráfico 3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Style w:val="Tablaconcuadrcula1"/>
        <w:tblW w:w="8505" w:type="dxa"/>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073"/>
        <w:gridCol w:w="1535"/>
        <w:gridCol w:w="1507"/>
        <w:gridCol w:w="1506"/>
        <w:gridCol w:w="1496"/>
        <w:gridCol w:w="1388"/>
      </w:tblGrid>
      <w:tr w:rsidR="00361D31" w:rsidRPr="006732EE" w14:paraId="4C30C844" w14:textId="77777777" w:rsidTr="00361D31">
        <w:tc>
          <w:tcPr>
            <w:tcW w:w="1073" w:type="dxa"/>
            <w:vAlign w:val="center"/>
          </w:tcPr>
          <w:p w14:paraId="55DF11F2" w14:textId="77777777" w:rsidR="00361D31" w:rsidRPr="006732EE" w:rsidRDefault="00361D31" w:rsidP="00361D31">
            <w:pPr>
              <w:spacing w:line="240" w:lineRule="auto"/>
              <w:contextualSpacing w:val="0"/>
              <w:jc w:val="center"/>
              <w:rPr>
                <w:rFonts w:eastAsia="Calibri"/>
                <w:sz w:val="16"/>
                <w:szCs w:val="16"/>
              </w:rPr>
            </w:pPr>
            <w:r w:rsidRPr="006732EE">
              <w:rPr>
                <w:rFonts w:eastAsia="Calibri"/>
                <w:sz w:val="16"/>
                <w:szCs w:val="16"/>
              </w:rPr>
              <w:t>NFS</w:t>
            </w:r>
          </w:p>
        </w:tc>
        <w:tc>
          <w:tcPr>
            <w:tcW w:w="1535" w:type="dxa"/>
            <w:shd w:val="clear" w:color="auto" w:fill="2E74B5" w:themeFill="accent1" w:themeFillShade="BF"/>
            <w:vAlign w:val="center"/>
          </w:tcPr>
          <w:p w14:paraId="69C053E4" w14:textId="77777777" w:rsidR="00361D31" w:rsidRPr="006732EE" w:rsidRDefault="00361D31" w:rsidP="00361D31">
            <w:pPr>
              <w:spacing w:line="240" w:lineRule="auto"/>
              <w:contextualSpacing w:val="0"/>
              <w:jc w:val="center"/>
              <w:rPr>
                <w:rFonts w:eastAsia="Calibri"/>
                <w:sz w:val="16"/>
                <w:szCs w:val="16"/>
              </w:rPr>
            </w:pPr>
            <w:r w:rsidRPr="006732EE">
              <w:rPr>
                <w:rFonts w:eastAsia="Calibri"/>
                <w:sz w:val="16"/>
                <w:szCs w:val="16"/>
              </w:rPr>
              <w:t>Excelente</w:t>
            </w:r>
            <w:r w:rsidRPr="006732EE">
              <w:rPr>
                <w:rFonts w:eastAsia="Calibri"/>
                <w:sz w:val="16"/>
                <w:szCs w:val="16"/>
                <w:lang w:val="en-US"/>
              </w:rPr>
              <w:t xml:space="preserve">: </w:t>
            </w:r>
            <w:r w:rsidRPr="006732EE">
              <w:rPr>
                <w:rFonts w:eastAsia="Calibri"/>
                <w:sz w:val="16"/>
                <w:szCs w:val="16"/>
              </w:rPr>
              <w:t>91 – 100</w:t>
            </w:r>
          </w:p>
        </w:tc>
        <w:tc>
          <w:tcPr>
            <w:tcW w:w="1507" w:type="dxa"/>
            <w:shd w:val="clear" w:color="auto" w:fill="6CAB68"/>
            <w:vAlign w:val="center"/>
          </w:tcPr>
          <w:p w14:paraId="125F5003" w14:textId="77777777" w:rsidR="00361D31" w:rsidRPr="006732EE" w:rsidRDefault="00361D31" w:rsidP="00361D31">
            <w:pPr>
              <w:spacing w:line="240" w:lineRule="auto"/>
              <w:contextualSpacing w:val="0"/>
              <w:jc w:val="center"/>
              <w:rPr>
                <w:rFonts w:eastAsia="Calibri"/>
                <w:sz w:val="16"/>
                <w:szCs w:val="16"/>
              </w:rPr>
            </w:pPr>
            <w:proofErr w:type="gramStart"/>
            <w:r w:rsidRPr="006732EE">
              <w:rPr>
                <w:rFonts w:eastAsia="Calibri"/>
                <w:sz w:val="16"/>
                <w:szCs w:val="16"/>
              </w:rPr>
              <w:t>Buena :</w:t>
            </w:r>
            <w:proofErr w:type="gramEnd"/>
            <w:r w:rsidRPr="006732EE">
              <w:rPr>
                <w:rFonts w:eastAsia="Calibri"/>
                <w:sz w:val="16"/>
                <w:szCs w:val="16"/>
              </w:rPr>
              <w:t xml:space="preserve"> 71-90</w:t>
            </w:r>
          </w:p>
        </w:tc>
        <w:tc>
          <w:tcPr>
            <w:tcW w:w="1506" w:type="dxa"/>
            <w:shd w:val="clear" w:color="auto" w:fill="FFFF00"/>
            <w:vAlign w:val="center"/>
          </w:tcPr>
          <w:p w14:paraId="6D8D3211" w14:textId="77777777" w:rsidR="00361D31" w:rsidRPr="006732EE" w:rsidRDefault="00361D31" w:rsidP="00361D31">
            <w:pPr>
              <w:spacing w:line="240" w:lineRule="auto"/>
              <w:contextualSpacing w:val="0"/>
              <w:jc w:val="center"/>
              <w:rPr>
                <w:rFonts w:eastAsia="Calibri"/>
                <w:sz w:val="16"/>
                <w:szCs w:val="16"/>
              </w:rPr>
            </w:pPr>
            <w:proofErr w:type="gramStart"/>
            <w:r w:rsidRPr="006732EE">
              <w:rPr>
                <w:rFonts w:eastAsia="Calibri"/>
                <w:sz w:val="16"/>
                <w:szCs w:val="16"/>
              </w:rPr>
              <w:t>Media :</w:t>
            </w:r>
            <w:proofErr w:type="gramEnd"/>
            <w:r w:rsidRPr="006732EE">
              <w:rPr>
                <w:rFonts w:eastAsia="Calibri"/>
                <w:sz w:val="16"/>
                <w:szCs w:val="16"/>
              </w:rPr>
              <w:t xml:space="preserve"> 51-70</w:t>
            </w:r>
          </w:p>
        </w:tc>
        <w:tc>
          <w:tcPr>
            <w:tcW w:w="1496" w:type="dxa"/>
            <w:shd w:val="clear" w:color="auto" w:fill="FFC000"/>
            <w:vAlign w:val="center"/>
          </w:tcPr>
          <w:p w14:paraId="5CC6B21B" w14:textId="77777777" w:rsidR="00361D31" w:rsidRPr="006732EE" w:rsidRDefault="00361D31" w:rsidP="00361D31">
            <w:pPr>
              <w:spacing w:line="240" w:lineRule="auto"/>
              <w:contextualSpacing w:val="0"/>
              <w:jc w:val="center"/>
              <w:rPr>
                <w:rFonts w:eastAsia="Calibri"/>
                <w:sz w:val="16"/>
                <w:szCs w:val="16"/>
              </w:rPr>
            </w:pPr>
            <w:proofErr w:type="gramStart"/>
            <w:r w:rsidRPr="006732EE">
              <w:rPr>
                <w:rFonts w:eastAsia="Calibri"/>
                <w:sz w:val="16"/>
                <w:szCs w:val="16"/>
              </w:rPr>
              <w:t>Mala :</w:t>
            </w:r>
            <w:proofErr w:type="gramEnd"/>
            <w:r w:rsidRPr="006732EE">
              <w:rPr>
                <w:rFonts w:eastAsia="Calibri"/>
                <w:sz w:val="16"/>
                <w:szCs w:val="16"/>
              </w:rPr>
              <w:t xml:space="preserve"> 26-50</w:t>
            </w:r>
          </w:p>
        </w:tc>
        <w:tc>
          <w:tcPr>
            <w:tcW w:w="1388" w:type="dxa"/>
            <w:shd w:val="clear" w:color="auto" w:fill="BF3030"/>
            <w:vAlign w:val="center"/>
          </w:tcPr>
          <w:p w14:paraId="4DABA048" w14:textId="77777777" w:rsidR="00361D31" w:rsidRPr="006732EE" w:rsidRDefault="00361D31" w:rsidP="00361D31">
            <w:pPr>
              <w:spacing w:line="240" w:lineRule="auto"/>
              <w:contextualSpacing w:val="0"/>
              <w:jc w:val="center"/>
              <w:rPr>
                <w:rFonts w:eastAsia="Calibri"/>
                <w:sz w:val="16"/>
                <w:szCs w:val="16"/>
              </w:rPr>
            </w:pPr>
            <w:r w:rsidRPr="006732EE">
              <w:rPr>
                <w:rFonts w:eastAsia="Calibri"/>
                <w:sz w:val="16"/>
                <w:szCs w:val="16"/>
              </w:rPr>
              <w:t xml:space="preserve">Muy </w:t>
            </w:r>
            <w:proofErr w:type="gramStart"/>
            <w:r w:rsidRPr="006732EE">
              <w:rPr>
                <w:rFonts w:eastAsia="Calibri"/>
                <w:sz w:val="16"/>
                <w:szCs w:val="16"/>
              </w:rPr>
              <w:t>mala :</w:t>
            </w:r>
            <w:proofErr w:type="gramEnd"/>
            <w:r w:rsidRPr="006732EE">
              <w:rPr>
                <w:rFonts w:eastAsia="Calibri"/>
                <w:sz w:val="16"/>
                <w:szCs w:val="16"/>
              </w:rPr>
              <w:t xml:space="preserve"> 0-25</w:t>
            </w:r>
          </w:p>
        </w:tc>
      </w:tr>
    </w:tbl>
    <w:p w14:paraId="6A9ADF53" w14:textId="1A85480D" w:rsidR="007E7A27" w:rsidRDefault="00AC505E" w:rsidP="00AC505E">
      <w:pPr>
        <w:pStyle w:val="Descripcin"/>
        <w:keepNext/>
      </w:pPr>
      <w:bookmarkStart w:id="152" w:name="_Toc70330507"/>
      <w:bookmarkStart w:id="153" w:name="_Toc108470346"/>
      <w:r>
        <w:t xml:space="preserve">Figura </w:t>
      </w:r>
      <w:fldSimple w:instr=" SEQ Figura \* ARABIC ">
        <w:r w:rsidR="00626AE4">
          <w:rPr>
            <w:noProof/>
          </w:rPr>
          <w:t>14</w:t>
        </w:r>
      </w:fldSimple>
      <w:r>
        <w:t xml:space="preserve">. </w:t>
      </w:r>
      <w:r w:rsidR="00054722" w:rsidRPr="00054722">
        <w:t>Evaluación del punto de monitoreo FW 316-CR</w:t>
      </w:r>
      <w:r w:rsidR="008559D1">
        <w:t>.</w:t>
      </w:r>
      <w:bookmarkEnd w:id="152"/>
      <w:bookmarkEnd w:id="153"/>
    </w:p>
    <w:p w14:paraId="7BF06303" w14:textId="36394BE7" w:rsidR="00054722" w:rsidRDefault="00054722" w:rsidP="00054722">
      <w:pPr>
        <w:jc w:val="both"/>
        <w:rPr>
          <w:lang w:val="es-ES"/>
        </w:rPr>
      </w:pPr>
      <w:proofErr w:type="gramStart"/>
      <w:r>
        <w:rPr>
          <w:lang w:val="es-ES"/>
        </w:rPr>
        <w:t>De acuerdo a</w:t>
      </w:r>
      <w:proofErr w:type="gramEnd"/>
      <w:r>
        <w:rPr>
          <w:lang w:val="es-ES"/>
        </w:rPr>
        <w:t xml:space="preserve"> la escala de valoración ICA-NSF el punto de monitoreo presenta calidad media en las campañas realizadas en temporada de lluvias y buena calidad en</w:t>
      </w:r>
      <w:r w:rsidR="00CF7D1E">
        <w:rPr>
          <w:lang w:val="es-ES"/>
        </w:rPr>
        <w:t xml:space="preserve"> temporada seca.  En el cuadro 14</w:t>
      </w:r>
      <w:r>
        <w:rPr>
          <w:lang w:val="es-ES"/>
        </w:rPr>
        <w:t xml:space="preserve"> se presentan los parámetros que no se ajustaron a los requisitos del padrón nacional de aguas.</w:t>
      </w:r>
    </w:p>
    <w:p w14:paraId="5013619A" w14:textId="77777777" w:rsidR="00054722" w:rsidRDefault="00054722" w:rsidP="00054722">
      <w:pPr>
        <w:rPr>
          <w:lang w:val="es-ES"/>
        </w:rPr>
      </w:pPr>
    </w:p>
    <w:tbl>
      <w:tblPr>
        <w:tblStyle w:val="Cuadrculaclara"/>
        <w:tblW w:w="0" w:type="auto"/>
        <w:tblLook w:val="04A0" w:firstRow="1" w:lastRow="0" w:firstColumn="1" w:lastColumn="0" w:noHBand="0" w:noVBand="1"/>
      </w:tblPr>
      <w:tblGrid>
        <w:gridCol w:w="2389"/>
        <w:gridCol w:w="1968"/>
        <w:gridCol w:w="2185"/>
        <w:gridCol w:w="2178"/>
      </w:tblGrid>
      <w:tr w:rsidR="00054722" w14:paraId="579C4550" w14:textId="77777777" w:rsidTr="00361D3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12941FFF" w14:textId="6E6DADE4" w:rsidR="00054722" w:rsidRPr="00A44C82" w:rsidRDefault="00A44C82" w:rsidP="00A44C82">
            <w:pPr>
              <w:pStyle w:val="Descripcin"/>
              <w:keepNext/>
              <w:spacing w:after="0"/>
              <w:jc w:val="center"/>
              <w:rPr>
                <w:b w:val="0"/>
              </w:rPr>
            </w:pPr>
            <w:bookmarkStart w:id="154" w:name="_Toc108436979"/>
            <w:r w:rsidRPr="00A44C82">
              <w:rPr>
                <w:b w:val="0"/>
              </w:rPr>
              <w:t xml:space="preserve">CUADRO </w:t>
            </w:r>
            <w:r w:rsidRPr="00A44C82">
              <w:fldChar w:fldCharType="begin"/>
            </w:r>
            <w:r w:rsidRPr="00A44C82">
              <w:rPr>
                <w:b w:val="0"/>
              </w:rPr>
              <w:instrText xml:space="preserve"> SEQ CUADRO \* ARABIC </w:instrText>
            </w:r>
            <w:r w:rsidRPr="00A44C82">
              <w:fldChar w:fldCharType="separate"/>
            </w:r>
            <w:r w:rsidR="00D14FCF">
              <w:rPr>
                <w:b w:val="0"/>
                <w:noProof/>
              </w:rPr>
              <w:t>14</w:t>
            </w:r>
            <w:r w:rsidRPr="00A44C82">
              <w:fldChar w:fldCharType="end"/>
            </w:r>
            <w:r w:rsidRPr="00A44C82">
              <w:rPr>
                <w:b w:val="0"/>
              </w:rPr>
              <w:t xml:space="preserve">. </w:t>
            </w:r>
            <w:r w:rsidR="00054722" w:rsidRPr="00A44C82">
              <w:rPr>
                <w:rFonts w:ascii="MADE Evolve Sans" w:hAnsi="MADE Evolve Sans"/>
                <w:b w:val="0"/>
              </w:rPr>
              <w:t>CUMPLIMIENTO DE LA RESOLUCIÓN 222/02 – FW 316-CR</w:t>
            </w:r>
            <w:bookmarkEnd w:id="154"/>
          </w:p>
        </w:tc>
      </w:tr>
      <w:tr w:rsidR="00054722" w14:paraId="09CF6FA3"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211BF970" w14:textId="77777777" w:rsidR="00054722" w:rsidRPr="00AE7201" w:rsidRDefault="00054722" w:rsidP="00361D31">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493CFC54" w14:textId="77777777" w:rsidR="00054722" w:rsidRPr="00AE7201" w:rsidRDefault="00054722"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43A8F6A9" w14:textId="77777777" w:rsidR="00054722" w:rsidRPr="00AE7201" w:rsidRDefault="00054722"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440B8A8F" w14:textId="77777777" w:rsidR="00054722" w:rsidRPr="00AE7201" w:rsidRDefault="00054722"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054722" w14:paraId="72CC099A"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5FA71F7" w14:textId="77777777" w:rsidR="00054722" w:rsidRPr="00AE7201" w:rsidRDefault="00054722" w:rsidP="00361D31">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064" w:type="dxa"/>
            <w:vAlign w:val="center"/>
          </w:tcPr>
          <w:p w14:paraId="23F301F3" w14:textId="77777777" w:rsidR="00054722" w:rsidRPr="00AE7201" w:rsidRDefault="00054722" w:rsidP="00361D31">
            <w:pPr>
              <w:jc w:val="center"/>
              <w:cnfStyle w:val="000000010000" w:firstRow="0" w:lastRow="0" w:firstColumn="0" w:lastColumn="0" w:oddVBand="0" w:evenVBand="0" w:oddHBand="0" w:evenHBand="1" w:firstRowFirstColumn="0" w:firstRowLastColumn="0" w:lastRowFirstColumn="0" w:lastRowLastColumn="0"/>
            </w:pPr>
            <w:r>
              <w:t>88,8%</w:t>
            </w:r>
          </w:p>
        </w:tc>
        <w:tc>
          <w:tcPr>
            <w:tcW w:w="2292" w:type="dxa"/>
            <w:vAlign w:val="center"/>
          </w:tcPr>
          <w:p w14:paraId="3C9E8C70" w14:textId="77777777" w:rsidR="00054722" w:rsidRPr="00AE7201" w:rsidRDefault="00054722" w:rsidP="00361D31">
            <w:pPr>
              <w:jc w:val="center"/>
              <w:cnfStyle w:val="000000010000" w:firstRow="0" w:lastRow="0" w:firstColumn="0" w:lastColumn="0" w:oddVBand="0" w:evenVBand="0" w:oddHBand="0" w:evenHBand="1" w:firstRowFirstColumn="0" w:firstRowLastColumn="0" w:lastRowFirstColumn="0" w:lastRowLastColumn="0"/>
            </w:pPr>
            <w:r>
              <w:t>88,8%</w:t>
            </w:r>
          </w:p>
        </w:tc>
        <w:tc>
          <w:tcPr>
            <w:tcW w:w="2292" w:type="dxa"/>
            <w:vAlign w:val="center"/>
          </w:tcPr>
          <w:p w14:paraId="297E7144" w14:textId="77777777" w:rsidR="00054722" w:rsidRPr="00AE7201" w:rsidRDefault="00054722" w:rsidP="00361D31">
            <w:pPr>
              <w:jc w:val="center"/>
              <w:cnfStyle w:val="000000010000" w:firstRow="0" w:lastRow="0" w:firstColumn="0" w:lastColumn="0" w:oddVBand="0" w:evenVBand="0" w:oddHBand="0" w:evenHBand="1" w:firstRowFirstColumn="0" w:firstRowLastColumn="0" w:lastRowFirstColumn="0" w:lastRowLastColumn="0"/>
            </w:pPr>
            <w:r>
              <w:t>86,7%</w:t>
            </w:r>
          </w:p>
        </w:tc>
      </w:tr>
      <w:tr w:rsidR="00054722" w14:paraId="36C53817"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899593A" w14:textId="77777777" w:rsidR="00054722" w:rsidRPr="00AE7201" w:rsidRDefault="00054722" w:rsidP="00361D31">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064" w:type="dxa"/>
            <w:vAlign w:val="center"/>
          </w:tcPr>
          <w:p w14:paraId="4E00B859" w14:textId="77777777" w:rsidR="00054722" w:rsidRPr="00AE7201" w:rsidRDefault="00054722" w:rsidP="00361D31">
            <w:pPr>
              <w:jc w:val="center"/>
              <w:cnfStyle w:val="000000100000" w:firstRow="0" w:lastRow="0" w:firstColumn="0" w:lastColumn="0" w:oddVBand="0" w:evenVBand="0" w:oddHBand="1" w:evenHBand="0" w:firstRowFirstColumn="0" w:firstRowLastColumn="0" w:lastRowFirstColumn="0" w:lastRowLastColumn="0"/>
            </w:pPr>
            <w:r>
              <w:t>11,11%</w:t>
            </w:r>
          </w:p>
        </w:tc>
        <w:tc>
          <w:tcPr>
            <w:tcW w:w="2292" w:type="dxa"/>
            <w:vAlign w:val="center"/>
          </w:tcPr>
          <w:p w14:paraId="0CAD039B" w14:textId="77777777" w:rsidR="00054722" w:rsidRPr="00AE7201" w:rsidRDefault="00054722" w:rsidP="00361D31">
            <w:pPr>
              <w:jc w:val="center"/>
              <w:cnfStyle w:val="000000100000" w:firstRow="0" w:lastRow="0" w:firstColumn="0" w:lastColumn="0" w:oddVBand="0" w:evenVBand="0" w:oddHBand="1" w:evenHBand="0" w:firstRowFirstColumn="0" w:firstRowLastColumn="0" w:lastRowFirstColumn="0" w:lastRowLastColumn="0"/>
            </w:pPr>
            <w:r>
              <w:t>11,11%</w:t>
            </w:r>
          </w:p>
        </w:tc>
        <w:tc>
          <w:tcPr>
            <w:tcW w:w="2292" w:type="dxa"/>
            <w:vAlign w:val="center"/>
          </w:tcPr>
          <w:p w14:paraId="646FF98B" w14:textId="77777777" w:rsidR="00054722" w:rsidRPr="00AE7201" w:rsidRDefault="00054722" w:rsidP="00361D31">
            <w:pPr>
              <w:jc w:val="center"/>
              <w:cnfStyle w:val="000000100000" w:firstRow="0" w:lastRow="0" w:firstColumn="0" w:lastColumn="0" w:oddVBand="0" w:evenVBand="0" w:oddHBand="1" w:evenHBand="0" w:firstRowFirstColumn="0" w:firstRowLastColumn="0" w:lastRowFirstColumn="0" w:lastRowLastColumn="0"/>
            </w:pPr>
            <w:r>
              <w:t>17,7%</w:t>
            </w:r>
          </w:p>
        </w:tc>
      </w:tr>
      <w:tr w:rsidR="00054722" w14:paraId="19E6E0DB"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705A817" w14:textId="77777777" w:rsidR="00054722" w:rsidRPr="00AE7201" w:rsidRDefault="00054722" w:rsidP="00361D31">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064" w:type="dxa"/>
          </w:tcPr>
          <w:p w14:paraId="3F0E5D1D" w14:textId="77777777" w:rsidR="00054722" w:rsidRPr="00161438"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161438">
              <w:rPr>
                <w:sz w:val="18"/>
                <w:szCs w:val="18"/>
              </w:rPr>
              <w:t>DQO</w:t>
            </w:r>
          </w:p>
          <w:p w14:paraId="2516E473" w14:textId="77777777" w:rsidR="00054722" w:rsidRPr="00161438"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161438">
              <w:rPr>
                <w:sz w:val="18"/>
                <w:szCs w:val="18"/>
              </w:rPr>
              <w:t>Nitrógeno total</w:t>
            </w:r>
          </w:p>
          <w:p w14:paraId="7A46CB1E" w14:textId="77777777" w:rsidR="00054722" w:rsidRPr="00161438"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w:t>
            </w:r>
            <w:r w:rsidRPr="00161438">
              <w:rPr>
                <w:sz w:val="18"/>
                <w:szCs w:val="18"/>
              </w:rPr>
              <w:t>aco</w:t>
            </w:r>
          </w:p>
          <w:p w14:paraId="08EB38B6" w14:textId="77777777" w:rsidR="00054722" w:rsidRPr="00161438"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161438">
              <w:rPr>
                <w:sz w:val="18"/>
                <w:szCs w:val="18"/>
              </w:rPr>
              <w:t>Plomo</w:t>
            </w:r>
          </w:p>
          <w:p w14:paraId="42EB4681" w14:textId="77777777" w:rsidR="00054722" w:rsidRPr="00AE7201"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rsidRPr="00161438">
              <w:rPr>
                <w:sz w:val="18"/>
                <w:szCs w:val="18"/>
              </w:rPr>
              <w:t>Hierro soluble</w:t>
            </w:r>
          </w:p>
        </w:tc>
        <w:tc>
          <w:tcPr>
            <w:tcW w:w="2292" w:type="dxa"/>
          </w:tcPr>
          <w:p w14:paraId="56FC9908"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Fósforo total</w:t>
            </w:r>
          </w:p>
          <w:p w14:paraId="33879D67"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Amoníaco</w:t>
            </w:r>
          </w:p>
          <w:p w14:paraId="74AE358E"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Aluminio</w:t>
            </w:r>
          </w:p>
          <w:p w14:paraId="5A49912E"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Manganeso</w:t>
            </w:r>
          </w:p>
          <w:p w14:paraId="535370A5" w14:textId="77777777" w:rsidR="00054722" w:rsidRPr="00161438"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Hierro soluble</w:t>
            </w:r>
          </w:p>
        </w:tc>
        <w:tc>
          <w:tcPr>
            <w:tcW w:w="2292" w:type="dxa"/>
          </w:tcPr>
          <w:p w14:paraId="4315491A"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22A23826"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Oxígeno disuelto</w:t>
            </w:r>
          </w:p>
          <w:p w14:paraId="4450CB24"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Amoníaco</w:t>
            </w:r>
          </w:p>
          <w:p w14:paraId="6A8E0CE7"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Aluminio</w:t>
            </w:r>
          </w:p>
          <w:p w14:paraId="6691D82D"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Plomo</w:t>
            </w:r>
          </w:p>
          <w:p w14:paraId="041F2386"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Hierro soluble</w:t>
            </w:r>
          </w:p>
          <w:p w14:paraId="39A271BE" w14:textId="77777777" w:rsidR="00054722"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27F26A5B" w14:textId="77777777" w:rsidR="00054722" w:rsidRPr="00AE7201" w:rsidRDefault="00054722" w:rsidP="00054722">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r>
    </w:tbl>
    <w:p w14:paraId="494CE316" w14:textId="77777777" w:rsidR="00054722" w:rsidRDefault="00054722" w:rsidP="00054722"/>
    <w:p w14:paraId="10C7AB7F" w14:textId="58958A88" w:rsidR="00BA6FAA" w:rsidRPr="00BA6FAA" w:rsidRDefault="003D3D08" w:rsidP="00EC5B4D">
      <w:pPr>
        <w:pStyle w:val="Prrafodelista"/>
        <w:spacing w:after="160" w:line="259" w:lineRule="auto"/>
        <w:ind w:left="0"/>
        <w:contextualSpacing w:val="0"/>
        <w:jc w:val="both"/>
      </w:pPr>
      <w:r>
        <w:t>.</w:t>
      </w:r>
    </w:p>
    <w:p w14:paraId="52766425" w14:textId="64792A4F" w:rsidR="007768B5" w:rsidRDefault="007768B5">
      <w:pPr>
        <w:spacing w:after="160" w:line="259" w:lineRule="auto"/>
        <w:contextualSpacing w:val="0"/>
      </w:pPr>
      <w:r>
        <w:lastRenderedPageBreak/>
        <w:br w:type="page"/>
      </w:r>
    </w:p>
    <w:p w14:paraId="7CFDF1E2" w14:textId="318B4067" w:rsidR="007146D6" w:rsidRPr="007146D6" w:rsidRDefault="003D3D08" w:rsidP="007146D6">
      <w:pPr>
        <w:spacing w:line="259" w:lineRule="auto"/>
        <w:contextualSpacing w:val="0"/>
        <w:rPr>
          <w:sz w:val="10"/>
        </w:rPr>
      </w:pPr>
      <w:bookmarkStart w:id="155" w:name="_Toc70326577"/>
      <w:bookmarkStart w:id="156" w:name="_Toc70327385"/>
      <w:bookmarkStart w:id="157" w:name="_Toc108566558"/>
      <w:r>
        <w:rPr>
          <w:rStyle w:val="Ttulo2Car"/>
        </w:rPr>
        <w:lastRenderedPageBreak/>
        <w:t>3.1</w:t>
      </w:r>
      <w:r w:rsidR="004F4E2E" w:rsidRPr="009C4D1F">
        <w:rPr>
          <w:rStyle w:val="Ttulo2Car"/>
        </w:rPr>
        <w:t>.15</w:t>
      </w:r>
      <w:r w:rsidR="007E7A27" w:rsidRPr="009C4D1F">
        <w:rPr>
          <w:rStyle w:val="Ttulo2Car"/>
        </w:rPr>
        <w:t xml:space="preserve"> </w:t>
      </w:r>
      <w:bookmarkEnd w:id="155"/>
      <w:bookmarkEnd w:id="156"/>
      <w:r w:rsidR="00361D31" w:rsidRPr="00361D31">
        <w:rPr>
          <w:rStyle w:val="Ttulo2Car"/>
        </w:rPr>
        <w:t>Análisis del punto FW 210-ZM</w:t>
      </w:r>
      <w:bookmarkEnd w:id="157"/>
    </w:p>
    <w:p w14:paraId="463286DC" w14:textId="77777777" w:rsidR="00361D31" w:rsidRPr="00361D31" w:rsidRDefault="00361D31" w:rsidP="007146D6">
      <w:pPr>
        <w:jc w:val="both"/>
        <w:rPr>
          <w:sz w:val="10"/>
        </w:rPr>
      </w:pPr>
    </w:p>
    <w:p w14:paraId="4EB77A68" w14:textId="77777777" w:rsidR="00361D31" w:rsidRDefault="00361D31" w:rsidP="00361D31">
      <w:pPr>
        <w:jc w:val="both"/>
      </w:pPr>
      <w:r>
        <w:t xml:space="preserve">La estación de monitoreo FW 210-ZM se encuentra en la propiedad denominada Zanja </w:t>
      </w:r>
      <w:proofErr w:type="spellStart"/>
      <w:r>
        <w:t>Morotĩ</w:t>
      </w:r>
      <w:proofErr w:type="spellEnd"/>
      <w:r>
        <w:t>, administrativamente se localiza en el lugar conocido como Zona de Estancias del Sgto. José Félix López, Departamento de Concepción; sus coordenadas UTM de referencia son 21K 493362.00 m E 7499162.00 m S. En el área de influencia de la estación de monitoreo se verifica el desarrollo de actividades ganaderas.</w:t>
      </w:r>
    </w:p>
    <w:p w14:paraId="6FDFCA02" w14:textId="77777777" w:rsidR="00361D31" w:rsidRDefault="00361D31" w:rsidP="00361D31">
      <w:pPr>
        <w:jc w:val="both"/>
      </w:pPr>
    </w:p>
    <w:p w14:paraId="7755B3F2" w14:textId="77777777" w:rsidR="00361D31" w:rsidRDefault="00361D31" w:rsidP="00361D31">
      <w:pPr>
        <w:jc w:val="both"/>
      </w:pPr>
      <w:r>
        <w:t xml:space="preserve">Este punto de monitoreo se localiza </w:t>
      </w:r>
      <w:r w:rsidRPr="001C0766">
        <w:rPr>
          <w:highlight w:val="magenta"/>
        </w:rPr>
        <w:t xml:space="preserve">sobre el Arroyo </w:t>
      </w:r>
      <w:proofErr w:type="spellStart"/>
      <w:r w:rsidRPr="001C0766">
        <w:rPr>
          <w:highlight w:val="magenta"/>
        </w:rPr>
        <w:t>Pitanohaga</w:t>
      </w:r>
      <w:proofErr w:type="spellEnd"/>
      <w:r>
        <w:t xml:space="preserve"> en la parte alta de la microcuenca homónima, el cauce en el tramo verificado es </w:t>
      </w:r>
      <w:proofErr w:type="gramStart"/>
      <w:r>
        <w:t>de  aproximadamente</w:t>
      </w:r>
      <w:proofErr w:type="gramEnd"/>
      <w:r>
        <w:t xml:space="preserve"> 3 metros de ancho y presento caudal de agua en todas las campañas. </w:t>
      </w:r>
    </w:p>
    <w:p w14:paraId="2DE54978" w14:textId="77777777" w:rsidR="00361D31" w:rsidRDefault="00361D31" w:rsidP="00361D31">
      <w:pPr>
        <w:jc w:val="both"/>
      </w:pPr>
    </w:p>
    <w:p w14:paraId="25BCFF32" w14:textId="7DF125A9" w:rsidR="007146D6" w:rsidRDefault="00361D31" w:rsidP="00361D31">
      <w:pPr>
        <w:jc w:val="both"/>
      </w:pPr>
      <w:r>
        <w:t xml:space="preserve">El punto FW 210-ZM fue incluido en programa de monitoreo a partir de la campaña en temporada seca del 2021, a partir de los resultados de laboratorio obtenidos en las sucesivas campañas se aplicó el Índice de Calidad de Agua de la </w:t>
      </w:r>
      <w:proofErr w:type="spellStart"/>
      <w:r w:rsidRPr="00361D31">
        <w:rPr>
          <w:i/>
        </w:rPr>
        <w:t>National</w:t>
      </w:r>
      <w:proofErr w:type="spellEnd"/>
      <w:r w:rsidRPr="00361D31">
        <w:rPr>
          <w:i/>
        </w:rPr>
        <w:t xml:space="preserve"> </w:t>
      </w:r>
      <w:proofErr w:type="spellStart"/>
      <w:r w:rsidRPr="00361D31">
        <w:rPr>
          <w:i/>
        </w:rPr>
        <w:t>Sanitation</w:t>
      </w:r>
      <w:proofErr w:type="spellEnd"/>
      <w:r w:rsidRPr="00361D31">
        <w:rPr>
          <w:i/>
        </w:rPr>
        <w:t xml:space="preserve"> </w:t>
      </w:r>
      <w:proofErr w:type="spellStart"/>
      <w:r w:rsidRPr="00361D31">
        <w:rPr>
          <w:i/>
        </w:rPr>
        <w:t>Foundation</w:t>
      </w:r>
      <w:proofErr w:type="spellEnd"/>
      <w:r>
        <w:t xml:space="preserve"> (ICA-NSF) y se evaluó el grado de cumplimiento </w:t>
      </w:r>
      <w:proofErr w:type="gramStart"/>
      <w:r>
        <w:t>del  padrón</w:t>
      </w:r>
      <w:proofErr w:type="gramEnd"/>
      <w:r>
        <w:t xml:space="preserve"> nacional de agua establecido según Resolución </w:t>
      </w:r>
      <w:proofErr w:type="spellStart"/>
      <w:r>
        <w:t>N</w:t>
      </w:r>
      <w:r>
        <w:rPr>
          <w:rFonts w:ascii="Courier New" w:hAnsi="Courier New" w:cs="Courier New"/>
        </w:rPr>
        <w:t>º</w:t>
      </w:r>
      <w:proofErr w:type="spellEnd"/>
      <w:r>
        <w:t xml:space="preserve"> 222/02.</w:t>
      </w:r>
    </w:p>
    <w:p w14:paraId="0DF98247" w14:textId="77777777" w:rsidR="00361D31" w:rsidRPr="007146D6" w:rsidRDefault="00361D31" w:rsidP="00361D31">
      <w:pPr>
        <w:jc w:val="both"/>
        <w:rPr>
          <w:lang w:val="es-ES"/>
        </w:rPr>
      </w:pPr>
    </w:p>
    <w:p w14:paraId="7AC75128" w14:textId="29F5727C" w:rsidR="007E7A27" w:rsidRDefault="00361D31" w:rsidP="00361D31">
      <w:pPr>
        <w:pStyle w:val="Prrafodelista"/>
        <w:spacing w:line="259" w:lineRule="auto"/>
        <w:ind w:left="0"/>
        <w:contextualSpacing w:val="0"/>
        <w:rPr>
          <w:rFonts w:asciiTheme="majorHAnsi" w:hAnsiTheme="majorHAnsi" w:cs="Courier New"/>
        </w:rPr>
      </w:pPr>
      <w:r>
        <w:rPr>
          <w:noProof/>
          <w:lang w:val="es-ES" w:eastAsia="es-ES"/>
        </w:rPr>
        <w:drawing>
          <wp:inline distT="0" distB="0" distL="0" distR="0" wp14:anchorId="4835D28E" wp14:editId="2BAB85AA">
            <wp:extent cx="5400040" cy="2788315"/>
            <wp:effectExtent l="0" t="0" r="10160" b="12065"/>
            <wp:docPr id="316" name="Gráfico 3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bl>
      <w:tblPr>
        <w:tblStyle w:val="Tablaconcuadrcula1"/>
        <w:tblW w:w="8505" w:type="dxa"/>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073"/>
        <w:gridCol w:w="1535"/>
        <w:gridCol w:w="1507"/>
        <w:gridCol w:w="1506"/>
        <w:gridCol w:w="1496"/>
        <w:gridCol w:w="1388"/>
      </w:tblGrid>
      <w:tr w:rsidR="00361D31" w:rsidRPr="006732EE" w14:paraId="760C31A3" w14:textId="77777777" w:rsidTr="00361D31">
        <w:tc>
          <w:tcPr>
            <w:tcW w:w="1073" w:type="dxa"/>
            <w:vAlign w:val="center"/>
          </w:tcPr>
          <w:p w14:paraId="6CC046DB" w14:textId="77777777" w:rsidR="00361D31" w:rsidRPr="006732EE" w:rsidRDefault="00361D31" w:rsidP="00361D31">
            <w:pPr>
              <w:spacing w:line="240" w:lineRule="auto"/>
              <w:contextualSpacing w:val="0"/>
              <w:jc w:val="center"/>
              <w:rPr>
                <w:rFonts w:eastAsia="Calibri"/>
                <w:sz w:val="16"/>
                <w:szCs w:val="16"/>
              </w:rPr>
            </w:pPr>
            <w:r w:rsidRPr="006732EE">
              <w:rPr>
                <w:rFonts w:eastAsia="Calibri"/>
                <w:sz w:val="16"/>
                <w:szCs w:val="16"/>
              </w:rPr>
              <w:t>NFS</w:t>
            </w:r>
          </w:p>
        </w:tc>
        <w:tc>
          <w:tcPr>
            <w:tcW w:w="1535" w:type="dxa"/>
            <w:shd w:val="clear" w:color="auto" w:fill="2E74B5" w:themeFill="accent1" w:themeFillShade="BF"/>
            <w:vAlign w:val="center"/>
          </w:tcPr>
          <w:p w14:paraId="276B2324" w14:textId="77777777" w:rsidR="00361D31" w:rsidRPr="006732EE" w:rsidRDefault="00361D31" w:rsidP="00361D31">
            <w:pPr>
              <w:spacing w:line="240" w:lineRule="auto"/>
              <w:contextualSpacing w:val="0"/>
              <w:jc w:val="center"/>
              <w:rPr>
                <w:rFonts w:eastAsia="Calibri"/>
                <w:sz w:val="16"/>
                <w:szCs w:val="16"/>
              </w:rPr>
            </w:pPr>
            <w:r w:rsidRPr="006732EE">
              <w:rPr>
                <w:rFonts w:eastAsia="Calibri"/>
                <w:sz w:val="16"/>
                <w:szCs w:val="16"/>
              </w:rPr>
              <w:t>Excelente</w:t>
            </w:r>
            <w:r w:rsidRPr="006732EE">
              <w:rPr>
                <w:rFonts w:eastAsia="Calibri"/>
                <w:sz w:val="16"/>
                <w:szCs w:val="16"/>
                <w:lang w:val="en-US"/>
              </w:rPr>
              <w:t xml:space="preserve">: </w:t>
            </w:r>
            <w:r w:rsidRPr="006732EE">
              <w:rPr>
                <w:rFonts w:eastAsia="Calibri"/>
                <w:sz w:val="16"/>
                <w:szCs w:val="16"/>
              </w:rPr>
              <w:t>91 – 100</w:t>
            </w:r>
          </w:p>
        </w:tc>
        <w:tc>
          <w:tcPr>
            <w:tcW w:w="1507" w:type="dxa"/>
            <w:shd w:val="clear" w:color="auto" w:fill="6CAB68"/>
            <w:vAlign w:val="center"/>
          </w:tcPr>
          <w:p w14:paraId="542FDEFD" w14:textId="77777777" w:rsidR="00361D31" w:rsidRPr="006732EE" w:rsidRDefault="00361D31" w:rsidP="00361D31">
            <w:pPr>
              <w:spacing w:line="240" w:lineRule="auto"/>
              <w:contextualSpacing w:val="0"/>
              <w:jc w:val="center"/>
              <w:rPr>
                <w:rFonts w:eastAsia="Calibri"/>
                <w:sz w:val="16"/>
                <w:szCs w:val="16"/>
              </w:rPr>
            </w:pPr>
            <w:proofErr w:type="gramStart"/>
            <w:r w:rsidRPr="006732EE">
              <w:rPr>
                <w:rFonts w:eastAsia="Calibri"/>
                <w:sz w:val="16"/>
                <w:szCs w:val="16"/>
              </w:rPr>
              <w:t>Buena :</w:t>
            </w:r>
            <w:proofErr w:type="gramEnd"/>
            <w:r w:rsidRPr="006732EE">
              <w:rPr>
                <w:rFonts w:eastAsia="Calibri"/>
                <w:sz w:val="16"/>
                <w:szCs w:val="16"/>
              </w:rPr>
              <w:t xml:space="preserve"> 71-90</w:t>
            </w:r>
          </w:p>
        </w:tc>
        <w:tc>
          <w:tcPr>
            <w:tcW w:w="1506" w:type="dxa"/>
            <w:shd w:val="clear" w:color="auto" w:fill="FFFF00"/>
            <w:vAlign w:val="center"/>
          </w:tcPr>
          <w:p w14:paraId="4B8A719E" w14:textId="77777777" w:rsidR="00361D31" w:rsidRPr="006732EE" w:rsidRDefault="00361D31" w:rsidP="00361D31">
            <w:pPr>
              <w:spacing w:line="240" w:lineRule="auto"/>
              <w:contextualSpacing w:val="0"/>
              <w:jc w:val="center"/>
              <w:rPr>
                <w:rFonts w:eastAsia="Calibri"/>
                <w:sz w:val="16"/>
                <w:szCs w:val="16"/>
              </w:rPr>
            </w:pPr>
            <w:proofErr w:type="gramStart"/>
            <w:r w:rsidRPr="006732EE">
              <w:rPr>
                <w:rFonts w:eastAsia="Calibri"/>
                <w:sz w:val="16"/>
                <w:szCs w:val="16"/>
              </w:rPr>
              <w:t>Media :</w:t>
            </w:r>
            <w:proofErr w:type="gramEnd"/>
            <w:r w:rsidRPr="006732EE">
              <w:rPr>
                <w:rFonts w:eastAsia="Calibri"/>
                <w:sz w:val="16"/>
                <w:szCs w:val="16"/>
              </w:rPr>
              <w:t xml:space="preserve"> 51-70</w:t>
            </w:r>
          </w:p>
        </w:tc>
        <w:tc>
          <w:tcPr>
            <w:tcW w:w="1496" w:type="dxa"/>
            <w:shd w:val="clear" w:color="auto" w:fill="FFC000"/>
            <w:vAlign w:val="center"/>
          </w:tcPr>
          <w:p w14:paraId="19358ED8" w14:textId="77777777" w:rsidR="00361D31" w:rsidRPr="006732EE" w:rsidRDefault="00361D31" w:rsidP="00361D31">
            <w:pPr>
              <w:spacing w:line="240" w:lineRule="auto"/>
              <w:contextualSpacing w:val="0"/>
              <w:jc w:val="center"/>
              <w:rPr>
                <w:rFonts w:eastAsia="Calibri"/>
                <w:sz w:val="16"/>
                <w:szCs w:val="16"/>
              </w:rPr>
            </w:pPr>
            <w:proofErr w:type="gramStart"/>
            <w:r w:rsidRPr="006732EE">
              <w:rPr>
                <w:rFonts w:eastAsia="Calibri"/>
                <w:sz w:val="16"/>
                <w:szCs w:val="16"/>
              </w:rPr>
              <w:t>Mala :</w:t>
            </w:r>
            <w:proofErr w:type="gramEnd"/>
            <w:r w:rsidRPr="006732EE">
              <w:rPr>
                <w:rFonts w:eastAsia="Calibri"/>
                <w:sz w:val="16"/>
                <w:szCs w:val="16"/>
              </w:rPr>
              <w:t xml:space="preserve"> 26-50</w:t>
            </w:r>
          </w:p>
        </w:tc>
        <w:tc>
          <w:tcPr>
            <w:tcW w:w="1388" w:type="dxa"/>
            <w:shd w:val="clear" w:color="auto" w:fill="BF3030"/>
            <w:vAlign w:val="center"/>
          </w:tcPr>
          <w:p w14:paraId="36B5C325" w14:textId="77777777" w:rsidR="00361D31" w:rsidRPr="006732EE" w:rsidRDefault="00361D31" w:rsidP="00361D31">
            <w:pPr>
              <w:spacing w:line="240" w:lineRule="auto"/>
              <w:contextualSpacing w:val="0"/>
              <w:jc w:val="center"/>
              <w:rPr>
                <w:rFonts w:eastAsia="Calibri"/>
                <w:sz w:val="16"/>
                <w:szCs w:val="16"/>
              </w:rPr>
            </w:pPr>
            <w:r w:rsidRPr="006732EE">
              <w:rPr>
                <w:rFonts w:eastAsia="Calibri"/>
                <w:sz w:val="16"/>
                <w:szCs w:val="16"/>
              </w:rPr>
              <w:t xml:space="preserve">Muy </w:t>
            </w:r>
            <w:proofErr w:type="gramStart"/>
            <w:r w:rsidRPr="006732EE">
              <w:rPr>
                <w:rFonts w:eastAsia="Calibri"/>
                <w:sz w:val="16"/>
                <w:szCs w:val="16"/>
              </w:rPr>
              <w:t>mala :</w:t>
            </w:r>
            <w:proofErr w:type="gramEnd"/>
            <w:r w:rsidRPr="006732EE">
              <w:rPr>
                <w:rFonts w:eastAsia="Calibri"/>
                <w:sz w:val="16"/>
                <w:szCs w:val="16"/>
              </w:rPr>
              <w:t xml:space="preserve"> 0-25</w:t>
            </w:r>
          </w:p>
        </w:tc>
      </w:tr>
    </w:tbl>
    <w:p w14:paraId="4B81661D" w14:textId="1C52C150" w:rsidR="007E7A27" w:rsidRPr="00E44E0B" w:rsidRDefault="00AC505E" w:rsidP="00AC505E">
      <w:pPr>
        <w:pStyle w:val="Descripcin"/>
        <w:keepNext/>
      </w:pPr>
      <w:bookmarkStart w:id="158" w:name="_Toc70330508"/>
      <w:bookmarkStart w:id="159" w:name="_Toc108470347"/>
      <w:r>
        <w:t xml:space="preserve">Figura </w:t>
      </w:r>
      <w:fldSimple w:instr=" SEQ Figura \* ARABIC ">
        <w:r w:rsidR="00626AE4">
          <w:rPr>
            <w:noProof/>
          </w:rPr>
          <w:t>15</w:t>
        </w:r>
      </w:fldSimple>
      <w:r>
        <w:t xml:space="preserve">. </w:t>
      </w:r>
      <w:r w:rsidR="00361D31" w:rsidRPr="00361D31">
        <w:rPr>
          <w:rFonts w:asciiTheme="majorHAnsi" w:hAnsiTheme="majorHAnsi" w:cs="Courier New"/>
        </w:rPr>
        <w:t>Evaluación del punto de monitoreo FW 210-ZM</w:t>
      </w:r>
      <w:r w:rsidR="006203C0">
        <w:rPr>
          <w:rFonts w:asciiTheme="majorHAnsi" w:hAnsiTheme="majorHAnsi" w:cs="Courier New"/>
        </w:rPr>
        <w:t>.</w:t>
      </w:r>
      <w:bookmarkEnd w:id="158"/>
      <w:bookmarkEnd w:id="159"/>
    </w:p>
    <w:p w14:paraId="6915E1BE" w14:textId="72FF7BC6" w:rsidR="00361D31" w:rsidRDefault="00361D31" w:rsidP="00361D31">
      <w:pPr>
        <w:rPr>
          <w:lang w:val="es-ES"/>
        </w:rPr>
      </w:pPr>
      <w:r>
        <w:rPr>
          <w:lang w:val="es-ES"/>
        </w:rPr>
        <w:t xml:space="preserve">La aplicación del ICA-NSF a los datos disponibles determina aguas de calidad media, en </w:t>
      </w:r>
      <w:r w:rsidR="00CF7D1E">
        <w:rPr>
          <w:lang w:val="es-ES"/>
        </w:rPr>
        <w:t xml:space="preserve">el </w:t>
      </w:r>
      <w:r>
        <w:rPr>
          <w:lang w:val="es-ES"/>
        </w:rPr>
        <w:t>cuadro</w:t>
      </w:r>
      <w:r w:rsidR="00CF7D1E">
        <w:rPr>
          <w:lang w:val="es-ES"/>
        </w:rPr>
        <w:t xml:space="preserve"> </w:t>
      </w:r>
      <w:proofErr w:type="gramStart"/>
      <w:r w:rsidR="00CF7D1E">
        <w:rPr>
          <w:lang w:val="es-ES"/>
        </w:rPr>
        <w:t xml:space="preserve">15 </w:t>
      </w:r>
      <w:r>
        <w:rPr>
          <w:lang w:val="es-ES"/>
        </w:rPr>
        <w:t xml:space="preserve"> se</w:t>
      </w:r>
      <w:proofErr w:type="gramEnd"/>
      <w:r>
        <w:rPr>
          <w:lang w:val="es-ES"/>
        </w:rPr>
        <w:t xml:space="preserve"> citan los parámetros que no cumplieron con los requisitos del padrón nacional de agua.</w:t>
      </w:r>
    </w:p>
    <w:p w14:paraId="07821F14" w14:textId="77777777" w:rsidR="00361D31" w:rsidRDefault="00361D31" w:rsidP="00361D31">
      <w:pPr>
        <w:rPr>
          <w:lang w:val="es-ES"/>
        </w:rPr>
      </w:pPr>
    </w:p>
    <w:tbl>
      <w:tblPr>
        <w:tblStyle w:val="Cuadrculaclara"/>
        <w:tblW w:w="5000" w:type="pct"/>
        <w:tblLook w:val="04A0" w:firstRow="1" w:lastRow="0" w:firstColumn="1" w:lastColumn="0" w:noHBand="0" w:noVBand="1"/>
      </w:tblPr>
      <w:tblGrid>
        <w:gridCol w:w="2397"/>
        <w:gridCol w:w="2108"/>
        <w:gridCol w:w="2108"/>
        <w:gridCol w:w="2107"/>
      </w:tblGrid>
      <w:tr w:rsidR="00361D31" w14:paraId="59622232" w14:textId="77777777" w:rsidTr="00361D3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000" w:type="pct"/>
            <w:gridSpan w:val="4"/>
          </w:tcPr>
          <w:p w14:paraId="25EEE8B5" w14:textId="76BC5018" w:rsidR="00361D31" w:rsidRPr="00A44C82" w:rsidRDefault="00A44C82" w:rsidP="00A44C82">
            <w:pPr>
              <w:pStyle w:val="Descripcin"/>
              <w:keepNext/>
              <w:spacing w:after="0"/>
              <w:jc w:val="center"/>
              <w:rPr>
                <w:b w:val="0"/>
              </w:rPr>
            </w:pPr>
            <w:bookmarkStart w:id="160" w:name="_Toc108436980"/>
            <w:r w:rsidRPr="00A44C82">
              <w:rPr>
                <w:b w:val="0"/>
              </w:rPr>
              <w:t xml:space="preserve">CUADRO </w:t>
            </w:r>
            <w:r w:rsidRPr="00A44C82">
              <w:fldChar w:fldCharType="begin"/>
            </w:r>
            <w:r w:rsidRPr="00A44C82">
              <w:rPr>
                <w:b w:val="0"/>
              </w:rPr>
              <w:instrText xml:space="preserve"> SEQ CUADRO \* ARABIC </w:instrText>
            </w:r>
            <w:r w:rsidRPr="00A44C82">
              <w:fldChar w:fldCharType="separate"/>
            </w:r>
            <w:r w:rsidR="00D14FCF">
              <w:rPr>
                <w:b w:val="0"/>
                <w:noProof/>
              </w:rPr>
              <w:t>15</w:t>
            </w:r>
            <w:r w:rsidRPr="00A44C82">
              <w:fldChar w:fldCharType="end"/>
            </w:r>
            <w:r w:rsidRPr="00A44C82">
              <w:rPr>
                <w:b w:val="0"/>
              </w:rPr>
              <w:t xml:space="preserve">. </w:t>
            </w:r>
            <w:r w:rsidR="00361D31" w:rsidRPr="00A44C82">
              <w:rPr>
                <w:rFonts w:ascii="MADE Evolve Sans" w:hAnsi="MADE Evolve Sans"/>
                <w:b w:val="0"/>
              </w:rPr>
              <w:t>CUMPLIMIENTO DE LA RESOLUCIÓN 222/02 FW 210-ZM</w:t>
            </w:r>
            <w:bookmarkEnd w:id="160"/>
          </w:p>
        </w:tc>
      </w:tr>
      <w:tr w:rsidR="00361D31" w14:paraId="7371ACCB"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tcPr>
          <w:p w14:paraId="24C6CC15" w14:textId="77777777" w:rsidR="00361D31" w:rsidRPr="00AE7201" w:rsidRDefault="00361D31" w:rsidP="00361D31">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1209" w:type="pct"/>
          </w:tcPr>
          <w:p w14:paraId="798FF507" w14:textId="77777777" w:rsidR="00361D31" w:rsidRPr="00AE7201" w:rsidRDefault="00361D31"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1209" w:type="pct"/>
          </w:tcPr>
          <w:p w14:paraId="22B7FE9D" w14:textId="77777777" w:rsidR="00361D31" w:rsidRPr="00AE7201" w:rsidRDefault="00361D31"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1209" w:type="pct"/>
          </w:tcPr>
          <w:p w14:paraId="07AF8443" w14:textId="77777777" w:rsidR="00361D31" w:rsidRPr="00AE7201" w:rsidRDefault="00361D31" w:rsidP="00361D31">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361D31" w14:paraId="281046DB"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vAlign w:val="center"/>
          </w:tcPr>
          <w:p w14:paraId="6AFED943" w14:textId="77777777" w:rsidR="00361D31" w:rsidRPr="00AE7201" w:rsidRDefault="00361D31" w:rsidP="00361D31">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1209" w:type="pct"/>
            <w:vAlign w:val="center"/>
          </w:tcPr>
          <w:p w14:paraId="4DE1C05F" w14:textId="77777777" w:rsidR="00361D31" w:rsidRPr="00F51D3C" w:rsidRDefault="00361D31" w:rsidP="00361D31">
            <w:pPr>
              <w:jc w:val="center"/>
              <w:cnfStyle w:val="000000010000" w:firstRow="0" w:lastRow="0" w:firstColumn="0" w:lastColumn="0" w:oddVBand="0" w:evenVBand="0" w:oddHBand="0" w:evenHBand="1" w:firstRowFirstColumn="0" w:firstRowLastColumn="0" w:lastRowFirstColumn="0" w:lastRowLastColumn="0"/>
              <w:rPr>
                <w:sz w:val="18"/>
                <w:szCs w:val="18"/>
              </w:rPr>
            </w:pPr>
            <w:r w:rsidRPr="00F51D3C">
              <w:rPr>
                <w:sz w:val="18"/>
                <w:szCs w:val="18"/>
              </w:rPr>
              <w:t>S/D</w:t>
            </w:r>
          </w:p>
        </w:tc>
        <w:tc>
          <w:tcPr>
            <w:tcW w:w="1209" w:type="pct"/>
          </w:tcPr>
          <w:p w14:paraId="689DDF0A" w14:textId="77777777" w:rsidR="00361D31" w:rsidRPr="00F51D3C" w:rsidRDefault="00361D31" w:rsidP="00361D31">
            <w:pPr>
              <w:jc w:val="center"/>
              <w:cnfStyle w:val="000000010000" w:firstRow="0" w:lastRow="0" w:firstColumn="0" w:lastColumn="0" w:oddVBand="0" w:evenVBand="0" w:oddHBand="0" w:evenHBand="1" w:firstRowFirstColumn="0" w:firstRowLastColumn="0" w:lastRowFirstColumn="0" w:lastRowLastColumn="0"/>
              <w:rPr>
                <w:sz w:val="18"/>
                <w:szCs w:val="18"/>
              </w:rPr>
            </w:pPr>
            <w:r w:rsidRPr="00F51D3C">
              <w:rPr>
                <w:sz w:val="18"/>
                <w:szCs w:val="18"/>
              </w:rPr>
              <w:t>93,3%</w:t>
            </w:r>
          </w:p>
        </w:tc>
        <w:tc>
          <w:tcPr>
            <w:tcW w:w="1209" w:type="pct"/>
          </w:tcPr>
          <w:p w14:paraId="0B827D5E" w14:textId="77777777" w:rsidR="00361D31" w:rsidRPr="00F51D3C" w:rsidRDefault="00361D31" w:rsidP="00361D31">
            <w:pPr>
              <w:jc w:val="center"/>
              <w:cnfStyle w:val="000000010000" w:firstRow="0" w:lastRow="0" w:firstColumn="0" w:lastColumn="0" w:oddVBand="0" w:evenVBand="0" w:oddHBand="0" w:evenHBand="1" w:firstRowFirstColumn="0" w:firstRowLastColumn="0" w:lastRowFirstColumn="0" w:lastRowLastColumn="0"/>
              <w:rPr>
                <w:sz w:val="18"/>
                <w:szCs w:val="18"/>
              </w:rPr>
            </w:pPr>
            <w:r w:rsidRPr="00F51D3C">
              <w:rPr>
                <w:sz w:val="18"/>
                <w:szCs w:val="18"/>
              </w:rPr>
              <w:t>88,8%</w:t>
            </w:r>
          </w:p>
        </w:tc>
      </w:tr>
      <w:tr w:rsidR="00361D31" w14:paraId="3E22E3F2" w14:textId="77777777" w:rsidTr="00361D3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vAlign w:val="center"/>
          </w:tcPr>
          <w:p w14:paraId="137B12E2" w14:textId="77777777" w:rsidR="00361D31" w:rsidRPr="00AE7201" w:rsidRDefault="00361D31" w:rsidP="00361D31">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1209" w:type="pct"/>
            <w:vAlign w:val="center"/>
          </w:tcPr>
          <w:p w14:paraId="73901AFA" w14:textId="77777777" w:rsidR="00361D31" w:rsidRPr="00F51D3C" w:rsidRDefault="00361D31" w:rsidP="00361D31">
            <w:pPr>
              <w:jc w:val="center"/>
              <w:cnfStyle w:val="000000100000" w:firstRow="0" w:lastRow="0" w:firstColumn="0" w:lastColumn="0" w:oddVBand="0" w:evenVBand="0" w:oddHBand="1" w:evenHBand="0" w:firstRowFirstColumn="0" w:firstRowLastColumn="0" w:lastRowFirstColumn="0" w:lastRowLastColumn="0"/>
              <w:rPr>
                <w:sz w:val="18"/>
                <w:szCs w:val="18"/>
              </w:rPr>
            </w:pPr>
            <w:r w:rsidRPr="00F51D3C">
              <w:rPr>
                <w:sz w:val="18"/>
                <w:szCs w:val="18"/>
              </w:rPr>
              <w:t>S/D</w:t>
            </w:r>
          </w:p>
        </w:tc>
        <w:tc>
          <w:tcPr>
            <w:tcW w:w="1209" w:type="pct"/>
          </w:tcPr>
          <w:p w14:paraId="7A67CF78" w14:textId="77777777" w:rsidR="00361D31" w:rsidRPr="00F51D3C" w:rsidRDefault="00361D31" w:rsidP="00361D31">
            <w:pPr>
              <w:jc w:val="center"/>
              <w:cnfStyle w:val="000000100000" w:firstRow="0" w:lastRow="0" w:firstColumn="0" w:lastColumn="0" w:oddVBand="0" w:evenVBand="0" w:oddHBand="1" w:evenHBand="0" w:firstRowFirstColumn="0" w:firstRowLastColumn="0" w:lastRowFirstColumn="0" w:lastRowLastColumn="0"/>
              <w:rPr>
                <w:sz w:val="18"/>
                <w:szCs w:val="18"/>
              </w:rPr>
            </w:pPr>
            <w:r w:rsidRPr="00F51D3C">
              <w:rPr>
                <w:sz w:val="18"/>
                <w:szCs w:val="18"/>
              </w:rPr>
              <w:t>6,67%</w:t>
            </w:r>
          </w:p>
        </w:tc>
        <w:tc>
          <w:tcPr>
            <w:tcW w:w="1209" w:type="pct"/>
          </w:tcPr>
          <w:p w14:paraId="7B8F28F3" w14:textId="77777777" w:rsidR="00361D31" w:rsidRPr="00F51D3C" w:rsidRDefault="00361D31" w:rsidP="00361D31">
            <w:pPr>
              <w:jc w:val="center"/>
              <w:cnfStyle w:val="000000100000" w:firstRow="0" w:lastRow="0" w:firstColumn="0" w:lastColumn="0" w:oddVBand="0" w:evenVBand="0" w:oddHBand="1" w:evenHBand="0" w:firstRowFirstColumn="0" w:firstRowLastColumn="0" w:lastRowFirstColumn="0" w:lastRowLastColumn="0"/>
              <w:rPr>
                <w:sz w:val="18"/>
                <w:szCs w:val="18"/>
              </w:rPr>
            </w:pPr>
            <w:r w:rsidRPr="00F51D3C">
              <w:rPr>
                <w:sz w:val="18"/>
                <w:szCs w:val="18"/>
              </w:rPr>
              <w:t>11,11%</w:t>
            </w:r>
          </w:p>
        </w:tc>
      </w:tr>
      <w:tr w:rsidR="00361D31" w14:paraId="4A2FC76D" w14:textId="77777777" w:rsidTr="00361D3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vAlign w:val="center"/>
          </w:tcPr>
          <w:p w14:paraId="5B8F8385" w14:textId="77777777" w:rsidR="00361D31" w:rsidRPr="00AE7201" w:rsidRDefault="00361D31" w:rsidP="00361D31">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1209" w:type="pct"/>
            <w:vAlign w:val="center"/>
          </w:tcPr>
          <w:p w14:paraId="2BB55F88" w14:textId="77777777" w:rsidR="00361D31" w:rsidRPr="00F51D3C" w:rsidRDefault="00361D31" w:rsidP="00361D31">
            <w:pPr>
              <w:jc w:val="center"/>
              <w:cnfStyle w:val="000000010000" w:firstRow="0" w:lastRow="0" w:firstColumn="0" w:lastColumn="0" w:oddVBand="0" w:evenVBand="0" w:oddHBand="0" w:evenHBand="1" w:firstRowFirstColumn="0" w:firstRowLastColumn="0" w:lastRowFirstColumn="0" w:lastRowLastColumn="0"/>
              <w:rPr>
                <w:sz w:val="18"/>
                <w:szCs w:val="18"/>
              </w:rPr>
            </w:pPr>
            <w:r w:rsidRPr="00F51D3C">
              <w:rPr>
                <w:sz w:val="18"/>
                <w:szCs w:val="18"/>
              </w:rPr>
              <w:t>S/D</w:t>
            </w:r>
          </w:p>
        </w:tc>
        <w:tc>
          <w:tcPr>
            <w:tcW w:w="1209" w:type="pct"/>
          </w:tcPr>
          <w:p w14:paraId="681EB28E" w14:textId="77777777" w:rsidR="00361D31" w:rsidRDefault="00361D31" w:rsidP="00361D31">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Fósforo total</w:t>
            </w:r>
          </w:p>
          <w:p w14:paraId="7CB4DCBB" w14:textId="77777777" w:rsidR="00361D31" w:rsidRDefault="00361D31" w:rsidP="00361D31">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Amoníaco</w:t>
            </w:r>
          </w:p>
          <w:p w14:paraId="4184E865" w14:textId="77777777" w:rsidR="00361D31" w:rsidRDefault="00361D31" w:rsidP="00361D31">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Hierro soluble</w:t>
            </w:r>
          </w:p>
          <w:p w14:paraId="22D44B47" w14:textId="77777777" w:rsidR="00361D31" w:rsidRPr="00AE7201" w:rsidRDefault="00361D31" w:rsidP="00361D31">
            <w:pPr>
              <w:pStyle w:val="Prrafodelista"/>
              <w:ind w:left="176"/>
              <w:cnfStyle w:val="000000010000" w:firstRow="0" w:lastRow="0" w:firstColumn="0" w:lastColumn="0" w:oddVBand="0" w:evenVBand="0" w:oddHBand="0" w:evenHBand="1" w:firstRowFirstColumn="0" w:firstRowLastColumn="0" w:lastRowFirstColumn="0" w:lastRowLastColumn="0"/>
              <w:rPr>
                <w:sz w:val="18"/>
                <w:szCs w:val="18"/>
              </w:rPr>
            </w:pPr>
          </w:p>
        </w:tc>
        <w:tc>
          <w:tcPr>
            <w:tcW w:w="1209" w:type="pct"/>
          </w:tcPr>
          <w:p w14:paraId="45589B70" w14:textId="77777777" w:rsidR="00361D31" w:rsidRDefault="00361D31" w:rsidP="00361D31">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Fósforo total</w:t>
            </w:r>
          </w:p>
          <w:p w14:paraId="734FFDD0" w14:textId="77777777" w:rsidR="00361D31" w:rsidRDefault="00361D31" w:rsidP="00361D31">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Amoníaco</w:t>
            </w:r>
          </w:p>
          <w:p w14:paraId="5EC90481" w14:textId="77777777" w:rsidR="00361D31" w:rsidRDefault="00361D31" w:rsidP="00361D31">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Aluminio</w:t>
            </w:r>
          </w:p>
          <w:p w14:paraId="60BEB0F0" w14:textId="77777777" w:rsidR="00361D31" w:rsidRDefault="00361D31" w:rsidP="00361D31">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Manganeso</w:t>
            </w:r>
          </w:p>
          <w:p w14:paraId="0E96CC7E" w14:textId="77777777" w:rsidR="00361D31" w:rsidRPr="00AE7201" w:rsidRDefault="00361D31" w:rsidP="00361D31">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Hierro soluble</w:t>
            </w:r>
          </w:p>
        </w:tc>
      </w:tr>
    </w:tbl>
    <w:p w14:paraId="26028FA5" w14:textId="77777777" w:rsidR="00361D31" w:rsidRDefault="00361D31" w:rsidP="00361D31">
      <w:pPr>
        <w:pStyle w:val="Prrafodelista"/>
      </w:pPr>
    </w:p>
    <w:p w14:paraId="1CC358E6" w14:textId="77777777" w:rsidR="00AB5E0D" w:rsidRPr="00E443E1" w:rsidRDefault="00AB5E0D" w:rsidP="00713B63">
      <w:pPr>
        <w:rPr>
          <w:lang w:val="es-ES"/>
        </w:rPr>
      </w:pPr>
    </w:p>
    <w:p w14:paraId="3E3746AB" w14:textId="464450DB" w:rsidR="00CC4F33" w:rsidRDefault="00CC4F33">
      <w:pPr>
        <w:spacing w:after="160" w:line="259" w:lineRule="auto"/>
        <w:contextualSpacing w:val="0"/>
        <w:rPr>
          <w:rFonts w:asciiTheme="majorHAnsi" w:hAnsiTheme="majorHAnsi" w:cs="Courier New"/>
        </w:rPr>
      </w:pPr>
      <w:r>
        <w:rPr>
          <w:rFonts w:asciiTheme="majorHAnsi" w:hAnsiTheme="majorHAnsi" w:cs="Courier New"/>
        </w:rPr>
        <w:br w:type="page"/>
      </w:r>
    </w:p>
    <w:p w14:paraId="1077B711" w14:textId="08011488" w:rsidR="007E7A27" w:rsidRDefault="003D3D08" w:rsidP="009C4D1F">
      <w:pPr>
        <w:pStyle w:val="Ttulo2"/>
      </w:pPr>
      <w:bookmarkStart w:id="161" w:name="_Toc70326578"/>
      <w:bookmarkStart w:id="162" w:name="_Toc70327386"/>
      <w:bookmarkStart w:id="163" w:name="_Toc108566559"/>
      <w:r>
        <w:rPr>
          <w:noProof/>
          <w:lang w:val="es-ES" w:eastAsia="es-ES"/>
        </w:rPr>
        <w:lastRenderedPageBreak/>
        <w:t>3.1</w:t>
      </w:r>
      <w:r w:rsidR="004F4E2E">
        <w:rPr>
          <w:noProof/>
          <w:lang w:val="es-ES" w:eastAsia="es-ES"/>
        </w:rPr>
        <w:t>.16</w:t>
      </w:r>
      <w:r w:rsidR="007E7A27">
        <w:rPr>
          <w:lang w:val="es-ES"/>
        </w:rPr>
        <w:t xml:space="preserve"> </w:t>
      </w:r>
      <w:bookmarkEnd w:id="161"/>
      <w:bookmarkEnd w:id="162"/>
      <w:r w:rsidR="00361D31" w:rsidRPr="00361D31">
        <w:rPr>
          <w:lang w:val="es-ES"/>
        </w:rPr>
        <w:t>Análisis del punto FW 212-MC</w:t>
      </w:r>
      <w:bookmarkEnd w:id="163"/>
    </w:p>
    <w:p w14:paraId="471D96A8" w14:textId="77777777" w:rsidR="007677E4" w:rsidRPr="00A032A7" w:rsidRDefault="007677E4" w:rsidP="000D431E">
      <w:pPr>
        <w:rPr>
          <w:sz w:val="10"/>
        </w:rPr>
      </w:pPr>
    </w:p>
    <w:p w14:paraId="3DEEBD73" w14:textId="77777777" w:rsidR="00361D31" w:rsidRDefault="00361D31" w:rsidP="00361D31">
      <w:pPr>
        <w:jc w:val="both"/>
      </w:pPr>
      <w:r>
        <w:t xml:space="preserve">La estación de monitoreo FW 316-CR se encuentra en la propiedad denominada Machuca-Cue, administrativamente se localiza en el lugar conocido como Zona de Estancias del distrito </w:t>
      </w:r>
      <w:proofErr w:type="spellStart"/>
      <w:r>
        <w:t>Sgto</w:t>
      </w:r>
      <w:proofErr w:type="spellEnd"/>
      <w:r>
        <w:t xml:space="preserve"> José Félix López, Departamento de Concepción; sus coordenadas UTM de referencia son 21k 493057.00 m E 7491087.00 m S.</w:t>
      </w:r>
    </w:p>
    <w:p w14:paraId="0AE6C8BC" w14:textId="77777777" w:rsidR="00361D31" w:rsidRDefault="00361D31" w:rsidP="00361D31">
      <w:pPr>
        <w:jc w:val="both"/>
      </w:pPr>
    </w:p>
    <w:p w14:paraId="52AF939C" w14:textId="77777777" w:rsidR="00361D31" w:rsidRDefault="00361D31" w:rsidP="00361D31">
      <w:pPr>
        <w:jc w:val="both"/>
      </w:pPr>
      <w:r>
        <w:t xml:space="preserve">Este punto de monitoreo se localiza sobre un curso hídrico intermitente afluente </w:t>
      </w:r>
      <w:proofErr w:type="gramStart"/>
      <w:r w:rsidRPr="001C0766">
        <w:rPr>
          <w:highlight w:val="magenta"/>
        </w:rPr>
        <w:t>del  Arroyo</w:t>
      </w:r>
      <w:proofErr w:type="gramEnd"/>
      <w:r w:rsidRPr="001C0766">
        <w:rPr>
          <w:highlight w:val="magenta"/>
        </w:rPr>
        <w:t xml:space="preserve"> Laguna </w:t>
      </w:r>
      <w:proofErr w:type="spellStart"/>
      <w:r w:rsidRPr="001C0766">
        <w:rPr>
          <w:highlight w:val="magenta"/>
        </w:rPr>
        <w:t>Pitanohaga</w:t>
      </w:r>
      <w:proofErr w:type="spellEnd"/>
      <w:r w:rsidRPr="001C0766">
        <w:rPr>
          <w:highlight w:val="magenta"/>
        </w:rPr>
        <w:t xml:space="preserve"> en la parte alta de la microcuenca homónima</w:t>
      </w:r>
      <w:r>
        <w:t xml:space="preserve">, el cauce en el tramo verificado es de  aproximadamente 5 metros de ancho y no presento caudal de agua en la temporada de lluvias 2022. </w:t>
      </w:r>
    </w:p>
    <w:p w14:paraId="34BEB42B" w14:textId="77777777" w:rsidR="00361D31" w:rsidRDefault="00361D31" w:rsidP="00361D31">
      <w:pPr>
        <w:jc w:val="both"/>
      </w:pPr>
    </w:p>
    <w:p w14:paraId="643EF51C" w14:textId="281B6379" w:rsidR="003D3B10" w:rsidRDefault="00361D31" w:rsidP="00361D31">
      <w:pPr>
        <w:jc w:val="both"/>
      </w:pPr>
      <w:r>
        <w:t xml:space="preserve">El punto FW 212-MC fue incluido en programa de monitoreo a partir de la campaña en temporada seca del 2021, a partir de los resultados de laboratorio obtenidos en las sucesivas campañas se aplicó el Índice de Calidad de Agua de la </w:t>
      </w:r>
      <w:proofErr w:type="spellStart"/>
      <w:r w:rsidRPr="000D5443">
        <w:rPr>
          <w:i/>
        </w:rPr>
        <w:t>National</w:t>
      </w:r>
      <w:proofErr w:type="spellEnd"/>
      <w:r w:rsidRPr="000D5443">
        <w:rPr>
          <w:i/>
        </w:rPr>
        <w:t xml:space="preserve"> </w:t>
      </w:r>
      <w:proofErr w:type="spellStart"/>
      <w:r w:rsidRPr="000D5443">
        <w:rPr>
          <w:i/>
        </w:rPr>
        <w:t>Sanitation</w:t>
      </w:r>
      <w:proofErr w:type="spellEnd"/>
      <w:r w:rsidRPr="000D5443">
        <w:rPr>
          <w:i/>
        </w:rPr>
        <w:t xml:space="preserve"> </w:t>
      </w:r>
      <w:proofErr w:type="spellStart"/>
      <w:r w:rsidRPr="000D5443">
        <w:rPr>
          <w:i/>
        </w:rPr>
        <w:t>Foundation</w:t>
      </w:r>
      <w:proofErr w:type="spellEnd"/>
      <w:r>
        <w:t xml:space="preserve"> (ICA-NSF) y se evaluó el grado de cumplimiento </w:t>
      </w:r>
      <w:proofErr w:type="gramStart"/>
      <w:r>
        <w:t>del  padrón</w:t>
      </w:r>
      <w:proofErr w:type="gramEnd"/>
      <w:r>
        <w:t xml:space="preserve"> nacional de agua establecido según Resolución </w:t>
      </w:r>
      <w:proofErr w:type="spellStart"/>
      <w:r>
        <w:t>N</w:t>
      </w:r>
      <w:r>
        <w:rPr>
          <w:rFonts w:ascii="Courier New" w:hAnsi="Courier New" w:cs="Courier New"/>
        </w:rPr>
        <w:t>º</w:t>
      </w:r>
      <w:proofErr w:type="spellEnd"/>
      <w:r>
        <w:t xml:space="preserve"> 222/02.</w:t>
      </w:r>
    </w:p>
    <w:p w14:paraId="2D7EC05E" w14:textId="77777777" w:rsidR="000D5443" w:rsidRDefault="000D5443" w:rsidP="00361D31">
      <w:pPr>
        <w:jc w:val="both"/>
      </w:pPr>
    </w:p>
    <w:p w14:paraId="5BB6CE82" w14:textId="5252B384" w:rsidR="007E7A27" w:rsidRDefault="00361D31" w:rsidP="003D3D08">
      <w:r>
        <w:rPr>
          <w:noProof/>
          <w:lang w:val="es-ES" w:eastAsia="es-ES"/>
        </w:rPr>
        <w:drawing>
          <wp:inline distT="0" distB="0" distL="0" distR="0" wp14:anchorId="49BDB42E" wp14:editId="2B9806B8">
            <wp:extent cx="5400040" cy="2788315"/>
            <wp:effectExtent l="0" t="0" r="10160" b="12065"/>
            <wp:docPr id="317" name="Gráfico 3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laconcuadrcula1"/>
        <w:tblW w:w="8505" w:type="dxa"/>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073"/>
        <w:gridCol w:w="1535"/>
        <w:gridCol w:w="1507"/>
        <w:gridCol w:w="1506"/>
        <w:gridCol w:w="1496"/>
        <w:gridCol w:w="1388"/>
      </w:tblGrid>
      <w:tr w:rsidR="000D5443" w:rsidRPr="006732EE" w14:paraId="717F5DA0" w14:textId="77777777" w:rsidTr="0055495B">
        <w:tc>
          <w:tcPr>
            <w:tcW w:w="1073" w:type="dxa"/>
            <w:vAlign w:val="center"/>
          </w:tcPr>
          <w:p w14:paraId="521F14C4" w14:textId="77777777" w:rsidR="000D5443" w:rsidRPr="006732EE" w:rsidRDefault="000D5443" w:rsidP="0055495B">
            <w:pPr>
              <w:spacing w:line="240" w:lineRule="auto"/>
              <w:contextualSpacing w:val="0"/>
              <w:jc w:val="center"/>
              <w:rPr>
                <w:rFonts w:eastAsia="Calibri"/>
                <w:sz w:val="16"/>
                <w:szCs w:val="16"/>
              </w:rPr>
            </w:pPr>
            <w:r w:rsidRPr="006732EE">
              <w:rPr>
                <w:rFonts w:eastAsia="Calibri"/>
                <w:sz w:val="16"/>
                <w:szCs w:val="16"/>
              </w:rPr>
              <w:t>NFS</w:t>
            </w:r>
          </w:p>
        </w:tc>
        <w:tc>
          <w:tcPr>
            <w:tcW w:w="1535" w:type="dxa"/>
            <w:shd w:val="clear" w:color="auto" w:fill="2E74B5" w:themeFill="accent1" w:themeFillShade="BF"/>
            <w:vAlign w:val="center"/>
          </w:tcPr>
          <w:p w14:paraId="0D6C7D7F" w14:textId="77777777" w:rsidR="000D5443" w:rsidRPr="006732EE" w:rsidRDefault="000D5443" w:rsidP="0055495B">
            <w:pPr>
              <w:spacing w:line="240" w:lineRule="auto"/>
              <w:contextualSpacing w:val="0"/>
              <w:jc w:val="center"/>
              <w:rPr>
                <w:rFonts w:eastAsia="Calibri"/>
                <w:sz w:val="16"/>
                <w:szCs w:val="16"/>
              </w:rPr>
            </w:pPr>
            <w:r w:rsidRPr="006732EE">
              <w:rPr>
                <w:rFonts w:eastAsia="Calibri"/>
                <w:sz w:val="16"/>
                <w:szCs w:val="16"/>
              </w:rPr>
              <w:t>Excelente</w:t>
            </w:r>
            <w:r w:rsidRPr="006732EE">
              <w:rPr>
                <w:rFonts w:eastAsia="Calibri"/>
                <w:sz w:val="16"/>
                <w:szCs w:val="16"/>
                <w:lang w:val="en-US"/>
              </w:rPr>
              <w:t xml:space="preserve">: </w:t>
            </w:r>
            <w:r w:rsidRPr="006732EE">
              <w:rPr>
                <w:rFonts w:eastAsia="Calibri"/>
                <w:sz w:val="16"/>
                <w:szCs w:val="16"/>
              </w:rPr>
              <w:t>91 – 100</w:t>
            </w:r>
          </w:p>
        </w:tc>
        <w:tc>
          <w:tcPr>
            <w:tcW w:w="1507" w:type="dxa"/>
            <w:shd w:val="clear" w:color="auto" w:fill="6CAB68"/>
            <w:vAlign w:val="center"/>
          </w:tcPr>
          <w:p w14:paraId="16171FE5" w14:textId="77777777" w:rsidR="000D5443" w:rsidRPr="006732EE" w:rsidRDefault="000D5443" w:rsidP="0055495B">
            <w:pPr>
              <w:spacing w:line="240" w:lineRule="auto"/>
              <w:contextualSpacing w:val="0"/>
              <w:jc w:val="center"/>
              <w:rPr>
                <w:rFonts w:eastAsia="Calibri"/>
                <w:sz w:val="16"/>
                <w:szCs w:val="16"/>
              </w:rPr>
            </w:pPr>
            <w:proofErr w:type="gramStart"/>
            <w:r w:rsidRPr="006732EE">
              <w:rPr>
                <w:rFonts w:eastAsia="Calibri"/>
                <w:sz w:val="16"/>
                <w:szCs w:val="16"/>
              </w:rPr>
              <w:t>Buena :</w:t>
            </w:r>
            <w:proofErr w:type="gramEnd"/>
            <w:r w:rsidRPr="006732EE">
              <w:rPr>
                <w:rFonts w:eastAsia="Calibri"/>
                <w:sz w:val="16"/>
                <w:szCs w:val="16"/>
              </w:rPr>
              <w:t xml:space="preserve"> 71-90</w:t>
            </w:r>
          </w:p>
        </w:tc>
        <w:tc>
          <w:tcPr>
            <w:tcW w:w="1506" w:type="dxa"/>
            <w:shd w:val="clear" w:color="auto" w:fill="FFFF00"/>
            <w:vAlign w:val="center"/>
          </w:tcPr>
          <w:p w14:paraId="102F54DC" w14:textId="77777777" w:rsidR="000D5443" w:rsidRPr="006732EE" w:rsidRDefault="000D5443" w:rsidP="0055495B">
            <w:pPr>
              <w:spacing w:line="240" w:lineRule="auto"/>
              <w:contextualSpacing w:val="0"/>
              <w:jc w:val="center"/>
              <w:rPr>
                <w:rFonts w:eastAsia="Calibri"/>
                <w:sz w:val="16"/>
                <w:szCs w:val="16"/>
              </w:rPr>
            </w:pPr>
            <w:proofErr w:type="gramStart"/>
            <w:r w:rsidRPr="006732EE">
              <w:rPr>
                <w:rFonts w:eastAsia="Calibri"/>
                <w:sz w:val="16"/>
                <w:szCs w:val="16"/>
              </w:rPr>
              <w:t>Media :</w:t>
            </w:r>
            <w:proofErr w:type="gramEnd"/>
            <w:r w:rsidRPr="006732EE">
              <w:rPr>
                <w:rFonts w:eastAsia="Calibri"/>
                <w:sz w:val="16"/>
                <w:szCs w:val="16"/>
              </w:rPr>
              <w:t xml:space="preserve"> 51-70</w:t>
            </w:r>
          </w:p>
        </w:tc>
        <w:tc>
          <w:tcPr>
            <w:tcW w:w="1496" w:type="dxa"/>
            <w:shd w:val="clear" w:color="auto" w:fill="FFC000"/>
            <w:vAlign w:val="center"/>
          </w:tcPr>
          <w:p w14:paraId="02D72609" w14:textId="77777777" w:rsidR="000D5443" w:rsidRPr="006732EE" w:rsidRDefault="000D5443" w:rsidP="0055495B">
            <w:pPr>
              <w:spacing w:line="240" w:lineRule="auto"/>
              <w:contextualSpacing w:val="0"/>
              <w:jc w:val="center"/>
              <w:rPr>
                <w:rFonts w:eastAsia="Calibri"/>
                <w:sz w:val="16"/>
                <w:szCs w:val="16"/>
              </w:rPr>
            </w:pPr>
            <w:proofErr w:type="gramStart"/>
            <w:r w:rsidRPr="006732EE">
              <w:rPr>
                <w:rFonts w:eastAsia="Calibri"/>
                <w:sz w:val="16"/>
                <w:szCs w:val="16"/>
              </w:rPr>
              <w:t>Mala :</w:t>
            </w:r>
            <w:proofErr w:type="gramEnd"/>
            <w:r w:rsidRPr="006732EE">
              <w:rPr>
                <w:rFonts w:eastAsia="Calibri"/>
                <w:sz w:val="16"/>
                <w:szCs w:val="16"/>
              </w:rPr>
              <w:t xml:space="preserve"> 26-50</w:t>
            </w:r>
          </w:p>
        </w:tc>
        <w:tc>
          <w:tcPr>
            <w:tcW w:w="1388" w:type="dxa"/>
            <w:shd w:val="clear" w:color="auto" w:fill="BF3030"/>
            <w:vAlign w:val="center"/>
          </w:tcPr>
          <w:p w14:paraId="12DADDE5" w14:textId="77777777" w:rsidR="000D5443" w:rsidRPr="006732EE" w:rsidRDefault="000D5443" w:rsidP="0055495B">
            <w:pPr>
              <w:spacing w:line="240" w:lineRule="auto"/>
              <w:contextualSpacing w:val="0"/>
              <w:jc w:val="center"/>
              <w:rPr>
                <w:rFonts w:eastAsia="Calibri"/>
                <w:sz w:val="16"/>
                <w:szCs w:val="16"/>
              </w:rPr>
            </w:pPr>
            <w:r w:rsidRPr="006732EE">
              <w:rPr>
                <w:rFonts w:eastAsia="Calibri"/>
                <w:sz w:val="16"/>
                <w:szCs w:val="16"/>
              </w:rPr>
              <w:t xml:space="preserve">Muy </w:t>
            </w:r>
            <w:proofErr w:type="gramStart"/>
            <w:r w:rsidRPr="006732EE">
              <w:rPr>
                <w:rFonts w:eastAsia="Calibri"/>
                <w:sz w:val="16"/>
                <w:szCs w:val="16"/>
              </w:rPr>
              <w:t>mala :</w:t>
            </w:r>
            <w:proofErr w:type="gramEnd"/>
            <w:r w:rsidRPr="006732EE">
              <w:rPr>
                <w:rFonts w:eastAsia="Calibri"/>
                <w:sz w:val="16"/>
                <w:szCs w:val="16"/>
              </w:rPr>
              <w:t xml:space="preserve"> 0-25</w:t>
            </w:r>
          </w:p>
        </w:tc>
      </w:tr>
    </w:tbl>
    <w:p w14:paraId="0F1D2812" w14:textId="7129E021" w:rsidR="007E7A27" w:rsidRPr="00E44E0B" w:rsidRDefault="00AC505E" w:rsidP="00AC505E">
      <w:pPr>
        <w:pStyle w:val="Descripcin"/>
        <w:keepNext/>
      </w:pPr>
      <w:bookmarkStart w:id="164" w:name="_Toc108470348"/>
      <w:r>
        <w:t xml:space="preserve">Figura </w:t>
      </w:r>
      <w:fldSimple w:instr=" SEQ Figura \* ARABIC ">
        <w:r w:rsidR="00626AE4">
          <w:rPr>
            <w:noProof/>
          </w:rPr>
          <w:t>16</w:t>
        </w:r>
      </w:fldSimple>
      <w:r>
        <w:t xml:space="preserve">. </w:t>
      </w:r>
      <w:r w:rsidR="000D5443" w:rsidRPr="000D5443">
        <w:t>Evaluación del punto de monitoreo FW 212-MC</w:t>
      </w:r>
      <w:r w:rsidR="000D5443">
        <w:t>.</w:t>
      </w:r>
      <w:bookmarkEnd w:id="164"/>
    </w:p>
    <w:p w14:paraId="0339A7EB" w14:textId="77777777" w:rsidR="000D5443" w:rsidRDefault="000D5443" w:rsidP="000D5443">
      <w:pPr>
        <w:jc w:val="both"/>
        <w:rPr>
          <w:lang w:val="es-ES"/>
        </w:rPr>
      </w:pPr>
      <w:r>
        <w:rPr>
          <w:lang w:val="es-ES"/>
        </w:rPr>
        <w:t>El ICA-NSF aplicado a los datos de la campaña en temporada seca 2021 determino una calidad de agua intermedia, mientras que el cumplimiento del padrón de aguas fue del 88.8%.</w:t>
      </w:r>
    </w:p>
    <w:p w14:paraId="55EB8835" w14:textId="77777777" w:rsidR="000D5443" w:rsidRDefault="000D5443" w:rsidP="000D5443">
      <w:pPr>
        <w:rPr>
          <w:lang w:val="es-ES"/>
        </w:rPr>
      </w:pPr>
    </w:p>
    <w:tbl>
      <w:tblPr>
        <w:tblStyle w:val="Cuadrculaclara"/>
        <w:tblW w:w="5000" w:type="pct"/>
        <w:tblLook w:val="04A0" w:firstRow="1" w:lastRow="0" w:firstColumn="1" w:lastColumn="0" w:noHBand="0" w:noVBand="1"/>
      </w:tblPr>
      <w:tblGrid>
        <w:gridCol w:w="2397"/>
        <w:gridCol w:w="2108"/>
        <w:gridCol w:w="2108"/>
        <w:gridCol w:w="2107"/>
      </w:tblGrid>
      <w:tr w:rsidR="000D5443" w14:paraId="5D463827" w14:textId="77777777" w:rsidTr="0055495B">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000" w:type="pct"/>
            <w:gridSpan w:val="4"/>
          </w:tcPr>
          <w:p w14:paraId="47D54F0B" w14:textId="53C80D6E" w:rsidR="000D5443" w:rsidRPr="00A44C82" w:rsidRDefault="00A44C82" w:rsidP="00A44C82">
            <w:pPr>
              <w:pStyle w:val="Descripcin"/>
              <w:keepNext/>
              <w:spacing w:after="0"/>
              <w:jc w:val="center"/>
              <w:rPr>
                <w:b w:val="0"/>
              </w:rPr>
            </w:pPr>
            <w:bookmarkStart w:id="165" w:name="_Toc108436981"/>
            <w:r w:rsidRPr="00A44C82">
              <w:rPr>
                <w:b w:val="0"/>
              </w:rPr>
              <w:t xml:space="preserve">CUADRO </w:t>
            </w:r>
            <w:r w:rsidRPr="00A44C82">
              <w:fldChar w:fldCharType="begin"/>
            </w:r>
            <w:r w:rsidRPr="00A44C82">
              <w:rPr>
                <w:b w:val="0"/>
              </w:rPr>
              <w:instrText xml:space="preserve"> SEQ CUADRO \* ARABIC </w:instrText>
            </w:r>
            <w:r w:rsidRPr="00A44C82">
              <w:fldChar w:fldCharType="separate"/>
            </w:r>
            <w:r w:rsidR="00D14FCF">
              <w:rPr>
                <w:b w:val="0"/>
                <w:noProof/>
              </w:rPr>
              <w:t>16</w:t>
            </w:r>
            <w:r w:rsidRPr="00A44C82">
              <w:fldChar w:fldCharType="end"/>
            </w:r>
            <w:r w:rsidRPr="00A44C82">
              <w:rPr>
                <w:b w:val="0"/>
              </w:rPr>
              <w:t xml:space="preserve">. </w:t>
            </w:r>
            <w:r w:rsidR="000D5443" w:rsidRPr="00A44C82">
              <w:rPr>
                <w:rFonts w:ascii="MADE Evolve Sans" w:hAnsi="MADE Evolve Sans"/>
                <w:b w:val="0"/>
              </w:rPr>
              <w:t>CUMPLIMIENTO DE LA RESOLUCIÓN 222/02 – FW 212-MC</w:t>
            </w:r>
            <w:bookmarkEnd w:id="165"/>
          </w:p>
        </w:tc>
      </w:tr>
      <w:tr w:rsidR="000D5443" w14:paraId="3C7EBB7B" w14:textId="77777777" w:rsidTr="0055495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tcPr>
          <w:p w14:paraId="69E5243B" w14:textId="77777777" w:rsidR="000D5443" w:rsidRPr="00AE7201" w:rsidRDefault="000D5443" w:rsidP="0055495B">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1209" w:type="pct"/>
          </w:tcPr>
          <w:p w14:paraId="16ABD323" w14:textId="77777777" w:rsidR="000D5443" w:rsidRPr="00AE7201" w:rsidRDefault="000D5443"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1209" w:type="pct"/>
          </w:tcPr>
          <w:p w14:paraId="58CFA82D" w14:textId="77777777" w:rsidR="000D5443" w:rsidRPr="00AE7201" w:rsidRDefault="000D5443"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1209" w:type="pct"/>
          </w:tcPr>
          <w:p w14:paraId="3173A49C" w14:textId="77777777" w:rsidR="000D5443" w:rsidRPr="00AE7201" w:rsidRDefault="000D5443"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0D5443" w14:paraId="48FCF60C" w14:textId="77777777" w:rsidTr="0055495B">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vAlign w:val="center"/>
          </w:tcPr>
          <w:p w14:paraId="64EB2A1C" w14:textId="77777777" w:rsidR="000D5443" w:rsidRPr="00AE7201" w:rsidRDefault="000D5443" w:rsidP="0055495B">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1209" w:type="pct"/>
            <w:vAlign w:val="center"/>
          </w:tcPr>
          <w:p w14:paraId="2CBB5881" w14:textId="77777777" w:rsidR="000D5443" w:rsidRPr="00AE7201" w:rsidRDefault="000D5443" w:rsidP="0055495B">
            <w:pPr>
              <w:jc w:val="center"/>
              <w:cnfStyle w:val="000000010000" w:firstRow="0" w:lastRow="0" w:firstColumn="0" w:lastColumn="0" w:oddVBand="0" w:evenVBand="0" w:oddHBand="0" w:evenHBand="1" w:firstRowFirstColumn="0" w:firstRowLastColumn="0" w:lastRowFirstColumn="0" w:lastRowLastColumn="0"/>
            </w:pPr>
            <w:r>
              <w:t>S/D</w:t>
            </w:r>
          </w:p>
        </w:tc>
        <w:tc>
          <w:tcPr>
            <w:tcW w:w="1209" w:type="pct"/>
          </w:tcPr>
          <w:p w14:paraId="2A3F08A8" w14:textId="77777777" w:rsidR="000D5443" w:rsidRPr="00AE7201" w:rsidRDefault="000D5443" w:rsidP="0055495B">
            <w:pPr>
              <w:jc w:val="center"/>
              <w:cnfStyle w:val="000000010000" w:firstRow="0" w:lastRow="0" w:firstColumn="0" w:lastColumn="0" w:oddVBand="0" w:evenVBand="0" w:oddHBand="0" w:evenHBand="1" w:firstRowFirstColumn="0" w:firstRowLastColumn="0" w:lastRowFirstColumn="0" w:lastRowLastColumn="0"/>
            </w:pPr>
            <w:r>
              <w:t>88,8%</w:t>
            </w:r>
          </w:p>
        </w:tc>
        <w:tc>
          <w:tcPr>
            <w:tcW w:w="1209" w:type="pct"/>
            <w:vAlign w:val="center"/>
          </w:tcPr>
          <w:p w14:paraId="4F3BECEC" w14:textId="77777777" w:rsidR="000D5443" w:rsidRPr="00AE7201" w:rsidRDefault="000D5443" w:rsidP="0055495B">
            <w:pPr>
              <w:jc w:val="center"/>
              <w:cnfStyle w:val="000000010000" w:firstRow="0" w:lastRow="0" w:firstColumn="0" w:lastColumn="0" w:oddVBand="0" w:evenVBand="0" w:oddHBand="0" w:evenHBand="1" w:firstRowFirstColumn="0" w:firstRowLastColumn="0" w:lastRowFirstColumn="0" w:lastRowLastColumn="0"/>
            </w:pPr>
            <w:r>
              <w:t>S/D</w:t>
            </w:r>
          </w:p>
        </w:tc>
      </w:tr>
      <w:tr w:rsidR="000D5443" w14:paraId="68820801" w14:textId="77777777" w:rsidTr="0055495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vAlign w:val="center"/>
          </w:tcPr>
          <w:p w14:paraId="2B77FBCF" w14:textId="77777777" w:rsidR="000D5443" w:rsidRPr="00AE7201" w:rsidRDefault="000D5443" w:rsidP="0055495B">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1209" w:type="pct"/>
            <w:vAlign w:val="center"/>
          </w:tcPr>
          <w:p w14:paraId="3503F8AF" w14:textId="77777777" w:rsidR="000D5443" w:rsidRPr="00AE7201" w:rsidRDefault="000D5443" w:rsidP="0055495B">
            <w:pPr>
              <w:jc w:val="center"/>
              <w:cnfStyle w:val="000000100000" w:firstRow="0" w:lastRow="0" w:firstColumn="0" w:lastColumn="0" w:oddVBand="0" w:evenVBand="0" w:oddHBand="1" w:evenHBand="0" w:firstRowFirstColumn="0" w:firstRowLastColumn="0" w:lastRowFirstColumn="0" w:lastRowLastColumn="0"/>
            </w:pPr>
            <w:r>
              <w:t>S/D</w:t>
            </w:r>
          </w:p>
        </w:tc>
        <w:tc>
          <w:tcPr>
            <w:tcW w:w="1209" w:type="pct"/>
          </w:tcPr>
          <w:p w14:paraId="74682C29" w14:textId="77777777" w:rsidR="000D5443" w:rsidRPr="00AE7201" w:rsidRDefault="000D5443" w:rsidP="0055495B">
            <w:pPr>
              <w:jc w:val="center"/>
              <w:cnfStyle w:val="000000100000" w:firstRow="0" w:lastRow="0" w:firstColumn="0" w:lastColumn="0" w:oddVBand="0" w:evenVBand="0" w:oddHBand="1" w:evenHBand="0" w:firstRowFirstColumn="0" w:firstRowLastColumn="0" w:lastRowFirstColumn="0" w:lastRowLastColumn="0"/>
            </w:pPr>
            <w:r>
              <w:t>11,11%</w:t>
            </w:r>
          </w:p>
        </w:tc>
        <w:tc>
          <w:tcPr>
            <w:tcW w:w="1209" w:type="pct"/>
            <w:vAlign w:val="center"/>
          </w:tcPr>
          <w:p w14:paraId="5B7311E3" w14:textId="77777777" w:rsidR="000D5443" w:rsidRPr="00AE7201" w:rsidRDefault="000D5443" w:rsidP="0055495B">
            <w:pPr>
              <w:jc w:val="center"/>
              <w:cnfStyle w:val="000000100000" w:firstRow="0" w:lastRow="0" w:firstColumn="0" w:lastColumn="0" w:oddVBand="0" w:evenVBand="0" w:oddHBand="1" w:evenHBand="0" w:firstRowFirstColumn="0" w:firstRowLastColumn="0" w:lastRowFirstColumn="0" w:lastRowLastColumn="0"/>
            </w:pPr>
            <w:r>
              <w:t>S/D</w:t>
            </w:r>
          </w:p>
        </w:tc>
      </w:tr>
      <w:tr w:rsidR="000D5443" w14:paraId="55D80147" w14:textId="77777777" w:rsidTr="0055495B">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vAlign w:val="center"/>
          </w:tcPr>
          <w:p w14:paraId="5F7A06B2" w14:textId="77777777" w:rsidR="000D5443" w:rsidRPr="00AE7201" w:rsidRDefault="000D5443" w:rsidP="0055495B">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1209" w:type="pct"/>
            <w:vAlign w:val="center"/>
          </w:tcPr>
          <w:p w14:paraId="675FCFED" w14:textId="77777777" w:rsidR="000D5443" w:rsidRPr="00AE7201" w:rsidRDefault="000D5443" w:rsidP="0055495B">
            <w:pPr>
              <w:jc w:val="center"/>
              <w:cnfStyle w:val="000000010000" w:firstRow="0" w:lastRow="0" w:firstColumn="0" w:lastColumn="0" w:oddVBand="0" w:evenVBand="0" w:oddHBand="0" w:evenHBand="1" w:firstRowFirstColumn="0" w:firstRowLastColumn="0" w:lastRowFirstColumn="0" w:lastRowLastColumn="0"/>
            </w:pPr>
            <w:r>
              <w:t>S/D</w:t>
            </w:r>
          </w:p>
        </w:tc>
        <w:tc>
          <w:tcPr>
            <w:tcW w:w="1209" w:type="pct"/>
          </w:tcPr>
          <w:p w14:paraId="61B89B33" w14:textId="77777777" w:rsidR="000D5443" w:rsidRDefault="000D5443" w:rsidP="000D5443">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Turbidez</w:t>
            </w:r>
          </w:p>
          <w:p w14:paraId="0226E725" w14:textId="77777777" w:rsidR="000D5443" w:rsidRDefault="000D5443" w:rsidP="000D5443">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Fósforo total</w:t>
            </w:r>
          </w:p>
          <w:p w14:paraId="297E3455" w14:textId="77777777" w:rsidR="000D5443" w:rsidRDefault="000D5443" w:rsidP="000D5443">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Nitrógeno total</w:t>
            </w:r>
          </w:p>
          <w:p w14:paraId="69AA7C11" w14:textId="77777777" w:rsidR="000D5443" w:rsidRDefault="000D5443" w:rsidP="000D5443">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Amoníaco</w:t>
            </w:r>
          </w:p>
          <w:p w14:paraId="4C668B31" w14:textId="77777777" w:rsidR="000D5443" w:rsidRPr="00AE7201" w:rsidRDefault="000D5443" w:rsidP="000D5443">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Hierro soluble</w:t>
            </w:r>
          </w:p>
        </w:tc>
        <w:tc>
          <w:tcPr>
            <w:tcW w:w="1209" w:type="pct"/>
            <w:vAlign w:val="center"/>
          </w:tcPr>
          <w:p w14:paraId="14F6A9AD" w14:textId="77777777" w:rsidR="000D5443" w:rsidRPr="00B303A8" w:rsidRDefault="000D5443" w:rsidP="0055495B">
            <w:pPr>
              <w:jc w:val="center"/>
              <w:cnfStyle w:val="000000010000" w:firstRow="0" w:lastRow="0" w:firstColumn="0" w:lastColumn="0" w:oddVBand="0" w:evenVBand="0" w:oddHBand="0" w:evenHBand="1" w:firstRowFirstColumn="0" w:firstRowLastColumn="0" w:lastRowFirstColumn="0" w:lastRowLastColumn="0"/>
              <w:rPr>
                <w:sz w:val="18"/>
                <w:szCs w:val="18"/>
              </w:rPr>
            </w:pPr>
            <w:r w:rsidRPr="00B303A8">
              <w:rPr>
                <w:sz w:val="18"/>
                <w:szCs w:val="18"/>
              </w:rPr>
              <w:t>S/D</w:t>
            </w:r>
          </w:p>
        </w:tc>
      </w:tr>
    </w:tbl>
    <w:p w14:paraId="5AB5D9CE" w14:textId="77777777" w:rsidR="000D5443" w:rsidRDefault="000D5443" w:rsidP="000D5443">
      <w:pPr>
        <w:pStyle w:val="Prrafodelista"/>
      </w:pPr>
    </w:p>
    <w:p w14:paraId="3EBC7959" w14:textId="2184EB0A" w:rsidR="0094338A" w:rsidRDefault="0094338A" w:rsidP="00F47E68">
      <w:pPr>
        <w:jc w:val="both"/>
      </w:pPr>
    </w:p>
    <w:p w14:paraId="303ED083" w14:textId="77777777" w:rsidR="009C72F5" w:rsidRDefault="009C72F5" w:rsidP="00F47E68">
      <w:pPr>
        <w:jc w:val="both"/>
        <w:rPr>
          <w:lang w:val="es-ES"/>
        </w:rPr>
      </w:pPr>
    </w:p>
    <w:p w14:paraId="0D71ABF3" w14:textId="77777777" w:rsidR="000D5443" w:rsidRDefault="000D5443" w:rsidP="00F47E68">
      <w:pPr>
        <w:jc w:val="both"/>
        <w:rPr>
          <w:lang w:val="es-ES"/>
        </w:rPr>
      </w:pPr>
    </w:p>
    <w:p w14:paraId="5CDE4345" w14:textId="77777777" w:rsidR="000D5443" w:rsidRDefault="000D5443" w:rsidP="00F47E68">
      <w:pPr>
        <w:jc w:val="both"/>
        <w:rPr>
          <w:lang w:val="es-ES"/>
        </w:rPr>
      </w:pPr>
    </w:p>
    <w:p w14:paraId="55C79E88" w14:textId="77777777" w:rsidR="000D5443" w:rsidRDefault="000D5443" w:rsidP="00F47E68">
      <w:pPr>
        <w:jc w:val="both"/>
        <w:rPr>
          <w:lang w:val="es-ES"/>
        </w:rPr>
      </w:pPr>
    </w:p>
    <w:p w14:paraId="6619B9E5" w14:textId="77777777" w:rsidR="000D5443" w:rsidRDefault="000D5443" w:rsidP="00F47E68">
      <w:pPr>
        <w:jc w:val="both"/>
        <w:rPr>
          <w:lang w:val="es-ES"/>
        </w:rPr>
      </w:pPr>
    </w:p>
    <w:p w14:paraId="560EEC69" w14:textId="0E357D80" w:rsidR="00884BED" w:rsidRDefault="00D5645D" w:rsidP="00884BED">
      <w:pPr>
        <w:jc w:val="both"/>
        <w:rPr>
          <w:rFonts w:asciiTheme="majorHAnsi" w:hAnsiTheme="majorHAnsi" w:cs="Courier New"/>
        </w:rPr>
      </w:pPr>
      <w:bookmarkStart w:id="166" w:name="_Toc108566560"/>
      <w:r>
        <w:rPr>
          <w:rStyle w:val="Ttulo2Car"/>
        </w:rPr>
        <w:t>3.1</w:t>
      </w:r>
      <w:r w:rsidR="00884BED">
        <w:rPr>
          <w:rStyle w:val="Ttulo2Car"/>
        </w:rPr>
        <w:t>.17</w:t>
      </w:r>
      <w:r w:rsidR="00884BED" w:rsidRPr="009C4D1F">
        <w:rPr>
          <w:rStyle w:val="Ttulo2Car"/>
        </w:rPr>
        <w:t xml:space="preserve">. </w:t>
      </w:r>
      <w:r w:rsidR="000D5443" w:rsidRPr="004C364A">
        <w:rPr>
          <w:rStyle w:val="Ttulo2Car"/>
          <w:highlight w:val="magenta"/>
        </w:rPr>
        <w:t>Análisis del punto FW 318-VS</w:t>
      </w:r>
      <w:bookmarkEnd w:id="166"/>
    </w:p>
    <w:p w14:paraId="04F20356" w14:textId="42F5A925" w:rsidR="00884BED" w:rsidRPr="00157466" w:rsidRDefault="00884BED" w:rsidP="00157466">
      <w:pPr>
        <w:rPr>
          <w:sz w:val="10"/>
        </w:rPr>
      </w:pPr>
    </w:p>
    <w:p w14:paraId="638E949D" w14:textId="77777777" w:rsidR="000D5443" w:rsidRPr="00B054FA" w:rsidRDefault="000D5443" w:rsidP="000D5443">
      <w:pPr>
        <w:jc w:val="both"/>
        <w:rPr>
          <w:sz w:val="18"/>
          <w:szCs w:val="18"/>
        </w:rPr>
      </w:pPr>
      <w:r w:rsidRPr="00B054FA">
        <w:rPr>
          <w:sz w:val="18"/>
          <w:szCs w:val="18"/>
        </w:rPr>
        <w:t>La estación de monitoreo FW 318-VS se encuentra en el extremo sur de la propiedad denominada Villa Sana, administrativamente se localiza en el lugar conocido como Paso Barreto del Distrito de Concepción, Departamento de Concepción; sus coordenadas UTM de referencia son 21 k 487111.56 m E 7470903.50 m S.</w:t>
      </w:r>
    </w:p>
    <w:p w14:paraId="6FE842C5" w14:textId="77777777" w:rsidR="000D5443" w:rsidRPr="00B054FA" w:rsidRDefault="000D5443" w:rsidP="000D5443">
      <w:pPr>
        <w:jc w:val="both"/>
        <w:rPr>
          <w:sz w:val="18"/>
          <w:szCs w:val="18"/>
          <w:lang w:val="es-ES"/>
        </w:rPr>
      </w:pPr>
      <w:r w:rsidRPr="00B054FA">
        <w:rPr>
          <w:sz w:val="18"/>
          <w:szCs w:val="18"/>
        </w:rPr>
        <w:t xml:space="preserve"> </w:t>
      </w:r>
    </w:p>
    <w:p w14:paraId="3C566372" w14:textId="77777777" w:rsidR="000D5443" w:rsidRPr="00B054FA" w:rsidRDefault="000D5443" w:rsidP="000D5443">
      <w:pPr>
        <w:jc w:val="both"/>
        <w:rPr>
          <w:sz w:val="18"/>
          <w:szCs w:val="18"/>
        </w:rPr>
      </w:pPr>
      <w:r w:rsidRPr="00B054FA">
        <w:rPr>
          <w:sz w:val="18"/>
          <w:szCs w:val="18"/>
        </w:rPr>
        <w:t xml:space="preserve">Este punto de monitoreo se localiza sobre el Arroyo </w:t>
      </w:r>
      <w:proofErr w:type="spellStart"/>
      <w:r w:rsidRPr="00B054FA">
        <w:rPr>
          <w:sz w:val="18"/>
          <w:szCs w:val="18"/>
        </w:rPr>
        <w:t>Pitanohaga</w:t>
      </w:r>
      <w:proofErr w:type="spellEnd"/>
      <w:r w:rsidRPr="00B054FA">
        <w:rPr>
          <w:sz w:val="18"/>
          <w:szCs w:val="18"/>
        </w:rPr>
        <w:t xml:space="preserve">, en la parte media de la microcuenca homónima, el cauce en el tramo verificado es </w:t>
      </w:r>
      <w:proofErr w:type="gramStart"/>
      <w:r w:rsidRPr="00B054FA">
        <w:rPr>
          <w:sz w:val="18"/>
          <w:szCs w:val="18"/>
        </w:rPr>
        <w:t>de  aproximadamente</w:t>
      </w:r>
      <w:proofErr w:type="gramEnd"/>
      <w:r w:rsidRPr="00B054FA">
        <w:rPr>
          <w:sz w:val="18"/>
          <w:szCs w:val="18"/>
        </w:rPr>
        <w:t xml:space="preserve"> 25 metros de ancho.</w:t>
      </w:r>
    </w:p>
    <w:p w14:paraId="5931EB32" w14:textId="77777777" w:rsidR="000D5443" w:rsidRPr="00B054FA" w:rsidRDefault="000D5443" w:rsidP="000D5443">
      <w:pPr>
        <w:jc w:val="both"/>
        <w:rPr>
          <w:sz w:val="18"/>
          <w:szCs w:val="18"/>
        </w:rPr>
      </w:pPr>
    </w:p>
    <w:p w14:paraId="6B18D4BF" w14:textId="77777777" w:rsidR="000D5443" w:rsidRPr="00B054FA" w:rsidRDefault="000D5443" w:rsidP="000D5443">
      <w:pPr>
        <w:jc w:val="both"/>
        <w:rPr>
          <w:sz w:val="18"/>
          <w:szCs w:val="18"/>
        </w:rPr>
      </w:pPr>
      <w:r w:rsidRPr="00B054FA">
        <w:rPr>
          <w:sz w:val="18"/>
          <w:szCs w:val="18"/>
        </w:rPr>
        <w:t xml:space="preserve">El punto FW 318-VS fue incluido en el programa de monitoreo a partir de la campaña en temporada seca del 2021; se encontró el cauce sin caudal de agua </w:t>
      </w:r>
      <w:proofErr w:type="gramStart"/>
      <w:r w:rsidRPr="00B054FA">
        <w:rPr>
          <w:sz w:val="18"/>
          <w:szCs w:val="18"/>
        </w:rPr>
        <w:t>en  la</w:t>
      </w:r>
      <w:proofErr w:type="gramEnd"/>
      <w:r w:rsidRPr="00B054FA">
        <w:rPr>
          <w:sz w:val="18"/>
          <w:szCs w:val="18"/>
        </w:rPr>
        <w:t xml:space="preserve"> temporada seca del 2021 y en la temporada de lluvias 2022. No se cuenta con resultados de laboratorio de este punto.</w:t>
      </w:r>
    </w:p>
    <w:p w14:paraId="1BAF0741" w14:textId="77777777" w:rsidR="00EA3711" w:rsidRPr="00157466" w:rsidRDefault="00EA3711" w:rsidP="00157466"/>
    <w:tbl>
      <w:tblPr>
        <w:tblStyle w:val="Tablaconcuadrcula"/>
        <w:tblW w:w="5000" w:type="pct"/>
        <w:tblLook w:val="04A0" w:firstRow="1" w:lastRow="0" w:firstColumn="1" w:lastColumn="0" w:noHBand="0" w:noVBand="1"/>
      </w:tblPr>
      <w:tblGrid>
        <w:gridCol w:w="4360"/>
        <w:gridCol w:w="4360"/>
      </w:tblGrid>
      <w:tr w:rsidR="00AA40F1" w14:paraId="2351D060" w14:textId="77777777" w:rsidTr="00B054FA">
        <w:tc>
          <w:tcPr>
            <w:tcW w:w="2500" w:type="pct"/>
          </w:tcPr>
          <w:p w14:paraId="1F7D5AF0" w14:textId="0F386526" w:rsidR="00AA40F1" w:rsidRDefault="00B054FA" w:rsidP="0055495B">
            <w:pPr>
              <w:jc w:val="both"/>
            </w:pPr>
            <w:r>
              <w:rPr>
                <w:noProof/>
                <w:lang w:val="es-ES" w:eastAsia="es-ES"/>
              </w:rPr>
              <w:drawing>
                <wp:inline distT="0" distB="0" distL="0" distR="0" wp14:anchorId="0DB20BB1" wp14:editId="018D1084">
                  <wp:extent cx="2700000" cy="1519200"/>
                  <wp:effectExtent l="0" t="0" r="5715" b="5080"/>
                  <wp:docPr id="13" name="Imagen 13" descr="C:\Users\Jose Martinez\Desktop\PARACEL\PARACEL SEGUNDA CAMPAÑA 2021\FOTOS\FW 318 - VS_23072021_15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 Martinez\Desktop\PARACEL\PARACEL SEGUNDA CAMPAÑA 2021\FOTOS\FW 318 - VS_23072021_15062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00000" cy="1519200"/>
                          </a:xfrm>
                          <a:prstGeom prst="rect">
                            <a:avLst/>
                          </a:prstGeom>
                          <a:noFill/>
                          <a:ln>
                            <a:noFill/>
                          </a:ln>
                        </pic:spPr>
                      </pic:pic>
                    </a:graphicData>
                  </a:graphic>
                </wp:inline>
              </w:drawing>
            </w:r>
          </w:p>
        </w:tc>
        <w:tc>
          <w:tcPr>
            <w:tcW w:w="2500" w:type="pct"/>
          </w:tcPr>
          <w:p w14:paraId="2716734B" w14:textId="3A0F520C" w:rsidR="00AA40F1" w:rsidRDefault="00B054FA" w:rsidP="0055495B">
            <w:pPr>
              <w:jc w:val="both"/>
              <w:rPr>
                <w:noProof/>
                <w:lang w:val="es-ES" w:eastAsia="es-ES"/>
              </w:rPr>
            </w:pPr>
            <w:r>
              <w:rPr>
                <w:noProof/>
                <w:lang w:val="es-ES" w:eastAsia="es-ES"/>
              </w:rPr>
              <w:drawing>
                <wp:inline distT="0" distB="0" distL="0" distR="0" wp14:anchorId="58D2EC37" wp14:editId="78CB585E">
                  <wp:extent cx="2700000" cy="1519200"/>
                  <wp:effectExtent l="0" t="0" r="5715" b="5080"/>
                  <wp:docPr id="14" name="Imagen 14" descr="C:\Users\Jose Martinez\Desktop\PARACEL\PARACEL SEGUNDA CAMPAÑA 2021\FOTOS\FW 318 - VS_23072021_150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 Martinez\Desktop\PARACEL\PARACEL SEGUNDA CAMPAÑA 2021\FOTOS\FW 318 - VS_23072021_150555.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00000" cy="1519200"/>
                          </a:xfrm>
                          <a:prstGeom prst="rect">
                            <a:avLst/>
                          </a:prstGeom>
                          <a:noFill/>
                          <a:ln>
                            <a:noFill/>
                          </a:ln>
                        </pic:spPr>
                      </pic:pic>
                    </a:graphicData>
                  </a:graphic>
                </wp:inline>
              </w:drawing>
            </w:r>
          </w:p>
        </w:tc>
      </w:tr>
      <w:tr w:rsidR="00CF7D1E" w14:paraId="745C2B79" w14:textId="77777777" w:rsidTr="00CF7D1E">
        <w:tc>
          <w:tcPr>
            <w:tcW w:w="5000" w:type="pct"/>
            <w:gridSpan w:val="2"/>
          </w:tcPr>
          <w:p w14:paraId="04816DC1" w14:textId="3F077A38" w:rsidR="00CF7D1E" w:rsidRDefault="00CF7D1E" w:rsidP="00CF7D1E">
            <w:pPr>
              <w:jc w:val="center"/>
              <w:rPr>
                <w:noProof/>
                <w:lang w:val="es-ES" w:eastAsia="es-ES"/>
              </w:rPr>
            </w:pPr>
            <w:r>
              <w:rPr>
                <w:noProof/>
                <w:lang w:val="es-ES" w:eastAsia="es-ES"/>
              </w:rPr>
              <w:t>Cauce sin flujo de agua verificado durante la temporada seca 2021 en las coordenadas del FW 318-VS</w:t>
            </w:r>
          </w:p>
        </w:tc>
      </w:tr>
      <w:tr w:rsidR="00AA40F1" w14:paraId="353BCF77" w14:textId="77777777" w:rsidTr="00B054FA">
        <w:tc>
          <w:tcPr>
            <w:tcW w:w="2500" w:type="pct"/>
          </w:tcPr>
          <w:p w14:paraId="00AFD538" w14:textId="0B81B4E5" w:rsidR="00AA40F1" w:rsidRDefault="00AA40F1" w:rsidP="0055495B">
            <w:pPr>
              <w:jc w:val="both"/>
            </w:pPr>
            <w:r>
              <w:rPr>
                <w:noProof/>
                <w:lang w:val="es-ES" w:eastAsia="es-ES"/>
              </w:rPr>
              <w:drawing>
                <wp:inline distT="0" distB="0" distL="0" distR="0" wp14:anchorId="0A057782" wp14:editId="0EC66031">
                  <wp:extent cx="2700000" cy="1519200"/>
                  <wp:effectExtent l="0" t="0" r="5715" b="5080"/>
                  <wp:docPr id="3" name="Imagen 3" descr="C:\Users\Jose Martinez\Desktop\PARACEL\Fotografias\Campaña Temporada de LLuvias\24022022_172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 Martinez\Desktop\PARACEL\Fotografias\Campaña Temporada de LLuvias\24022022_17270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0000" cy="1519200"/>
                          </a:xfrm>
                          <a:prstGeom prst="rect">
                            <a:avLst/>
                          </a:prstGeom>
                          <a:noFill/>
                          <a:ln>
                            <a:noFill/>
                          </a:ln>
                        </pic:spPr>
                      </pic:pic>
                    </a:graphicData>
                  </a:graphic>
                </wp:inline>
              </w:drawing>
            </w:r>
          </w:p>
        </w:tc>
        <w:tc>
          <w:tcPr>
            <w:tcW w:w="2500" w:type="pct"/>
          </w:tcPr>
          <w:p w14:paraId="749387BA" w14:textId="3EC159E3" w:rsidR="00AA40F1" w:rsidRDefault="00AA40F1" w:rsidP="0055495B">
            <w:pPr>
              <w:jc w:val="both"/>
            </w:pPr>
            <w:r>
              <w:rPr>
                <w:noProof/>
                <w:lang w:val="es-ES" w:eastAsia="es-ES"/>
              </w:rPr>
              <w:drawing>
                <wp:inline distT="0" distB="0" distL="0" distR="0" wp14:anchorId="2B8D2ECA" wp14:editId="1AA21F13">
                  <wp:extent cx="2700000" cy="1519200"/>
                  <wp:effectExtent l="0" t="0" r="5715" b="5080"/>
                  <wp:docPr id="7" name="Imagen 7" descr="C:\Users\Jose Martinez\Desktop\PARACEL\Fotografias\Campaña Temporada de LLuvias\24022022_172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 Martinez\Desktop\PARACEL\Fotografias\Campaña Temporada de LLuvias\24022022_172656.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00000" cy="1519200"/>
                          </a:xfrm>
                          <a:prstGeom prst="rect">
                            <a:avLst/>
                          </a:prstGeom>
                          <a:noFill/>
                          <a:ln>
                            <a:noFill/>
                          </a:ln>
                        </pic:spPr>
                      </pic:pic>
                    </a:graphicData>
                  </a:graphic>
                </wp:inline>
              </w:drawing>
            </w:r>
          </w:p>
        </w:tc>
      </w:tr>
      <w:tr w:rsidR="00CF7D1E" w14:paraId="20C08AF3" w14:textId="77777777" w:rsidTr="00CF7D1E">
        <w:tc>
          <w:tcPr>
            <w:tcW w:w="5000" w:type="pct"/>
            <w:gridSpan w:val="2"/>
          </w:tcPr>
          <w:p w14:paraId="64B323D8" w14:textId="1D97934A" w:rsidR="00CF7D1E" w:rsidRPr="00CF7D1E" w:rsidRDefault="00CF7D1E" w:rsidP="00CF7D1E">
            <w:pPr>
              <w:jc w:val="center"/>
              <w:rPr>
                <w:sz w:val="18"/>
                <w:szCs w:val="18"/>
              </w:rPr>
            </w:pPr>
            <w:r w:rsidRPr="00CF7D1E">
              <w:rPr>
                <w:noProof/>
                <w:sz w:val="18"/>
                <w:szCs w:val="18"/>
                <w:lang w:val="es-ES" w:eastAsia="es-ES"/>
              </w:rPr>
              <w:t>Cauce sin flujo de agua verificado durante la temporada de lluvias 2022 en las coordenadas del FW 318-VS</w:t>
            </w:r>
          </w:p>
        </w:tc>
      </w:tr>
      <w:tr w:rsidR="00B054FA" w14:paraId="0940261F" w14:textId="77777777" w:rsidTr="00B054FA">
        <w:tc>
          <w:tcPr>
            <w:tcW w:w="2500" w:type="pct"/>
          </w:tcPr>
          <w:p w14:paraId="59D023C4" w14:textId="6A9EA0F5" w:rsidR="00B054FA" w:rsidRDefault="00B054FA" w:rsidP="0055495B">
            <w:pPr>
              <w:jc w:val="both"/>
            </w:pPr>
            <w:r>
              <w:rPr>
                <w:noProof/>
                <w:lang w:val="es-ES" w:eastAsia="es-ES"/>
              </w:rPr>
              <w:drawing>
                <wp:inline distT="0" distB="0" distL="0" distR="0" wp14:anchorId="30EE9F54" wp14:editId="6291D196">
                  <wp:extent cx="2700000" cy="1519200"/>
                  <wp:effectExtent l="0" t="0" r="5715" b="5080"/>
                  <wp:docPr id="8" name="Imagen 8" descr="C:\Users\Jose Martinez\Desktop\PARACEL\Fotografias\Campaña Temporada de LLuvias\24022022_181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 Martinez\Desktop\PARACEL\Fotografias\Campaña Temporada de LLuvias\24022022_18102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0000" cy="1519200"/>
                          </a:xfrm>
                          <a:prstGeom prst="rect">
                            <a:avLst/>
                          </a:prstGeom>
                          <a:noFill/>
                          <a:ln>
                            <a:noFill/>
                          </a:ln>
                        </pic:spPr>
                      </pic:pic>
                    </a:graphicData>
                  </a:graphic>
                </wp:inline>
              </w:drawing>
            </w:r>
          </w:p>
        </w:tc>
        <w:tc>
          <w:tcPr>
            <w:tcW w:w="2500" w:type="pct"/>
          </w:tcPr>
          <w:p w14:paraId="20F8F0F2" w14:textId="6828CB1D" w:rsidR="00B054FA" w:rsidRDefault="00B054FA" w:rsidP="0055495B">
            <w:pPr>
              <w:jc w:val="both"/>
            </w:pPr>
            <w:r>
              <w:rPr>
                <w:noProof/>
                <w:lang w:val="es-ES" w:eastAsia="es-ES"/>
              </w:rPr>
              <w:drawing>
                <wp:inline distT="0" distB="0" distL="0" distR="0" wp14:anchorId="4EFC3B4B" wp14:editId="0004FA38">
                  <wp:extent cx="2700000" cy="1519200"/>
                  <wp:effectExtent l="0" t="0" r="5715" b="5080"/>
                  <wp:docPr id="10" name="Imagen 10" descr="C:\Users\Jose Martinez\Desktop\PARACEL\Fotografias\Campaña Temporada de LLuvias\24022022_181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 Martinez\Desktop\PARACEL\Fotografias\Campaña Temporada de LLuvias\24022022_181056.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00000" cy="1519200"/>
                          </a:xfrm>
                          <a:prstGeom prst="rect">
                            <a:avLst/>
                          </a:prstGeom>
                          <a:noFill/>
                          <a:ln>
                            <a:noFill/>
                          </a:ln>
                        </pic:spPr>
                      </pic:pic>
                    </a:graphicData>
                  </a:graphic>
                </wp:inline>
              </w:drawing>
            </w:r>
          </w:p>
        </w:tc>
      </w:tr>
      <w:tr w:rsidR="00CF7D1E" w14:paraId="65DE4B0B" w14:textId="77777777" w:rsidTr="009D183F">
        <w:tc>
          <w:tcPr>
            <w:tcW w:w="1" w:type="pct"/>
            <w:gridSpan w:val="2"/>
          </w:tcPr>
          <w:p w14:paraId="0B5F6625" w14:textId="24F27984" w:rsidR="00CF7D1E" w:rsidRDefault="00CF7D1E" w:rsidP="00CF7D1E">
            <w:pPr>
              <w:jc w:val="center"/>
            </w:pPr>
            <w:proofErr w:type="spellStart"/>
            <w:r>
              <w:t>Cuace</w:t>
            </w:r>
            <w:proofErr w:type="spellEnd"/>
            <w:r>
              <w:t xml:space="preserve"> del arroyo </w:t>
            </w:r>
            <w:proofErr w:type="spellStart"/>
            <w:r>
              <w:t>Pitanohaga</w:t>
            </w:r>
            <w:proofErr w:type="spellEnd"/>
            <w:r>
              <w:t xml:space="preserve"> sin caudal de agua verificado 3 km al sur del punto FW 318-VS</w:t>
            </w:r>
          </w:p>
        </w:tc>
      </w:tr>
    </w:tbl>
    <w:p w14:paraId="5376B3F0" w14:textId="0F17348E" w:rsidR="00884BED" w:rsidRPr="00AC505E" w:rsidRDefault="00AC505E" w:rsidP="00AC505E">
      <w:pPr>
        <w:pStyle w:val="Descripcin"/>
        <w:keepNext/>
      </w:pPr>
      <w:bookmarkStart w:id="167" w:name="_Toc108470349"/>
      <w:r>
        <w:t xml:space="preserve">Figura </w:t>
      </w:r>
      <w:fldSimple w:instr=" SEQ Figura \* ARABIC ">
        <w:r w:rsidR="00626AE4">
          <w:rPr>
            <w:noProof/>
          </w:rPr>
          <w:t>17</w:t>
        </w:r>
      </w:fldSimple>
      <w:r>
        <w:t xml:space="preserve">. </w:t>
      </w:r>
      <w:r w:rsidR="00B50C7F">
        <w:rPr>
          <w:rFonts w:asciiTheme="majorHAnsi" w:hAnsiTheme="majorHAnsi" w:cs="Courier New"/>
        </w:rPr>
        <w:t>Evidencias fotográficas de punto FW 318-VS</w:t>
      </w:r>
      <w:r w:rsidR="00884BED">
        <w:rPr>
          <w:rFonts w:asciiTheme="majorHAnsi" w:hAnsiTheme="majorHAnsi" w:cs="Courier New"/>
        </w:rPr>
        <w:t>.</w:t>
      </w:r>
      <w:bookmarkEnd w:id="167"/>
    </w:p>
    <w:p w14:paraId="76E6B3AA" w14:textId="77777777" w:rsidR="00AD0A21" w:rsidRDefault="00AD0A21" w:rsidP="00AD0A21"/>
    <w:tbl>
      <w:tblPr>
        <w:tblStyle w:val="Cuadrculaclara"/>
        <w:tblW w:w="5000" w:type="pct"/>
        <w:tblLook w:val="04A0" w:firstRow="1" w:lastRow="0" w:firstColumn="1" w:lastColumn="0" w:noHBand="0" w:noVBand="1"/>
      </w:tblPr>
      <w:tblGrid>
        <w:gridCol w:w="2397"/>
        <w:gridCol w:w="2108"/>
        <w:gridCol w:w="2108"/>
        <w:gridCol w:w="2107"/>
      </w:tblGrid>
      <w:tr w:rsidR="00AD0A21" w14:paraId="1136405A" w14:textId="77777777" w:rsidTr="00716D9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000" w:type="pct"/>
            <w:gridSpan w:val="4"/>
          </w:tcPr>
          <w:p w14:paraId="64439EF6" w14:textId="4CD01C14" w:rsidR="00AD0A21" w:rsidRPr="00AD0A21" w:rsidRDefault="00AD0A21" w:rsidP="00AD0A21">
            <w:pPr>
              <w:pStyle w:val="Descripcin"/>
              <w:keepNext/>
              <w:spacing w:after="0"/>
              <w:jc w:val="center"/>
              <w:rPr>
                <w:b w:val="0"/>
              </w:rPr>
            </w:pPr>
            <w:bookmarkStart w:id="168" w:name="_Toc108436982"/>
            <w:r w:rsidRPr="00AD0A21">
              <w:rPr>
                <w:b w:val="0"/>
              </w:rPr>
              <w:t xml:space="preserve">CUADRO </w:t>
            </w:r>
            <w:r w:rsidRPr="00AD0A21">
              <w:fldChar w:fldCharType="begin"/>
            </w:r>
            <w:r w:rsidRPr="00AD0A21">
              <w:rPr>
                <w:b w:val="0"/>
              </w:rPr>
              <w:instrText xml:space="preserve"> SEQ CUADRO \* ARABIC </w:instrText>
            </w:r>
            <w:r w:rsidRPr="00AD0A21">
              <w:fldChar w:fldCharType="separate"/>
            </w:r>
            <w:r w:rsidR="00D14FCF">
              <w:rPr>
                <w:b w:val="0"/>
                <w:noProof/>
              </w:rPr>
              <w:t>17</w:t>
            </w:r>
            <w:r w:rsidRPr="00AD0A21">
              <w:fldChar w:fldCharType="end"/>
            </w:r>
            <w:r w:rsidRPr="00AD0A21">
              <w:rPr>
                <w:b w:val="0"/>
              </w:rPr>
              <w:t xml:space="preserve">. </w:t>
            </w:r>
            <w:r w:rsidRPr="00AD0A21">
              <w:rPr>
                <w:rFonts w:ascii="MADE Evolve Sans" w:hAnsi="MADE Evolve Sans"/>
                <w:b w:val="0"/>
              </w:rPr>
              <w:t>CUMPLIMIENTO DE LA RESOLUCIÓN 222/02 – FW 212-MC</w:t>
            </w:r>
            <w:bookmarkEnd w:id="168"/>
          </w:p>
        </w:tc>
      </w:tr>
      <w:tr w:rsidR="00AD0A21" w14:paraId="7C467E30" w14:textId="77777777" w:rsidTr="00AD0A2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tcPr>
          <w:p w14:paraId="694F6F45" w14:textId="77777777" w:rsidR="00AD0A21" w:rsidRPr="00AE7201" w:rsidRDefault="00AD0A21" w:rsidP="00716D94">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1209" w:type="pct"/>
          </w:tcPr>
          <w:p w14:paraId="276C9B36" w14:textId="77777777" w:rsidR="00AD0A21" w:rsidRPr="00AE7201" w:rsidRDefault="00AD0A21" w:rsidP="00716D94">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1209" w:type="pct"/>
          </w:tcPr>
          <w:p w14:paraId="0C8B24BC" w14:textId="77777777" w:rsidR="00AD0A21" w:rsidRPr="00AE7201" w:rsidRDefault="00AD0A21" w:rsidP="00716D94">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1208" w:type="pct"/>
          </w:tcPr>
          <w:p w14:paraId="510D0A07" w14:textId="77777777" w:rsidR="00AD0A21" w:rsidRPr="00AE7201" w:rsidRDefault="00AD0A21" w:rsidP="00716D94">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AD0A21" w14:paraId="5518A474" w14:textId="77777777" w:rsidTr="00AD0A2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vAlign w:val="center"/>
          </w:tcPr>
          <w:p w14:paraId="3763FADD" w14:textId="77777777" w:rsidR="00AD0A21" w:rsidRPr="00AE7201" w:rsidRDefault="00AD0A21" w:rsidP="00716D94">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1209" w:type="pct"/>
            <w:vAlign w:val="center"/>
          </w:tcPr>
          <w:p w14:paraId="119BBAB1" w14:textId="77777777" w:rsidR="00AD0A21" w:rsidRPr="00AE7201" w:rsidRDefault="00AD0A21" w:rsidP="00AD0A21">
            <w:pPr>
              <w:jc w:val="center"/>
              <w:cnfStyle w:val="000000010000" w:firstRow="0" w:lastRow="0" w:firstColumn="0" w:lastColumn="0" w:oddVBand="0" w:evenVBand="0" w:oddHBand="0" w:evenHBand="1" w:firstRowFirstColumn="0" w:firstRowLastColumn="0" w:lastRowFirstColumn="0" w:lastRowLastColumn="0"/>
            </w:pPr>
            <w:r>
              <w:t>S/D</w:t>
            </w:r>
          </w:p>
        </w:tc>
        <w:tc>
          <w:tcPr>
            <w:tcW w:w="1209" w:type="pct"/>
            <w:vAlign w:val="center"/>
          </w:tcPr>
          <w:p w14:paraId="1E55D9F1" w14:textId="6842C131" w:rsidR="00AD0A21" w:rsidRPr="00AE7201" w:rsidRDefault="00AD0A21" w:rsidP="00AD0A21">
            <w:pPr>
              <w:jc w:val="center"/>
              <w:cnfStyle w:val="000000010000" w:firstRow="0" w:lastRow="0" w:firstColumn="0" w:lastColumn="0" w:oddVBand="0" w:evenVBand="0" w:oddHBand="0" w:evenHBand="1" w:firstRowFirstColumn="0" w:firstRowLastColumn="0" w:lastRowFirstColumn="0" w:lastRowLastColumn="0"/>
            </w:pPr>
            <w:r>
              <w:t>S/D</w:t>
            </w:r>
          </w:p>
        </w:tc>
        <w:tc>
          <w:tcPr>
            <w:tcW w:w="1208" w:type="pct"/>
            <w:vAlign w:val="center"/>
          </w:tcPr>
          <w:p w14:paraId="5E96AA85" w14:textId="085B7521" w:rsidR="00AD0A21" w:rsidRPr="00AE7201" w:rsidRDefault="00AD0A21" w:rsidP="00AD0A21">
            <w:pPr>
              <w:jc w:val="center"/>
              <w:cnfStyle w:val="000000010000" w:firstRow="0" w:lastRow="0" w:firstColumn="0" w:lastColumn="0" w:oddVBand="0" w:evenVBand="0" w:oddHBand="0" w:evenHBand="1" w:firstRowFirstColumn="0" w:firstRowLastColumn="0" w:lastRowFirstColumn="0" w:lastRowLastColumn="0"/>
            </w:pPr>
            <w:r>
              <w:t>S/D</w:t>
            </w:r>
          </w:p>
        </w:tc>
      </w:tr>
      <w:tr w:rsidR="00AD0A21" w14:paraId="7DEEF831" w14:textId="77777777" w:rsidTr="00AD0A2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vAlign w:val="center"/>
          </w:tcPr>
          <w:p w14:paraId="2D69E4D0" w14:textId="77777777" w:rsidR="00AD0A21" w:rsidRPr="00AE7201" w:rsidRDefault="00AD0A21" w:rsidP="00716D94">
            <w:pPr>
              <w:jc w:val="both"/>
              <w:rPr>
                <w:rFonts w:ascii="MADE Evolve Sans" w:hAnsi="MADE Evolve Sans"/>
                <w:b w:val="0"/>
                <w:sz w:val="18"/>
                <w:szCs w:val="18"/>
              </w:rPr>
            </w:pPr>
            <w:r>
              <w:rPr>
                <w:rFonts w:ascii="MADE Evolve Sans" w:hAnsi="MADE Evolve Sans"/>
                <w:b w:val="0"/>
                <w:sz w:val="18"/>
                <w:szCs w:val="18"/>
              </w:rPr>
              <w:lastRenderedPageBreak/>
              <w:t>Fuera de los lí</w:t>
            </w:r>
            <w:r w:rsidRPr="00AE7201">
              <w:rPr>
                <w:rFonts w:ascii="MADE Evolve Sans" w:hAnsi="MADE Evolve Sans"/>
                <w:b w:val="0"/>
                <w:sz w:val="18"/>
                <w:szCs w:val="18"/>
              </w:rPr>
              <w:t>mites (%)</w:t>
            </w:r>
          </w:p>
        </w:tc>
        <w:tc>
          <w:tcPr>
            <w:tcW w:w="1209" w:type="pct"/>
            <w:vAlign w:val="center"/>
          </w:tcPr>
          <w:p w14:paraId="527BBDE7" w14:textId="77777777" w:rsidR="00AD0A21" w:rsidRPr="00AE7201" w:rsidRDefault="00AD0A21" w:rsidP="00AD0A21">
            <w:pPr>
              <w:jc w:val="center"/>
              <w:cnfStyle w:val="000000100000" w:firstRow="0" w:lastRow="0" w:firstColumn="0" w:lastColumn="0" w:oddVBand="0" w:evenVBand="0" w:oddHBand="1" w:evenHBand="0" w:firstRowFirstColumn="0" w:firstRowLastColumn="0" w:lastRowFirstColumn="0" w:lastRowLastColumn="0"/>
            </w:pPr>
            <w:r>
              <w:t>S/D</w:t>
            </w:r>
          </w:p>
        </w:tc>
        <w:tc>
          <w:tcPr>
            <w:tcW w:w="1209" w:type="pct"/>
            <w:vAlign w:val="center"/>
          </w:tcPr>
          <w:p w14:paraId="7031258D" w14:textId="63FA6D22" w:rsidR="00AD0A21" w:rsidRPr="00AE7201" w:rsidRDefault="00AD0A21" w:rsidP="00AD0A21">
            <w:pPr>
              <w:jc w:val="center"/>
              <w:cnfStyle w:val="000000100000" w:firstRow="0" w:lastRow="0" w:firstColumn="0" w:lastColumn="0" w:oddVBand="0" w:evenVBand="0" w:oddHBand="1" w:evenHBand="0" w:firstRowFirstColumn="0" w:firstRowLastColumn="0" w:lastRowFirstColumn="0" w:lastRowLastColumn="0"/>
            </w:pPr>
            <w:r>
              <w:t>S/D</w:t>
            </w:r>
          </w:p>
        </w:tc>
        <w:tc>
          <w:tcPr>
            <w:tcW w:w="1208" w:type="pct"/>
            <w:vAlign w:val="center"/>
          </w:tcPr>
          <w:p w14:paraId="287A7BE0" w14:textId="37A92890" w:rsidR="00AD0A21" w:rsidRPr="00AE7201" w:rsidRDefault="00AD0A21" w:rsidP="00AD0A21">
            <w:pPr>
              <w:jc w:val="center"/>
              <w:cnfStyle w:val="000000100000" w:firstRow="0" w:lastRow="0" w:firstColumn="0" w:lastColumn="0" w:oddVBand="0" w:evenVBand="0" w:oddHBand="1" w:evenHBand="0" w:firstRowFirstColumn="0" w:firstRowLastColumn="0" w:lastRowFirstColumn="0" w:lastRowLastColumn="0"/>
            </w:pPr>
            <w:r>
              <w:t>S/D</w:t>
            </w:r>
          </w:p>
        </w:tc>
      </w:tr>
      <w:tr w:rsidR="00AD0A21" w14:paraId="0C72BB29" w14:textId="77777777" w:rsidTr="00AD0A2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vAlign w:val="center"/>
          </w:tcPr>
          <w:p w14:paraId="53B47C5E" w14:textId="77777777" w:rsidR="00AD0A21" w:rsidRPr="00AE7201" w:rsidRDefault="00AD0A21" w:rsidP="00716D94">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1209" w:type="pct"/>
            <w:vAlign w:val="center"/>
          </w:tcPr>
          <w:p w14:paraId="4E13F2B2" w14:textId="77777777" w:rsidR="00AD0A21" w:rsidRPr="00AE7201" w:rsidRDefault="00AD0A21" w:rsidP="00AD0A21">
            <w:pPr>
              <w:jc w:val="center"/>
              <w:cnfStyle w:val="000000010000" w:firstRow="0" w:lastRow="0" w:firstColumn="0" w:lastColumn="0" w:oddVBand="0" w:evenVBand="0" w:oddHBand="0" w:evenHBand="1" w:firstRowFirstColumn="0" w:firstRowLastColumn="0" w:lastRowFirstColumn="0" w:lastRowLastColumn="0"/>
            </w:pPr>
            <w:r>
              <w:t>S/D</w:t>
            </w:r>
          </w:p>
        </w:tc>
        <w:tc>
          <w:tcPr>
            <w:tcW w:w="1209" w:type="pct"/>
            <w:vAlign w:val="center"/>
          </w:tcPr>
          <w:p w14:paraId="32A0EBAB" w14:textId="1939A69E" w:rsidR="00AD0A21" w:rsidRPr="00AD0A21" w:rsidRDefault="00AD0A21" w:rsidP="00AD0A21">
            <w:pPr>
              <w:spacing w:line="240" w:lineRule="auto"/>
              <w:jc w:val="center"/>
              <w:cnfStyle w:val="000000010000" w:firstRow="0" w:lastRow="0" w:firstColumn="0" w:lastColumn="0" w:oddVBand="0" w:evenVBand="0" w:oddHBand="0" w:evenHBand="1" w:firstRowFirstColumn="0" w:firstRowLastColumn="0" w:lastRowFirstColumn="0" w:lastRowLastColumn="0"/>
              <w:rPr>
                <w:sz w:val="18"/>
                <w:szCs w:val="18"/>
              </w:rPr>
            </w:pPr>
            <w:r>
              <w:t>S/D</w:t>
            </w:r>
          </w:p>
        </w:tc>
        <w:tc>
          <w:tcPr>
            <w:tcW w:w="1208" w:type="pct"/>
            <w:vAlign w:val="center"/>
          </w:tcPr>
          <w:p w14:paraId="627DBAC3" w14:textId="6F85F147" w:rsidR="00AD0A21" w:rsidRPr="00B303A8" w:rsidRDefault="00AD0A21" w:rsidP="00AD0A21">
            <w:pPr>
              <w:jc w:val="center"/>
              <w:cnfStyle w:val="000000010000" w:firstRow="0" w:lastRow="0" w:firstColumn="0" w:lastColumn="0" w:oddVBand="0" w:evenVBand="0" w:oddHBand="0" w:evenHBand="1" w:firstRowFirstColumn="0" w:firstRowLastColumn="0" w:lastRowFirstColumn="0" w:lastRowLastColumn="0"/>
              <w:rPr>
                <w:sz w:val="18"/>
                <w:szCs w:val="18"/>
              </w:rPr>
            </w:pPr>
            <w:r>
              <w:t>S/D</w:t>
            </w:r>
          </w:p>
        </w:tc>
      </w:tr>
    </w:tbl>
    <w:p w14:paraId="05DFFD90" w14:textId="7D0F2B77" w:rsidR="00D51264" w:rsidRDefault="00D51264">
      <w:pPr>
        <w:spacing w:after="160" w:line="259" w:lineRule="auto"/>
        <w:contextualSpacing w:val="0"/>
      </w:pPr>
      <w:r>
        <w:br w:type="page"/>
      </w:r>
    </w:p>
    <w:p w14:paraId="2715DED9" w14:textId="7508C3B7" w:rsidR="008F25C0" w:rsidRPr="00884BED" w:rsidRDefault="00D5645D" w:rsidP="00884BED">
      <w:pPr>
        <w:jc w:val="both"/>
        <w:rPr>
          <w:rStyle w:val="Ttulo2Car"/>
        </w:rPr>
      </w:pPr>
      <w:bookmarkStart w:id="169" w:name="_Toc70326579"/>
      <w:bookmarkStart w:id="170" w:name="_Toc70327387"/>
      <w:bookmarkStart w:id="171" w:name="_Toc108566561"/>
      <w:r>
        <w:rPr>
          <w:rStyle w:val="Ttulo2Car"/>
        </w:rPr>
        <w:lastRenderedPageBreak/>
        <w:t>3.1</w:t>
      </w:r>
      <w:r w:rsidR="00884BED">
        <w:rPr>
          <w:rStyle w:val="Ttulo2Car"/>
        </w:rPr>
        <w:t>.18</w:t>
      </w:r>
      <w:r w:rsidR="0078561B" w:rsidRPr="00884BED">
        <w:rPr>
          <w:rStyle w:val="Ttulo2Car"/>
        </w:rPr>
        <w:t xml:space="preserve"> </w:t>
      </w:r>
      <w:bookmarkEnd w:id="169"/>
      <w:bookmarkEnd w:id="170"/>
      <w:r w:rsidR="000D5443" w:rsidRPr="004C364A">
        <w:rPr>
          <w:rStyle w:val="Ttulo2Car"/>
          <w:highlight w:val="magenta"/>
        </w:rPr>
        <w:t>Análisis del punto FW 319-SO</w:t>
      </w:r>
      <w:bookmarkEnd w:id="171"/>
    </w:p>
    <w:p w14:paraId="2F9EAB31" w14:textId="77777777" w:rsidR="009C4D1F" w:rsidRPr="007A0C6A" w:rsidRDefault="009C4D1F" w:rsidP="009C4D1F">
      <w:pPr>
        <w:rPr>
          <w:sz w:val="10"/>
        </w:rPr>
      </w:pPr>
    </w:p>
    <w:p w14:paraId="1569CD41" w14:textId="77777777" w:rsidR="000D5443" w:rsidRDefault="000D5443" w:rsidP="000D5443">
      <w:pPr>
        <w:jc w:val="both"/>
      </w:pPr>
      <w:r>
        <w:t>La estación de monitoreo FW 319-SO se encuentra en la propiedad denominada Soledad, administrativamente se localiza en el lugar conocido como Zona de Estancias del Sgto. José Félix López, Departamento de Concepción; sus coordenadas UTM de referencia son 21K 479134.00 m E 7493163.00 m S. En el área de influencia de la estación de monitoreo se verifica el desarrollo de actividades ganaderas.</w:t>
      </w:r>
    </w:p>
    <w:p w14:paraId="16F3EA04" w14:textId="77777777" w:rsidR="000D5443" w:rsidRDefault="000D5443" w:rsidP="000D5443">
      <w:pPr>
        <w:jc w:val="both"/>
      </w:pPr>
    </w:p>
    <w:p w14:paraId="26656629" w14:textId="77777777" w:rsidR="000D5443" w:rsidRDefault="000D5443" w:rsidP="000D5443">
      <w:pPr>
        <w:jc w:val="both"/>
      </w:pPr>
      <w:r>
        <w:t xml:space="preserve">Este punto de monitoreo se localiza sobre el </w:t>
      </w:r>
      <w:r w:rsidRPr="004C364A">
        <w:rPr>
          <w:highlight w:val="magenta"/>
        </w:rPr>
        <w:t xml:space="preserve">Arroyo </w:t>
      </w:r>
      <w:proofErr w:type="spellStart"/>
      <w:proofErr w:type="gramStart"/>
      <w:r w:rsidRPr="004C364A">
        <w:rPr>
          <w:highlight w:val="magenta"/>
        </w:rPr>
        <w:t>Laguela</w:t>
      </w:r>
      <w:proofErr w:type="spellEnd"/>
      <w:r w:rsidRPr="004C364A">
        <w:rPr>
          <w:highlight w:val="magenta"/>
        </w:rPr>
        <w:t xml:space="preserve">  perteneciente</w:t>
      </w:r>
      <w:proofErr w:type="gramEnd"/>
      <w:r w:rsidRPr="004C364A">
        <w:rPr>
          <w:highlight w:val="magenta"/>
        </w:rPr>
        <w:t xml:space="preserve"> a la  microcuenca </w:t>
      </w:r>
      <w:proofErr w:type="spellStart"/>
      <w:r w:rsidRPr="004C364A">
        <w:rPr>
          <w:highlight w:val="magenta"/>
        </w:rPr>
        <w:t>Pitanohaga</w:t>
      </w:r>
      <w:proofErr w:type="spellEnd"/>
      <w:r>
        <w:t xml:space="preserve">, el cauce en el tramo verificado es de  aproximadamente 7 metros de ancho y presento caudal de agua en todas las campañas. </w:t>
      </w:r>
    </w:p>
    <w:p w14:paraId="1B0CEA0B" w14:textId="77777777" w:rsidR="000D5443" w:rsidRDefault="000D5443" w:rsidP="000D5443">
      <w:pPr>
        <w:jc w:val="both"/>
      </w:pPr>
    </w:p>
    <w:p w14:paraId="387ACF4B" w14:textId="74470927" w:rsidR="00491278" w:rsidRDefault="000D5443" w:rsidP="000D5443">
      <w:pPr>
        <w:jc w:val="both"/>
      </w:pPr>
      <w:r>
        <w:t xml:space="preserve">El punto FW 319-SO fue incluido en programa de monitoreo a partir de la campaña en temporada seca del 2021, a partir de los resultados de laboratorio obtenidos en las sucesivas campañas se aplicó el Índice de Calidad de Agua de la </w:t>
      </w:r>
      <w:proofErr w:type="spellStart"/>
      <w:r w:rsidRPr="000D5443">
        <w:rPr>
          <w:i/>
        </w:rPr>
        <w:t>National</w:t>
      </w:r>
      <w:proofErr w:type="spellEnd"/>
      <w:r w:rsidRPr="000D5443">
        <w:rPr>
          <w:i/>
        </w:rPr>
        <w:t xml:space="preserve"> </w:t>
      </w:r>
      <w:proofErr w:type="spellStart"/>
      <w:r w:rsidRPr="000D5443">
        <w:rPr>
          <w:i/>
        </w:rPr>
        <w:t>Sanitation</w:t>
      </w:r>
      <w:proofErr w:type="spellEnd"/>
      <w:r w:rsidRPr="000D5443">
        <w:rPr>
          <w:i/>
        </w:rPr>
        <w:t xml:space="preserve"> </w:t>
      </w:r>
      <w:proofErr w:type="spellStart"/>
      <w:r w:rsidRPr="000D5443">
        <w:rPr>
          <w:i/>
        </w:rPr>
        <w:t>Foundation</w:t>
      </w:r>
      <w:proofErr w:type="spellEnd"/>
      <w:r>
        <w:t xml:space="preserve"> (ICA-NSF) y se evaluó el grado de cumplimiento </w:t>
      </w:r>
      <w:proofErr w:type="gramStart"/>
      <w:r>
        <w:t>del  padrón</w:t>
      </w:r>
      <w:proofErr w:type="gramEnd"/>
      <w:r>
        <w:t xml:space="preserve"> nacional de agua establecido según Resolución </w:t>
      </w:r>
      <w:proofErr w:type="spellStart"/>
      <w:r>
        <w:t>N</w:t>
      </w:r>
      <w:r>
        <w:rPr>
          <w:rFonts w:ascii="Courier New" w:hAnsi="Courier New" w:cs="Courier New"/>
        </w:rPr>
        <w:t>º</w:t>
      </w:r>
      <w:proofErr w:type="spellEnd"/>
      <w:r>
        <w:t xml:space="preserve"> 222/02.</w:t>
      </w:r>
    </w:p>
    <w:p w14:paraId="7064D51B" w14:textId="77777777" w:rsidR="000D5443" w:rsidRPr="00491278" w:rsidRDefault="000D5443" w:rsidP="000D5443">
      <w:pPr>
        <w:jc w:val="both"/>
      </w:pPr>
    </w:p>
    <w:p w14:paraId="2CFE5771" w14:textId="064BB7CA" w:rsidR="008F25C0" w:rsidRDefault="000D5443" w:rsidP="004F4E2E">
      <w:r>
        <w:rPr>
          <w:noProof/>
          <w:lang w:val="es-ES" w:eastAsia="es-ES"/>
        </w:rPr>
        <w:drawing>
          <wp:inline distT="0" distB="0" distL="0" distR="0" wp14:anchorId="21D67B81" wp14:editId="22417023">
            <wp:extent cx="5400040" cy="2788315"/>
            <wp:effectExtent l="0" t="0" r="10160" b="1206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bl>
      <w:tblPr>
        <w:tblStyle w:val="Tablaconcuadrcula1"/>
        <w:tblW w:w="8505" w:type="dxa"/>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073"/>
        <w:gridCol w:w="1535"/>
        <w:gridCol w:w="1507"/>
        <w:gridCol w:w="1506"/>
        <w:gridCol w:w="1496"/>
        <w:gridCol w:w="1388"/>
      </w:tblGrid>
      <w:tr w:rsidR="000D5443" w:rsidRPr="006732EE" w14:paraId="3B77AA2A" w14:textId="77777777" w:rsidTr="0055495B">
        <w:tc>
          <w:tcPr>
            <w:tcW w:w="1073" w:type="dxa"/>
            <w:vAlign w:val="center"/>
          </w:tcPr>
          <w:p w14:paraId="193D9297" w14:textId="77777777" w:rsidR="000D5443" w:rsidRPr="006732EE" w:rsidRDefault="000D5443" w:rsidP="0055495B">
            <w:pPr>
              <w:spacing w:line="240" w:lineRule="auto"/>
              <w:contextualSpacing w:val="0"/>
              <w:jc w:val="center"/>
              <w:rPr>
                <w:rFonts w:eastAsia="Calibri"/>
                <w:sz w:val="16"/>
                <w:szCs w:val="16"/>
              </w:rPr>
            </w:pPr>
            <w:r w:rsidRPr="006732EE">
              <w:rPr>
                <w:rFonts w:eastAsia="Calibri"/>
                <w:sz w:val="16"/>
                <w:szCs w:val="16"/>
              </w:rPr>
              <w:t>NFS</w:t>
            </w:r>
          </w:p>
        </w:tc>
        <w:tc>
          <w:tcPr>
            <w:tcW w:w="1535" w:type="dxa"/>
            <w:shd w:val="clear" w:color="auto" w:fill="2E74B5" w:themeFill="accent1" w:themeFillShade="BF"/>
            <w:vAlign w:val="center"/>
          </w:tcPr>
          <w:p w14:paraId="6A2D7C4D" w14:textId="77777777" w:rsidR="000D5443" w:rsidRPr="006732EE" w:rsidRDefault="000D5443" w:rsidP="0055495B">
            <w:pPr>
              <w:spacing w:line="240" w:lineRule="auto"/>
              <w:contextualSpacing w:val="0"/>
              <w:jc w:val="center"/>
              <w:rPr>
                <w:rFonts w:eastAsia="Calibri"/>
                <w:sz w:val="16"/>
                <w:szCs w:val="16"/>
              </w:rPr>
            </w:pPr>
            <w:r w:rsidRPr="006732EE">
              <w:rPr>
                <w:rFonts w:eastAsia="Calibri"/>
                <w:sz w:val="16"/>
                <w:szCs w:val="16"/>
              </w:rPr>
              <w:t>Excelente</w:t>
            </w:r>
            <w:r w:rsidRPr="006732EE">
              <w:rPr>
                <w:rFonts w:eastAsia="Calibri"/>
                <w:sz w:val="16"/>
                <w:szCs w:val="16"/>
                <w:lang w:val="en-US"/>
              </w:rPr>
              <w:t xml:space="preserve">: </w:t>
            </w:r>
            <w:r w:rsidRPr="006732EE">
              <w:rPr>
                <w:rFonts w:eastAsia="Calibri"/>
                <w:sz w:val="16"/>
                <w:szCs w:val="16"/>
              </w:rPr>
              <w:t>91 – 100</w:t>
            </w:r>
          </w:p>
        </w:tc>
        <w:tc>
          <w:tcPr>
            <w:tcW w:w="1507" w:type="dxa"/>
            <w:shd w:val="clear" w:color="auto" w:fill="6CAB68"/>
            <w:vAlign w:val="center"/>
          </w:tcPr>
          <w:p w14:paraId="6E0680D1" w14:textId="77777777" w:rsidR="000D5443" w:rsidRPr="006732EE" w:rsidRDefault="000D5443" w:rsidP="0055495B">
            <w:pPr>
              <w:spacing w:line="240" w:lineRule="auto"/>
              <w:contextualSpacing w:val="0"/>
              <w:jc w:val="center"/>
              <w:rPr>
                <w:rFonts w:eastAsia="Calibri"/>
                <w:sz w:val="16"/>
                <w:szCs w:val="16"/>
              </w:rPr>
            </w:pPr>
            <w:proofErr w:type="gramStart"/>
            <w:r w:rsidRPr="006732EE">
              <w:rPr>
                <w:rFonts w:eastAsia="Calibri"/>
                <w:sz w:val="16"/>
                <w:szCs w:val="16"/>
              </w:rPr>
              <w:t>Buena :</w:t>
            </w:r>
            <w:proofErr w:type="gramEnd"/>
            <w:r w:rsidRPr="006732EE">
              <w:rPr>
                <w:rFonts w:eastAsia="Calibri"/>
                <w:sz w:val="16"/>
                <w:szCs w:val="16"/>
              </w:rPr>
              <w:t xml:space="preserve"> 71-90</w:t>
            </w:r>
          </w:p>
        </w:tc>
        <w:tc>
          <w:tcPr>
            <w:tcW w:w="1506" w:type="dxa"/>
            <w:shd w:val="clear" w:color="auto" w:fill="FFFF00"/>
            <w:vAlign w:val="center"/>
          </w:tcPr>
          <w:p w14:paraId="0A88D2E2" w14:textId="77777777" w:rsidR="000D5443" w:rsidRPr="006732EE" w:rsidRDefault="000D5443" w:rsidP="0055495B">
            <w:pPr>
              <w:spacing w:line="240" w:lineRule="auto"/>
              <w:contextualSpacing w:val="0"/>
              <w:jc w:val="center"/>
              <w:rPr>
                <w:rFonts w:eastAsia="Calibri"/>
                <w:sz w:val="16"/>
                <w:szCs w:val="16"/>
              </w:rPr>
            </w:pPr>
            <w:proofErr w:type="gramStart"/>
            <w:r w:rsidRPr="006732EE">
              <w:rPr>
                <w:rFonts w:eastAsia="Calibri"/>
                <w:sz w:val="16"/>
                <w:szCs w:val="16"/>
              </w:rPr>
              <w:t>Media :</w:t>
            </w:r>
            <w:proofErr w:type="gramEnd"/>
            <w:r w:rsidRPr="006732EE">
              <w:rPr>
                <w:rFonts w:eastAsia="Calibri"/>
                <w:sz w:val="16"/>
                <w:szCs w:val="16"/>
              </w:rPr>
              <w:t xml:space="preserve"> 51-70</w:t>
            </w:r>
          </w:p>
        </w:tc>
        <w:tc>
          <w:tcPr>
            <w:tcW w:w="1496" w:type="dxa"/>
            <w:shd w:val="clear" w:color="auto" w:fill="FFC000"/>
            <w:vAlign w:val="center"/>
          </w:tcPr>
          <w:p w14:paraId="3E0ECC71" w14:textId="77777777" w:rsidR="000D5443" w:rsidRPr="006732EE" w:rsidRDefault="000D5443" w:rsidP="0055495B">
            <w:pPr>
              <w:spacing w:line="240" w:lineRule="auto"/>
              <w:contextualSpacing w:val="0"/>
              <w:jc w:val="center"/>
              <w:rPr>
                <w:rFonts w:eastAsia="Calibri"/>
                <w:sz w:val="16"/>
                <w:szCs w:val="16"/>
              </w:rPr>
            </w:pPr>
            <w:proofErr w:type="gramStart"/>
            <w:r w:rsidRPr="006732EE">
              <w:rPr>
                <w:rFonts w:eastAsia="Calibri"/>
                <w:sz w:val="16"/>
                <w:szCs w:val="16"/>
              </w:rPr>
              <w:t>Mala :</w:t>
            </w:r>
            <w:proofErr w:type="gramEnd"/>
            <w:r w:rsidRPr="006732EE">
              <w:rPr>
                <w:rFonts w:eastAsia="Calibri"/>
                <w:sz w:val="16"/>
                <w:szCs w:val="16"/>
              </w:rPr>
              <w:t xml:space="preserve"> 26-50</w:t>
            </w:r>
          </w:p>
        </w:tc>
        <w:tc>
          <w:tcPr>
            <w:tcW w:w="1388" w:type="dxa"/>
            <w:shd w:val="clear" w:color="auto" w:fill="BF3030"/>
            <w:vAlign w:val="center"/>
          </w:tcPr>
          <w:p w14:paraId="58C5E88F" w14:textId="77777777" w:rsidR="000D5443" w:rsidRPr="006732EE" w:rsidRDefault="000D5443" w:rsidP="0055495B">
            <w:pPr>
              <w:spacing w:line="240" w:lineRule="auto"/>
              <w:contextualSpacing w:val="0"/>
              <w:jc w:val="center"/>
              <w:rPr>
                <w:rFonts w:eastAsia="Calibri"/>
                <w:sz w:val="16"/>
                <w:szCs w:val="16"/>
              </w:rPr>
            </w:pPr>
            <w:r w:rsidRPr="006732EE">
              <w:rPr>
                <w:rFonts w:eastAsia="Calibri"/>
                <w:sz w:val="16"/>
                <w:szCs w:val="16"/>
              </w:rPr>
              <w:t xml:space="preserve">Muy </w:t>
            </w:r>
            <w:proofErr w:type="gramStart"/>
            <w:r w:rsidRPr="006732EE">
              <w:rPr>
                <w:rFonts w:eastAsia="Calibri"/>
                <w:sz w:val="16"/>
                <w:szCs w:val="16"/>
              </w:rPr>
              <w:t>mala :</w:t>
            </w:r>
            <w:proofErr w:type="gramEnd"/>
            <w:r w:rsidRPr="006732EE">
              <w:rPr>
                <w:rFonts w:eastAsia="Calibri"/>
                <w:sz w:val="16"/>
                <w:szCs w:val="16"/>
              </w:rPr>
              <w:t xml:space="preserve"> 0-25</w:t>
            </w:r>
          </w:p>
        </w:tc>
      </w:tr>
    </w:tbl>
    <w:p w14:paraId="014770BD" w14:textId="116ED88F" w:rsidR="008F25C0" w:rsidRDefault="00AC505E" w:rsidP="00AC505E">
      <w:pPr>
        <w:pStyle w:val="Descripcin"/>
        <w:keepNext/>
      </w:pPr>
      <w:bookmarkStart w:id="172" w:name="_Toc108470350"/>
      <w:r>
        <w:t xml:space="preserve">Figura </w:t>
      </w:r>
      <w:fldSimple w:instr=" SEQ Figura \* ARABIC ">
        <w:r w:rsidR="00626AE4">
          <w:rPr>
            <w:noProof/>
          </w:rPr>
          <w:t>18</w:t>
        </w:r>
      </w:fldSimple>
      <w:r>
        <w:t xml:space="preserve">. </w:t>
      </w:r>
      <w:r w:rsidR="000D5443" w:rsidRPr="000D5443">
        <w:t>Evaluación del punto de monitoreo FW 319-SO</w:t>
      </w:r>
      <w:r w:rsidR="00491278">
        <w:t>.</w:t>
      </w:r>
      <w:bookmarkEnd w:id="172"/>
    </w:p>
    <w:p w14:paraId="423C0AB4" w14:textId="4482C31A" w:rsidR="003B4E04" w:rsidRDefault="00F71ADA" w:rsidP="007A0C6A">
      <w:pPr>
        <w:jc w:val="both"/>
      </w:pPr>
      <w:r>
        <w:t>Para aguas de la Clase 2 la Resolución SEAM 222/02 establece el límite de 200 mg/l. Ninguna determinación analítica supero la concentración máxima permisible.</w:t>
      </w:r>
    </w:p>
    <w:p w14:paraId="7DE0B17B" w14:textId="77777777" w:rsidR="00F71ADA" w:rsidRDefault="00F71ADA" w:rsidP="004F4E2E"/>
    <w:p w14:paraId="364F6602" w14:textId="77777777" w:rsidR="000D5443" w:rsidRDefault="000D5443" w:rsidP="000D5443">
      <w:pPr>
        <w:jc w:val="both"/>
        <w:rPr>
          <w:lang w:val="es-ES"/>
        </w:rPr>
      </w:pPr>
      <w:proofErr w:type="gramStart"/>
      <w:r>
        <w:rPr>
          <w:lang w:val="es-ES"/>
        </w:rPr>
        <w:t>De acuerdo a</w:t>
      </w:r>
      <w:proofErr w:type="gramEnd"/>
      <w:r>
        <w:rPr>
          <w:lang w:val="es-ES"/>
        </w:rPr>
        <w:t xml:space="preserve"> la aplicación de ICA-NSF las del arroyo </w:t>
      </w:r>
      <w:proofErr w:type="spellStart"/>
      <w:r>
        <w:rPr>
          <w:lang w:val="es-ES"/>
        </w:rPr>
        <w:t>Laguela</w:t>
      </w:r>
      <w:proofErr w:type="spellEnd"/>
      <w:r>
        <w:rPr>
          <w:lang w:val="es-ES"/>
        </w:rPr>
        <w:t xml:space="preserve"> en el punto de monitoreo muestreado presentan una buena calidad. En ambas campañas el cumplimiento de los requisitos del padrón nacional de agua fue del 93,3%.</w:t>
      </w:r>
    </w:p>
    <w:p w14:paraId="1F092B21" w14:textId="77777777" w:rsidR="000D5443" w:rsidRDefault="000D5443" w:rsidP="000D5443">
      <w:pPr>
        <w:rPr>
          <w:lang w:val="es-ES"/>
        </w:rPr>
      </w:pPr>
    </w:p>
    <w:tbl>
      <w:tblPr>
        <w:tblStyle w:val="Cuadrculaclara"/>
        <w:tblW w:w="5000" w:type="pct"/>
        <w:tblLook w:val="04A0" w:firstRow="1" w:lastRow="0" w:firstColumn="1" w:lastColumn="0" w:noHBand="0" w:noVBand="1"/>
      </w:tblPr>
      <w:tblGrid>
        <w:gridCol w:w="2397"/>
        <w:gridCol w:w="2108"/>
        <w:gridCol w:w="2108"/>
        <w:gridCol w:w="2107"/>
      </w:tblGrid>
      <w:tr w:rsidR="000D5443" w14:paraId="4664C17F" w14:textId="77777777" w:rsidTr="0055495B">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000" w:type="pct"/>
            <w:gridSpan w:val="4"/>
          </w:tcPr>
          <w:p w14:paraId="3DC840A5" w14:textId="1A02C755" w:rsidR="000D5443" w:rsidRPr="00AD0A21" w:rsidRDefault="00AD0A21" w:rsidP="00AD0A21">
            <w:pPr>
              <w:pStyle w:val="Descripcin"/>
              <w:keepNext/>
              <w:spacing w:after="0"/>
              <w:jc w:val="center"/>
              <w:rPr>
                <w:b w:val="0"/>
              </w:rPr>
            </w:pPr>
            <w:bookmarkStart w:id="173" w:name="_Toc108436983"/>
            <w:r w:rsidRPr="00AD0A21">
              <w:rPr>
                <w:b w:val="0"/>
              </w:rPr>
              <w:t xml:space="preserve">CUADRO </w:t>
            </w:r>
            <w:r w:rsidRPr="00AD0A21">
              <w:fldChar w:fldCharType="begin"/>
            </w:r>
            <w:r w:rsidRPr="00AD0A21">
              <w:rPr>
                <w:b w:val="0"/>
              </w:rPr>
              <w:instrText xml:space="preserve"> SEQ CUADRO \* ARABIC </w:instrText>
            </w:r>
            <w:r w:rsidRPr="00AD0A21">
              <w:fldChar w:fldCharType="separate"/>
            </w:r>
            <w:r w:rsidR="00D14FCF">
              <w:rPr>
                <w:b w:val="0"/>
                <w:noProof/>
              </w:rPr>
              <w:t>18</w:t>
            </w:r>
            <w:r w:rsidRPr="00AD0A21">
              <w:fldChar w:fldCharType="end"/>
            </w:r>
            <w:r w:rsidRPr="00AD0A21">
              <w:rPr>
                <w:b w:val="0"/>
              </w:rPr>
              <w:t xml:space="preserve">. </w:t>
            </w:r>
            <w:r w:rsidR="000D5443" w:rsidRPr="00AD0A21">
              <w:rPr>
                <w:rFonts w:ascii="MADE Evolve Sans" w:hAnsi="MADE Evolve Sans"/>
                <w:b w:val="0"/>
              </w:rPr>
              <w:t>CUMPLIMIENTO DE LA RESOLUCIÓN 222/02 – FW 319-SO</w:t>
            </w:r>
            <w:bookmarkEnd w:id="173"/>
          </w:p>
        </w:tc>
      </w:tr>
      <w:tr w:rsidR="000D5443" w14:paraId="4CB31FFD" w14:textId="77777777" w:rsidTr="0055495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tcPr>
          <w:p w14:paraId="226010E3" w14:textId="77777777" w:rsidR="000D5443" w:rsidRPr="00AE7201" w:rsidRDefault="000D5443" w:rsidP="0055495B">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1209" w:type="pct"/>
          </w:tcPr>
          <w:p w14:paraId="5A748F95" w14:textId="77777777" w:rsidR="000D5443" w:rsidRPr="00AE7201" w:rsidRDefault="000D5443"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1209" w:type="pct"/>
          </w:tcPr>
          <w:p w14:paraId="44B52D08" w14:textId="77777777" w:rsidR="000D5443" w:rsidRPr="00AE7201" w:rsidRDefault="000D5443"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1208" w:type="pct"/>
          </w:tcPr>
          <w:p w14:paraId="758D66F1" w14:textId="77777777" w:rsidR="000D5443" w:rsidRPr="00AE7201" w:rsidRDefault="000D5443"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0D5443" w14:paraId="4AD42A5E" w14:textId="77777777" w:rsidTr="0055495B">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vAlign w:val="center"/>
          </w:tcPr>
          <w:p w14:paraId="0EDF1118" w14:textId="77777777" w:rsidR="000D5443" w:rsidRPr="00AE7201" w:rsidRDefault="000D5443" w:rsidP="0055495B">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1209" w:type="pct"/>
            <w:vAlign w:val="center"/>
          </w:tcPr>
          <w:p w14:paraId="1E9F7394" w14:textId="77777777" w:rsidR="000D5443" w:rsidRPr="00B303A8" w:rsidRDefault="000D5443" w:rsidP="0055495B">
            <w:pPr>
              <w:jc w:val="center"/>
              <w:cnfStyle w:val="000000010000" w:firstRow="0" w:lastRow="0" w:firstColumn="0" w:lastColumn="0" w:oddVBand="0" w:evenVBand="0" w:oddHBand="0" w:evenHBand="1" w:firstRowFirstColumn="0" w:firstRowLastColumn="0" w:lastRowFirstColumn="0" w:lastRowLastColumn="0"/>
              <w:rPr>
                <w:sz w:val="18"/>
                <w:szCs w:val="18"/>
              </w:rPr>
            </w:pPr>
            <w:r w:rsidRPr="00B303A8">
              <w:rPr>
                <w:sz w:val="18"/>
                <w:szCs w:val="18"/>
              </w:rPr>
              <w:t>S/D</w:t>
            </w:r>
          </w:p>
        </w:tc>
        <w:tc>
          <w:tcPr>
            <w:tcW w:w="1209" w:type="pct"/>
            <w:vAlign w:val="center"/>
          </w:tcPr>
          <w:p w14:paraId="6621AE89" w14:textId="77777777" w:rsidR="000D5443" w:rsidRPr="00B303A8" w:rsidRDefault="000D5443" w:rsidP="0055495B">
            <w:pPr>
              <w:jc w:val="center"/>
              <w:cnfStyle w:val="000000010000" w:firstRow="0" w:lastRow="0" w:firstColumn="0" w:lastColumn="0" w:oddVBand="0" w:evenVBand="0" w:oddHBand="0" w:evenHBand="1" w:firstRowFirstColumn="0" w:firstRowLastColumn="0" w:lastRowFirstColumn="0" w:lastRowLastColumn="0"/>
              <w:rPr>
                <w:sz w:val="18"/>
                <w:szCs w:val="18"/>
              </w:rPr>
            </w:pPr>
            <w:r w:rsidRPr="00B303A8">
              <w:rPr>
                <w:sz w:val="18"/>
                <w:szCs w:val="18"/>
              </w:rPr>
              <w:t>93,3%</w:t>
            </w:r>
          </w:p>
        </w:tc>
        <w:tc>
          <w:tcPr>
            <w:tcW w:w="1208" w:type="pct"/>
            <w:vAlign w:val="center"/>
          </w:tcPr>
          <w:p w14:paraId="35319955" w14:textId="77777777" w:rsidR="000D5443" w:rsidRPr="00B303A8" w:rsidRDefault="000D5443" w:rsidP="0055495B">
            <w:pPr>
              <w:jc w:val="center"/>
              <w:cnfStyle w:val="000000010000" w:firstRow="0" w:lastRow="0" w:firstColumn="0" w:lastColumn="0" w:oddVBand="0" w:evenVBand="0" w:oddHBand="0" w:evenHBand="1" w:firstRowFirstColumn="0" w:firstRowLastColumn="0" w:lastRowFirstColumn="0" w:lastRowLastColumn="0"/>
              <w:rPr>
                <w:sz w:val="18"/>
                <w:szCs w:val="18"/>
              </w:rPr>
            </w:pPr>
            <w:r w:rsidRPr="00B303A8">
              <w:rPr>
                <w:sz w:val="18"/>
                <w:szCs w:val="18"/>
              </w:rPr>
              <w:t>93,3%</w:t>
            </w:r>
          </w:p>
        </w:tc>
      </w:tr>
      <w:tr w:rsidR="000D5443" w14:paraId="4BC2DA1B" w14:textId="77777777" w:rsidTr="0055495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vAlign w:val="center"/>
          </w:tcPr>
          <w:p w14:paraId="486A45D8" w14:textId="77777777" w:rsidR="000D5443" w:rsidRPr="00AE7201" w:rsidRDefault="000D5443" w:rsidP="0055495B">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1209" w:type="pct"/>
            <w:vAlign w:val="center"/>
          </w:tcPr>
          <w:p w14:paraId="30064650" w14:textId="77777777" w:rsidR="000D5443" w:rsidRPr="00B303A8" w:rsidRDefault="000D5443" w:rsidP="0055495B">
            <w:pPr>
              <w:jc w:val="center"/>
              <w:cnfStyle w:val="000000100000" w:firstRow="0" w:lastRow="0" w:firstColumn="0" w:lastColumn="0" w:oddVBand="0" w:evenVBand="0" w:oddHBand="1" w:evenHBand="0" w:firstRowFirstColumn="0" w:firstRowLastColumn="0" w:lastRowFirstColumn="0" w:lastRowLastColumn="0"/>
              <w:rPr>
                <w:sz w:val="18"/>
                <w:szCs w:val="18"/>
              </w:rPr>
            </w:pPr>
            <w:r w:rsidRPr="00B303A8">
              <w:rPr>
                <w:sz w:val="18"/>
                <w:szCs w:val="18"/>
              </w:rPr>
              <w:t>S/D</w:t>
            </w:r>
          </w:p>
        </w:tc>
        <w:tc>
          <w:tcPr>
            <w:tcW w:w="1209" w:type="pct"/>
            <w:vAlign w:val="center"/>
          </w:tcPr>
          <w:p w14:paraId="7BC4328A" w14:textId="77777777" w:rsidR="000D5443" w:rsidRPr="00B303A8" w:rsidRDefault="000D5443" w:rsidP="0055495B">
            <w:pPr>
              <w:jc w:val="center"/>
              <w:cnfStyle w:val="000000100000" w:firstRow="0" w:lastRow="0" w:firstColumn="0" w:lastColumn="0" w:oddVBand="0" w:evenVBand="0" w:oddHBand="1" w:evenHBand="0" w:firstRowFirstColumn="0" w:firstRowLastColumn="0" w:lastRowFirstColumn="0" w:lastRowLastColumn="0"/>
              <w:rPr>
                <w:sz w:val="18"/>
                <w:szCs w:val="18"/>
              </w:rPr>
            </w:pPr>
            <w:r w:rsidRPr="00B303A8">
              <w:rPr>
                <w:sz w:val="18"/>
                <w:szCs w:val="18"/>
              </w:rPr>
              <w:t>6,67%</w:t>
            </w:r>
          </w:p>
        </w:tc>
        <w:tc>
          <w:tcPr>
            <w:tcW w:w="1208" w:type="pct"/>
            <w:vAlign w:val="center"/>
          </w:tcPr>
          <w:p w14:paraId="30D3E347" w14:textId="77777777" w:rsidR="000D5443" w:rsidRPr="00B303A8" w:rsidRDefault="000D5443" w:rsidP="0055495B">
            <w:pPr>
              <w:jc w:val="center"/>
              <w:cnfStyle w:val="000000100000" w:firstRow="0" w:lastRow="0" w:firstColumn="0" w:lastColumn="0" w:oddVBand="0" w:evenVBand="0" w:oddHBand="1" w:evenHBand="0" w:firstRowFirstColumn="0" w:firstRowLastColumn="0" w:lastRowFirstColumn="0" w:lastRowLastColumn="0"/>
              <w:rPr>
                <w:sz w:val="18"/>
                <w:szCs w:val="18"/>
              </w:rPr>
            </w:pPr>
            <w:r w:rsidRPr="00B303A8">
              <w:rPr>
                <w:sz w:val="18"/>
                <w:szCs w:val="18"/>
              </w:rPr>
              <w:t>6,67%</w:t>
            </w:r>
          </w:p>
        </w:tc>
      </w:tr>
      <w:tr w:rsidR="000D5443" w14:paraId="545E813E" w14:textId="77777777" w:rsidTr="0055495B">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74" w:type="pct"/>
            <w:vAlign w:val="center"/>
          </w:tcPr>
          <w:p w14:paraId="0D362A4F" w14:textId="77777777" w:rsidR="000D5443" w:rsidRPr="00AE7201" w:rsidRDefault="000D5443" w:rsidP="0055495B">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1209" w:type="pct"/>
            <w:vAlign w:val="center"/>
          </w:tcPr>
          <w:p w14:paraId="7201CCC6" w14:textId="77777777" w:rsidR="000D5443" w:rsidRPr="00B303A8" w:rsidRDefault="000D5443" w:rsidP="0055495B">
            <w:pPr>
              <w:jc w:val="center"/>
              <w:cnfStyle w:val="000000010000" w:firstRow="0" w:lastRow="0" w:firstColumn="0" w:lastColumn="0" w:oddVBand="0" w:evenVBand="0" w:oddHBand="0" w:evenHBand="1" w:firstRowFirstColumn="0" w:firstRowLastColumn="0" w:lastRowFirstColumn="0" w:lastRowLastColumn="0"/>
              <w:rPr>
                <w:sz w:val="18"/>
                <w:szCs w:val="18"/>
              </w:rPr>
            </w:pPr>
            <w:r w:rsidRPr="00B303A8">
              <w:rPr>
                <w:sz w:val="18"/>
                <w:szCs w:val="18"/>
              </w:rPr>
              <w:t>S/D</w:t>
            </w:r>
          </w:p>
        </w:tc>
        <w:tc>
          <w:tcPr>
            <w:tcW w:w="1209" w:type="pct"/>
          </w:tcPr>
          <w:p w14:paraId="4A19AAFC" w14:textId="77777777" w:rsidR="000D5443" w:rsidRDefault="000D5443" w:rsidP="000D5443">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Fósforo total</w:t>
            </w:r>
          </w:p>
          <w:p w14:paraId="55C16455" w14:textId="77777777" w:rsidR="000D5443" w:rsidRDefault="000D5443" w:rsidP="000D5443">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Amoníaco</w:t>
            </w:r>
          </w:p>
          <w:p w14:paraId="7732E219" w14:textId="77777777" w:rsidR="000D5443" w:rsidRPr="00AE7201" w:rsidRDefault="000D5443" w:rsidP="000D5443">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Hierro soluble</w:t>
            </w:r>
          </w:p>
        </w:tc>
        <w:tc>
          <w:tcPr>
            <w:tcW w:w="1208" w:type="pct"/>
          </w:tcPr>
          <w:p w14:paraId="7618D563" w14:textId="77777777" w:rsidR="000D5443" w:rsidRDefault="000D5443" w:rsidP="000D5443">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Aluminio</w:t>
            </w:r>
          </w:p>
          <w:p w14:paraId="31BF1DFE" w14:textId="77777777" w:rsidR="000D5443" w:rsidRDefault="000D5443" w:rsidP="000D5443">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Manganeso</w:t>
            </w:r>
          </w:p>
          <w:p w14:paraId="0BEE69D3" w14:textId="77777777" w:rsidR="000D5443" w:rsidRPr="00AE7201" w:rsidRDefault="000D5443" w:rsidP="000D5443">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Arsénico</w:t>
            </w:r>
          </w:p>
        </w:tc>
      </w:tr>
    </w:tbl>
    <w:p w14:paraId="48910D33" w14:textId="77777777" w:rsidR="000D5443" w:rsidRDefault="000D5443" w:rsidP="000D5443">
      <w:pPr>
        <w:pStyle w:val="Prrafodelista"/>
      </w:pPr>
    </w:p>
    <w:p w14:paraId="0B4DF289" w14:textId="56B34448" w:rsidR="00E25C8E" w:rsidRDefault="00E25C8E" w:rsidP="00F47E68">
      <w:pPr>
        <w:jc w:val="both"/>
        <w:rPr>
          <w:lang w:val="es-ES"/>
        </w:rPr>
      </w:pPr>
    </w:p>
    <w:p w14:paraId="7FB44A05" w14:textId="77777777" w:rsidR="000D5443" w:rsidRDefault="000D5443" w:rsidP="00F47E68">
      <w:pPr>
        <w:jc w:val="both"/>
        <w:rPr>
          <w:lang w:val="es-ES"/>
        </w:rPr>
      </w:pPr>
    </w:p>
    <w:p w14:paraId="4288A29E" w14:textId="77777777" w:rsidR="000D5443" w:rsidRDefault="000D5443" w:rsidP="00F47E68">
      <w:pPr>
        <w:jc w:val="both"/>
        <w:rPr>
          <w:lang w:val="es-ES"/>
        </w:rPr>
      </w:pPr>
    </w:p>
    <w:p w14:paraId="7FDF072D" w14:textId="17DD2A3A" w:rsidR="00884BED" w:rsidRDefault="004221A5" w:rsidP="00BA4B27">
      <w:pPr>
        <w:spacing w:line="259" w:lineRule="auto"/>
        <w:contextualSpacing w:val="0"/>
        <w:rPr>
          <w:rStyle w:val="Ttulo2Car"/>
        </w:rPr>
      </w:pPr>
      <w:bookmarkStart w:id="174" w:name="_Toc108566562"/>
      <w:bookmarkStart w:id="175" w:name="_Toc70326581"/>
      <w:bookmarkStart w:id="176" w:name="_Toc70327389"/>
      <w:r>
        <w:rPr>
          <w:rStyle w:val="Ttulo2Car"/>
        </w:rPr>
        <w:t xml:space="preserve">3.2.19 </w:t>
      </w:r>
      <w:r w:rsidR="006E0538" w:rsidRPr="006E0538">
        <w:rPr>
          <w:rStyle w:val="Ttulo2Car"/>
        </w:rPr>
        <w:t>Análisis del punto FW 01-PY</w:t>
      </w:r>
      <w:bookmarkEnd w:id="174"/>
    </w:p>
    <w:p w14:paraId="0DA116F1" w14:textId="77777777" w:rsidR="00BA4B27" w:rsidRPr="003352BD" w:rsidRDefault="00BA4B27" w:rsidP="003352BD">
      <w:pPr>
        <w:jc w:val="both"/>
      </w:pPr>
    </w:p>
    <w:p w14:paraId="5D3BD2A8" w14:textId="77777777" w:rsidR="006E0538" w:rsidRDefault="006E0538" w:rsidP="006E0538">
      <w:pPr>
        <w:jc w:val="both"/>
      </w:pPr>
      <w:r>
        <w:t xml:space="preserve">La estación de monitoreo FW 01-PY se encuentra en la zona de influencia de la </w:t>
      </w:r>
      <w:proofErr w:type="gramStart"/>
      <w:r>
        <w:t>planta  de</w:t>
      </w:r>
      <w:proofErr w:type="gramEnd"/>
      <w:r>
        <w:t xml:space="preserve"> celulosa, frente una propiedad anteriormente rural conocida como Zapatero-Cue o Albertini-Cue, administrativamente se localiza en el lugar denominado Laguna Plato del distrito Concepción, Departamento de Concepción; sus coordenadas UTM de referencia son 221K 446252.08 m E 7428199.87 m S. </w:t>
      </w:r>
    </w:p>
    <w:p w14:paraId="5B0D71EA" w14:textId="77777777" w:rsidR="006E0538" w:rsidRDefault="006E0538" w:rsidP="006E0538">
      <w:pPr>
        <w:jc w:val="both"/>
      </w:pPr>
    </w:p>
    <w:p w14:paraId="2DD7F3A7" w14:textId="77777777" w:rsidR="006E0538" w:rsidRDefault="006E0538" w:rsidP="006E0538">
      <w:pPr>
        <w:jc w:val="both"/>
      </w:pPr>
      <w:r w:rsidRPr="00722E94">
        <w:t>Este punto de monitoreo se l</w:t>
      </w:r>
      <w:r>
        <w:t xml:space="preserve">ocaliza sobre el Río Paraguay a 25 km aguas arriba de la ciudad de Concepción. La estación FW 01-PY representa la calidad de agua antes del vertido de efluentes que se realizara médiate un emisario </w:t>
      </w:r>
      <w:proofErr w:type="spellStart"/>
      <w:r>
        <w:t>sub-fluvial</w:t>
      </w:r>
      <w:proofErr w:type="spellEnd"/>
      <w:r>
        <w:t xml:space="preserve">. </w:t>
      </w:r>
    </w:p>
    <w:p w14:paraId="50AB18BF" w14:textId="77777777" w:rsidR="006E0538" w:rsidRDefault="006E0538" w:rsidP="006E0538">
      <w:pPr>
        <w:jc w:val="both"/>
      </w:pPr>
    </w:p>
    <w:p w14:paraId="4EE13160" w14:textId="220366F3" w:rsidR="006E0538" w:rsidRPr="00722E94" w:rsidRDefault="006E0538" w:rsidP="006E0538">
      <w:pPr>
        <w:jc w:val="both"/>
      </w:pPr>
      <w:r>
        <w:t xml:space="preserve">A partir de </w:t>
      </w:r>
      <w:r w:rsidRPr="007C07AE">
        <w:t>los resultados de laboratorio obtenidos en las sucesivas campa</w:t>
      </w:r>
      <w:proofErr w:type="spellStart"/>
      <w:r w:rsidRPr="007C07AE">
        <w:rPr>
          <w:lang w:val="es-ES"/>
        </w:rPr>
        <w:t>ñas</w:t>
      </w:r>
      <w:proofErr w:type="spellEnd"/>
      <w:r w:rsidRPr="007C07AE">
        <w:rPr>
          <w:lang w:val="es-ES"/>
        </w:rPr>
        <w:t xml:space="preserve"> se </w:t>
      </w:r>
      <w:r>
        <w:t>aplicó</w:t>
      </w:r>
      <w:r w:rsidRPr="007C07AE">
        <w:t xml:space="preserve"> el Índice de Calidad de Agua de la </w:t>
      </w:r>
      <w:proofErr w:type="spellStart"/>
      <w:r w:rsidRPr="007C07AE">
        <w:rPr>
          <w:i/>
        </w:rPr>
        <w:t>National</w:t>
      </w:r>
      <w:proofErr w:type="spellEnd"/>
      <w:r w:rsidRPr="007C07AE">
        <w:rPr>
          <w:i/>
        </w:rPr>
        <w:t xml:space="preserve"> </w:t>
      </w:r>
      <w:proofErr w:type="spellStart"/>
      <w:r w:rsidRPr="007C07AE">
        <w:rPr>
          <w:i/>
        </w:rPr>
        <w:t>Sanitation</w:t>
      </w:r>
      <w:proofErr w:type="spellEnd"/>
      <w:r w:rsidRPr="007C07AE">
        <w:rPr>
          <w:i/>
        </w:rPr>
        <w:t xml:space="preserve"> </w:t>
      </w:r>
      <w:proofErr w:type="spellStart"/>
      <w:r w:rsidRPr="007C07AE">
        <w:rPr>
          <w:i/>
        </w:rPr>
        <w:t>Foundation</w:t>
      </w:r>
      <w:proofErr w:type="spellEnd"/>
      <w:r>
        <w:t xml:space="preserve"> (ICA-NSF) y se evaluó</w:t>
      </w:r>
      <w:r w:rsidRPr="007C07AE">
        <w:t xml:space="preserve"> el grado de cumplimiento </w:t>
      </w:r>
      <w:proofErr w:type="gramStart"/>
      <w:r w:rsidRPr="007C07AE">
        <w:t>del  padrón</w:t>
      </w:r>
      <w:proofErr w:type="gramEnd"/>
      <w:r w:rsidRPr="007C07AE">
        <w:t xml:space="preserve"> nacional de agua establecido según Resolución N</w:t>
      </w:r>
      <w:r w:rsidRPr="007C07AE">
        <w:rPr>
          <w:rFonts w:ascii="Courier New" w:hAnsi="Courier New" w:cs="Courier New"/>
          <w:lang w:val="es-ES"/>
        </w:rPr>
        <w:t>º</w:t>
      </w:r>
      <w:r w:rsidRPr="007C07AE">
        <w:rPr>
          <w:rFonts w:cs="Courier New"/>
          <w:lang w:val="es-ES"/>
        </w:rPr>
        <w:t xml:space="preserve"> 222/02</w:t>
      </w:r>
      <w:r>
        <w:t>.</w:t>
      </w:r>
    </w:p>
    <w:p w14:paraId="4A1BB287" w14:textId="628D2E73" w:rsidR="004C702F" w:rsidRPr="003352BD" w:rsidRDefault="00F50E3F" w:rsidP="003352BD">
      <w:pPr>
        <w:jc w:val="both"/>
      </w:pPr>
      <w:r w:rsidRPr="003352BD">
        <w:t>.</w:t>
      </w:r>
    </w:p>
    <w:p w14:paraId="24D82E45" w14:textId="41041EB6" w:rsidR="00884BED" w:rsidRDefault="006E0538" w:rsidP="00B43B52">
      <w:r>
        <w:rPr>
          <w:noProof/>
          <w:lang w:val="es-ES" w:eastAsia="es-ES"/>
        </w:rPr>
        <w:drawing>
          <wp:inline distT="0" distB="0" distL="0" distR="0" wp14:anchorId="561AF0D3" wp14:editId="6DA0B134">
            <wp:extent cx="5400040" cy="2788315"/>
            <wp:effectExtent l="0" t="0" r="10160" b="12065"/>
            <wp:docPr id="318" name="Gráfico 3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tbl>
      <w:tblPr>
        <w:tblStyle w:val="Tablaconcuadrcula1"/>
        <w:tblW w:w="8505" w:type="dxa"/>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073"/>
        <w:gridCol w:w="1535"/>
        <w:gridCol w:w="1507"/>
        <w:gridCol w:w="1506"/>
        <w:gridCol w:w="1496"/>
        <w:gridCol w:w="1388"/>
      </w:tblGrid>
      <w:tr w:rsidR="006E0538" w:rsidRPr="006732EE" w14:paraId="3D76C3C9" w14:textId="77777777" w:rsidTr="0055495B">
        <w:tc>
          <w:tcPr>
            <w:tcW w:w="1073" w:type="dxa"/>
            <w:vAlign w:val="center"/>
          </w:tcPr>
          <w:p w14:paraId="7CAAD652" w14:textId="77777777" w:rsidR="006E0538" w:rsidRPr="006732EE" w:rsidRDefault="006E0538" w:rsidP="0055495B">
            <w:pPr>
              <w:spacing w:line="240" w:lineRule="auto"/>
              <w:contextualSpacing w:val="0"/>
              <w:jc w:val="center"/>
              <w:rPr>
                <w:rFonts w:eastAsia="Calibri"/>
                <w:sz w:val="16"/>
                <w:szCs w:val="16"/>
              </w:rPr>
            </w:pPr>
            <w:r w:rsidRPr="006732EE">
              <w:rPr>
                <w:rFonts w:eastAsia="Calibri"/>
                <w:sz w:val="16"/>
                <w:szCs w:val="16"/>
              </w:rPr>
              <w:t>NFS</w:t>
            </w:r>
          </w:p>
        </w:tc>
        <w:tc>
          <w:tcPr>
            <w:tcW w:w="1535" w:type="dxa"/>
            <w:shd w:val="clear" w:color="auto" w:fill="2E74B5" w:themeFill="accent1" w:themeFillShade="BF"/>
            <w:vAlign w:val="center"/>
          </w:tcPr>
          <w:p w14:paraId="40ECFF9A" w14:textId="77777777" w:rsidR="006E0538" w:rsidRPr="006732EE" w:rsidRDefault="006E0538" w:rsidP="0055495B">
            <w:pPr>
              <w:spacing w:line="240" w:lineRule="auto"/>
              <w:contextualSpacing w:val="0"/>
              <w:jc w:val="center"/>
              <w:rPr>
                <w:rFonts w:eastAsia="Calibri"/>
                <w:sz w:val="16"/>
                <w:szCs w:val="16"/>
              </w:rPr>
            </w:pPr>
            <w:r w:rsidRPr="006732EE">
              <w:rPr>
                <w:rFonts w:eastAsia="Calibri"/>
                <w:sz w:val="16"/>
                <w:szCs w:val="16"/>
              </w:rPr>
              <w:t>Excelente</w:t>
            </w:r>
            <w:r w:rsidRPr="006732EE">
              <w:rPr>
                <w:rFonts w:eastAsia="Calibri"/>
                <w:sz w:val="16"/>
                <w:szCs w:val="16"/>
                <w:lang w:val="en-US"/>
              </w:rPr>
              <w:t xml:space="preserve">: </w:t>
            </w:r>
            <w:r w:rsidRPr="006732EE">
              <w:rPr>
                <w:rFonts w:eastAsia="Calibri"/>
                <w:sz w:val="16"/>
                <w:szCs w:val="16"/>
              </w:rPr>
              <w:t>91 – 100</w:t>
            </w:r>
          </w:p>
        </w:tc>
        <w:tc>
          <w:tcPr>
            <w:tcW w:w="1507" w:type="dxa"/>
            <w:shd w:val="clear" w:color="auto" w:fill="6CAB68"/>
            <w:vAlign w:val="center"/>
          </w:tcPr>
          <w:p w14:paraId="5F16926E" w14:textId="77777777" w:rsidR="006E0538" w:rsidRPr="006732EE" w:rsidRDefault="006E0538" w:rsidP="0055495B">
            <w:pPr>
              <w:spacing w:line="240" w:lineRule="auto"/>
              <w:contextualSpacing w:val="0"/>
              <w:jc w:val="center"/>
              <w:rPr>
                <w:rFonts w:eastAsia="Calibri"/>
                <w:sz w:val="16"/>
                <w:szCs w:val="16"/>
              </w:rPr>
            </w:pPr>
            <w:proofErr w:type="gramStart"/>
            <w:r w:rsidRPr="006732EE">
              <w:rPr>
                <w:rFonts w:eastAsia="Calibri"/>
                <w:sz w:val="16"/>
                <w:szCs w:val="16"/>
              </w:rPr>
              <w:t>Buena :</w:t>
            </w:r>
            <w:proofErr w:type="gramEnd"/>
            <w:r w:rsidRPr="006732EE">
              <w:rPr>
                <w:rFonts w:eastAsia="Calibri"/>
                <w:sz w:val="16"/>
                <w:szCs w:val="16"/>
              </w:rPr>
              <w:t xml:space="preserve"> 71-90</w:t>
            </w:r>
          </w:p>
        </w:tc>
        <w:tc>
          <w:tcPr>
            <w:tcW w:w="1506" w:type="dxa"/>
            <w:shd w:val="clear" w:color="auto" w:fill="FFFF00"/>
            <w:vAlign w:val="center"/>
          </w:tcPr>
          <w:p w14:paraId="7FFC7DD8" w14:textId="77777777" w:rsidR="006E0538" w:rsidRPr="006732EE" w:rsidRDefault="006E0538" w:rsidP="0055495B">
            <w:pPr>
              <w:spacing w:line="240" w:lineRule="auto"/>
              <w:contextualSpacing w:val="0"/>
              <w:jc w:val="center"/>
              <w:rPr>
                <w:rFonts w:eastAsia="Calibri"/>
                <w:sz w:val="16"/>
                <w:szCs w:val="16"/>
              </w:rPr>
            </w:pPr>
            <w:proofErr w:type="gramStart"/>
            <w:r w:rsidRPr="006732EE">
              <w:rPr>
                <w:rFonts w:eastAsia="Calibri"/>
                <w:sz w:val="16"/>
                <w:szCs w:val="16"/>
              </w:rPr>
              <w:t>Media :</w:t>
            </w:r>
            <w:proofErr w:type="gramEnd"/>
            <w:r w:rsidRPr="006732EE">
              <w:rPr>
                <w:rFonts w:eastAsia="Calibri"/>
                <w:sz w:val="16"/>
                <w:szCs w:val="16"/>
              </w:rPr>
              <w:t xml:space="preserve"> 51-70</w:t>
            </w:r>
          </w:p>
        </w:tc>
        <w:tc>
          <w:tcPr>
            <w:tcW w:w="1496" w:type="dxa"/>
            <w:shd w:val="clear" w:color="auto" w:fill="FFC000"/>
            <w:vAlign w:val="center"/>
          </w:tcPr>
          <w:p w14:paraId="1474B94A" w14:textId="77777777" w:rsidR="006E0538" w:rsidRPr="006732EE" w:rsidRDefault="006E0538" w:rsidP="0055495B">
            <w:pPr>
              <w:spacing w:line="240" w:lineRule="auto"/>
              <w:contextualSpacing w:val="0"/>
              <w:jc w:val="center"/>
              <w:rPr>
                <w:rFonts w:eastAsia="Calibri"/>
                <w:sz w:val="16"/>
                <w:szCs w:val="16"/>
              </w:rPr>
            </w:pPr>
            <w:proofErr w:type="gramStart"/>
            <w:r w:rsidRPr="006732EE">
              <w:rPr>
                <w:rFonts w:eastAsia="Calibri"/>
                <w:sz w:val="16"/>
                <w:szCs w:val="16"/>
              </w:rPr>
              <w:t>Mala :</w:t>
            </w:r>
            <w:proofErr w:type="gramEnd"/>
            <w:r w:rsidRPr="006732EE">
              <w:rPr>
                <w:rFonts w:eastAsia="Calibri"/>
                <w:sz w:val="16"/>
                <w:szCs w:val="16"/>
              </w:rPr>
              <w:t xml:space="preserve"> 26-50</w:t>
            </w:r>
          </w:p>
        </w:tc>
        <w:tc>
          <w:tcPr>
            <w:tcW w:w="1388" w:type="dxa"/>
            <w:shd w:val="clear" w:color="auto" w:fill="BF3030"/>
            <w:vAlign w:val="center"/>
          </w:tcPr>
          <w:p w14:paraId="5CF4FC0F" w14:textId="77777777" w:rsidR="006E0538" w:rsidRPr="006732EE" w:rsidRDefault="006E0538" w:rsidP="0055495B">
            <w:pPr>
              <w:spacing w:line="240" w:lineRule="auto"/>
              <w:contextualSpacing w:val="0"/>
              <w:jc w:val="center"/>
              <w:rPr>
                <w:rFonts w:eastAsia="Calibri"/>
                <w:sz w:val="16"/>
                <w:szCs w:val="16"/>
              </w:rPr>
            </w:pPr>
            <w:r w:rsidRPr="006732EE">
              <w:rPr>
                <w:rFonts w:eastAsia="Calibri"/>
                <w:sz w:val="16"/>
                <w:szCs w:val="16"/>
              </w:rPr>
              <w:t xml:space="preserve">Muy </w:t>
            </w:r>
            <w:proofErr w:type="gramStart"/>
            <w:r w:rsidRPr="006732EE">
              <w:rPr>
                <w:rFonts w:eastAsia="Calibri"/>
                <w:sz w:val="16"/>
                <w:szCs w:val="16"/>
              </w:rPr>
              <w:t>mala :</w:t>
            </w:r>
            <w:proofErr w:type="gramEnd"/>
            <w:r w:rsidRPr="006732EE">
              <w:rPr>
                <w:rFonts w:eastAsia="Calibri"/>
                <w:sz w:val="16"/>
                <w:szCs w:val="16"/>
              </w:rPr>
              <w:t xml:space="preserve"> 0-25</w:t>
            </w:r>
          </w:p>
        </w:tc>
      </w:tr>
    </w:tbl>
    <w:p w14:paraId="3AF8A047" w14:textId="38A5A3AB" w:rsidR="00884BED" w:rsidRDefault="00AC505E" w:rsidP="00AC505E">
      <w:pPr>
        <w:pStyle w:val="Descripcin"/>
        <w:keepNext/>
      </w:pPr>
      <w:bookmarkStart w:id="177" w:name="_Toc108470351"/>
      <w:r>
        <w:t xml:space="preserve">Figura </w:t>
      </w:r>
      <w:fldSimple w:instr=" SEQ Figura \* ARABIC ">
        <w:r w:rsidR="00626AE4">
          <w:rPr>
            <w:noProof/>
          </w:rPr>
          <w:t>19</w:t>
        </w:r>
      </w:fldSimple>
      <w:r>
        <w:t xml:space="preserve">. </w:t>
      </w:r>
      <w:r w:rsidR="006E0538" w:rsidRPr="006E0538">
        <w:t>Evaluación del punto de monitoreo FW 01-PY</w:t>
      </w:r>
      <w:r w:rsidR="006E0538">
        <w:t>.</w:t>
      </w:r>
      <w:bookmarkEnd w:id="177"/>
    </w:p>
    <w:p w14:paraId="6FFE28E3" w14:textId="4D49ADA0" w:rsidR="006E0538" w:rsidRDefault="006E0538" w:rsidP="006E0538">
      <w:pPr>
        <w:jc w:val="both"/>
        <w:rPr>
          <w:lang w:val="es-ES"/>
        </w:rPr>
      </w:pPr>
      <w:proofErr w:type="gramStart"/>
      <w:r>
        <w:rPr>
          <w:lang w:val="es-ES"/>
        </w:rPr>
        <w:t>De acuerdo a</w:t>
      </w:r>
      <w:proofErr w:type="gramEnd"/>
      <w:r>
        <w:rPr>
          <w:lang w:val="es-ES"/>
        </w:rPr>
        <w:t xml:space="preserve"> la escala de valoración ICA-NSF el punto presenta aguas de buena calidad en todas las campañas realizadas. El cumplimiento del padrón nacional de aguas e</w:t>
      </w:r>
      <w:r w:rsidR="00CF7D1E">
        <w:rPr>
          <w:lang w:val="es-ES"/>
        </w:rPr>
        <w:t xml:space="preserve">stuvo entre 91,6% y 95,9%, en el cuadro 19 </w:t>
      </w:r>
      <w:r>
        <w:rPr>
          <w:lang w:val="es-ES"/>
        </w:rPr>
        <w:t>se citan los parámetros que sobrepasan el límite establecido.</w:t>
      </w:r>
    </w:p>
    <w:p w14:paraId="04737478" w14:textId="77777777" w:rsidR="006E0538" w:rsidRDefault="006E0538" w:rsidP="006E0538">
      <w:pPr>
        <w:jc w:val="both"/>
        <w:rPr>
          <w:lang w:val="es-ES"/>
        </w:rPr>
      </w:pPr>
    </w:p>
    <w:tbl>
      <w:tblPr>
        <w:tblStyle w:val="Cuadrculaclara"/>
        <w:tblW w:w="0" w:type="auto"/>
        <w:tblLook w:val="04A0" w:firstRow="1" w:lastRow="0" w:firstColumn="1" w:lastColumn="0" w:noHBand="0" w:noVBand="1"/>
      </w:tblPr>
      <w:tblGrid>
        <w:gridCol w:w="2383"/>
        <w:gridCol w:w="2123"/>
        <w:gridCol w:w="2123"/>
        <w:gridCol w:w="2091"/>
      </w:tblGrid>
      <w:tr w:rsidR="006E0538" w14:paraId="4B25A373" w14:textId="77777777" w:rsidTr="0055495B">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5C47D790" w14:textId="766228A1" w:rsidR="006E0538" w:rsidRPr="00AD0A21" w:rsidRDefault="00AD0A21" w:rsidP="00AD0A21">
            <w:pPr>
              <w:pStyle w:val="Descripcin"/>
              <w:keepNext/>
              <w:spacing w:after="0"/>
              <w:jc w:val="center"/>
              <w:rPr>
                <w:b w:val="0"/>
              </w:rPr>
            </w:pPr>
            <w:bookmarkStart w:id="178" w:name="_Toc108436984"/>
            <w:r w:rsidRPr="00AD0A21">
              <w:rPr>
                <w:b w:val="0"/>
              </w:rPr>
              <w:lastRenderedPageBreak/>
              <w:t xml:space="preserve">CUADRO </w:t>
            </w:r>
            <w:r w:rsidRPr="00AD0A21">
              <w:fldChar w:fldCharType="begin"/>
            </w:r>
            <w:r w:rsidRPr="00AD0A21">
              <w:rPr>
                <w:b w:val="0"/>
              </w:rPr>
              <w:instrText xml:space="preserve"> SEQ CUADRO \* ARABIC </w:instrText>
            </w:r>
            <w:r w:rsidRPr="00AD0A21">
              <w:fldChar w:fldCharType="separate"/>
            </w:r>
            <w:r w:rsidR="00D14FCF">
              <w:rPr>
                <w:b w:val="0"/>
                <w:noProof/>
              </w:rPr>
              <w:t>19</w:t>
            </w:r>
            <w:r w:rsidRPr="00AD0A21">
              <w:fldChar w:fldCharType="end"/>
            </w:r>
            <w:r w:rsidRPr="00AD0A21">
              <w:rPr>
                <w:b w:val="0"/>
              </w:rPr>
              <w:t xml:space="preserve">. </w:t>
            </w:r>
            <w:r w:rsidR="006E0538" w:rsidRPr="00AD0A21">
              <w:rPr>
                <w:rFonts w:ascii="MADE Evolve Sans" w:hAnsi="MADE Evolve Sans"/>
                <w:b w:val="0"/>
              </w:rPr>
              <w:t>CUMPLIMIENTO DE LA RESOLUCIÓN 222/02 – FW 01-PY</w:t>
            </w:r>
            <w:bookmarkEnd w:id="178"/>
          </w:p>
        </w:tc>
      </w:tr>
      <w:tr w:rsidR="006E0538" w14:paraId="638C4E45" w14:textId="77777777" w:rsidTr="0055495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7DFC6171" w14:textId="77777777" w:rsidR="006E0538" w:rsidRPr="00AE7201" w:rsidRDefault="006E0538" w:rsidP="0055495B">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216" w:type="dxa"/>
          </w:tcPr>
          <w:p w14:paraId="5633371E" w14:textId="77777777" w:rsidR="006E0538" w:rsidRPr="00AE7201" w:rsidRDefault="006E0538"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16" w:type="dxa"/>
          </w:tcPr>
          <w:p w14:paraId="05D65889" w14:textId="77777777" w:rsidR="006E0538" w:rsidRPr="00AE7201" w:rsidRDefault="006E0538"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16" w:type="dxa"/>
          </w:tcPr>
          <w:p w14:paraId="0B0F430F" w14:textId="77777777" w:rsidR="006E0538" w:rsidRPr="00AE7201" w:rsidRDefault="006E0538"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6E0538" w14:paraId="5FC799FD" w14:textId="77777777" w:rsidTr="0055495B">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8A39345" w14:textId="77777777" w:rsidR="006E0538" w:rsidRPr="00AE7201" w:rsidRDefault="006E0538" w:rsidP="0055495B">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216" w:type="dxa"/>
          </w:tcPr>
          <w:p w14:paraId="56558E9D" w14:textId="77777777" w:rsidR="006E0538" w:rsidRPr="00AE7201" w:rsidRDefault="006E0538" w:rsidP="0055495B">
            <w:pPr>
              <w:jc w:val="center"/>
              <w:cnfStyle w:val="000000010000" w:firstRow="0" w:lastRow="0" w:firstColumn="0" w:lastColumn="0" w:oddVBand="0" w:evenVBand="0" w:oddHBand="0" w:evenHBand="1" w:firstRowFirstColumn="0" w:firstRowLastColumn="0" w:lastRowFirstColumn="0" w:lastRowLastColumn="0"/>
            </w:pPr>
            <w:r>
              <w:t>91,6%</w:t>
            </w:r>
          </w:p>
        </w:tc>
        <w:tc>
          <w:tcPr>
            <w:tcW w:w="2216" w:type="dxa"/>
          </w:tcPr>
          <w:p w14:paraId="2B4D00FE" w14:textId="77777777" w:rsidR="006E0538" w:rsidRPr="00AE7201" w:rsidRDefault="006E0538" w:rsidP="0055495B">
            <w:pPr>
              <w:jc w:val="center"/>
              <w:cnfStyle w:val="000000010000" w:firstRow="0" w:lastRow="0" w:firstColumn="0" w:lastColumn="0" w:oddVBand="0" w:evenVBand="0" w:oddHBand="0" w:evenHBand="1" w:firstRowFirstColumn="0" w:firstRowLastColumn="0" w:lastRowFirstColumn="0" w:lastRowLastColumn="0"/>
            </w:pPr>
            <w:r>
              <w:t>91,6%</w:t>
            </w:r>
          </w:p>
        </w:tc>
        <w:tc>
          <w:tcPr>
            <w:tcW w:w="2216" w:type="dxa"/>
            <w:vAlign w:val="center"/>
          </w:tcPr>
          <w:p w14:paraId="442BCF97" w14:textId="77777777" w:rsidR="006E0538" w:rsidRPr="00AE7201" w:rsidRDefault="006E0538" w:rsidP="0055495B">
            <w:pPr>
              <w:jc w:val="center"/>
              <w:cnfStyle w:val="000000010000" w:firstRow="0" w:lastRow="0" w:firstColumn="0" w:lastColumn="0" w:oddVBand="0" w:evenVBand="0" w:oddHBand="0" w:evenHBand="1" w:firstRowFirstColumn="0" w:firstRowLastColumn="0" w:lastRowFirstColumn="0" w:lastRowLastColumn="0"/>
            </w:pPr>
            <w:r>
              <w:t>95,9%</w:t>
            </w:r>
          </w:p>
        </w:tc>
      </w:tr>
      <w:tr w:rsidR="006E0538" w14:paraId="0CB3BE67" w14:textId="77777777" w:rsidTr="0055495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76B595A" w14:textId="77777777" w:rsidR="006E0538" w:rsidRPr="00AE7201" w:rsidRDefault="006E0538" w:rsidP="0055495B">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216" w:type="dxa"/>
          </w:tcPr>
          <w:p w14:paraId="3C4F8E63" w14:textId="77777777" w:rsidR="006E0538" w:rsidRPr="00AE7201" w:rsidRDefault="006E0538" w:rsidP="0055495B">
            <w:pPr>
              <w:jc w:val="center"/>
              <w:cnfStyle w:val="000000100000" w:firstRow="0" w:lastRow="0" w:firstColumn="0" w:lastColumn="0" w:oddVBand="0" w:evenVBand="0" w:oddHBand="1" w:evenHBand="0" w:firstRowFirstColumn="0" w:firstRowLastColumn="0" w:lastRowFirstColumn="0" w:lastRowLastColumn="0"/>
            </w:pPr>
            <w:r>
              <w:t>8,4%</w:t>
            </w:r>
          </w:p>
        </w:tc>
        <w:tc>
          <w:tcPr>
            <w:tcW w:w="2216" w:type="dxa"/>
          </w:tcPr>
          <w:p w14:paraId="53164AC0" w14:textId="77777777" w:rsidR="006E0538" w:rsidRPr="00AE7201" w:rsidRDefault="006E0538" w:rsidP="0055495B">
            <w:pPr>
              <w:jc w:val="center"/>
              <w:cnfStyle w:val="000000100000" w:firstRow="0" w:lastRow="0" w:firstColumn="0" w:lastColumn="0" w:oddVBand="0" w:evenVBand="0" w:oddHBand="1" w:evenHBand="0" w:firstRowFirstColumn="0" w:firstRowLastColumn="0" w:lastRowFirstColumn="0" w:lastRowLastColumn="0"/>
            </w:pPr>
            <w:r>
              <w:t>8,4%</w:t>
            </w:r>
          </w:p>
        </w:tc>
        <w:tc>
          <w:tcPr>
            <w:tcW w:w="2216" w:type="dxa"/>
            <w:vAlign w:val="center"/>
          </w:tcPr>
          <w:p w14:paraId="193E78FA" w14:textId="77777777" w:rsidR="006E0538" w:rsidRPr="00AE7201" w:rsidRDefault="006E0538" w:rsidP="0055495B">
            <w:pPr>
              <w:jc w:val="center"/>
              <w:cnfStyle w:val="000000100000" w:firstRow="0" w:lastRow="0" w:firstColumn="0" w:lastColumn="0" w:oddVBand="0" w:evenVBand="0" w:oddHBand="1" w:evenHBand="0" w:firstRowFirstColumn="0" w:firstRowLastColumn="0" w:lastRowFirstColumn="0" w:lastRowLastColumn="0"/>
            </w:pPr>
            <w:r>
              <w:t>4,1%</w:t>
            </w:r>
          </w:p>
        </w:tc>
      </w:tr>
      <w:tr w:rsidR="006E0538" w14:paraId="5484123F" w14:textId="77777777" w:rsidTr="0055495B">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69C3601" w14:textId="77777777" w:rsidR="006E0538" w:rsidRPr="00AE7201" w:rsidRDefault="006E0538" w:rsidP="0055495B">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216" w:type="dxa"/>
          </w:tcPr>
          <w:p w14:paraId="11D0B43C" w14:textId="77777777" w:rsidR="006E0538" w:rsidRDefault="006E0538" w:rsidP="006E0538">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Fósforo total</w:t>
            </w:r>
          </w:p>
          <w:p w14:paraId="0E9F1C8B" w14:textId="77777777" w:rsidR="006E0538" w:rsidRDefault="006E0538" w:rsidP="006E0538">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Amoníaco</w:t>
            </w:r>
          </w:p>
          <w:p w14:paraId="0916C390" w14:textId="77777777" w:rsidR="006E0538" w:rsidRDefault="006E0538" w:rsidP="006E0538">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Manganeso</w:t>
            </w:r>
          </w:p>
          <w:p w14:paraId="49590E3B" w14:textId="77777777" w:rsidR="006E0538" w:rsidRPr="00AE7201" w:rsidRDefault="006E0538" w:rsidP="006E0538">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Hierro soluble</w:t>
            </w:r>
          </w:p>
        </w:tc>
        <w:tc>
          <w:tcPr>
            <w:tcW w:w="2216" w:type="dxa"/>
          </w:tcPr>
          <w:p w14:paraId="7883B9A2" w14:textId="77777777" w:rsidR="006E0538" w:rsidRDefault="006E0538" w:rsidP="006E0538">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Fósforo total</w:t>
            </w:r>
          </w:p>
          <w:p w14:paraId="707571A3" w14:textId="77777777" w:rsidR="006E0538" w:rsidRDefault="006E0538" w:rsidP="006E0538">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Amoníaco</w:t>
            </w:r>
          </w:p>
          <w:p w14:paraId="649568BB" w14:textId="77777777" w:rsidR="006E0538" w:rsidRDefault="006E0538" w:rsidP="006E0538">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pPr>
            <w:r>
              <w:t>Manganeso</w:t>
            </w:r>
          </w:p>
          <w:p w14:paraId="52DFCB23" w14:textId="77777777" w:rsidR="006E0538" w:rsidRPr="00AE7201" w:rsidRDefault="006E0538" w:rsidP="006E0538">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t>Hierro soluble</w:t>
            </w:r>
          </w:p>
        </w:tc>
        <w:tc>
          <w:tcPr>
            <w:tcW w:w="2216" w:type="dxa"/>
          </w:tcPr>
          <w:p w14:paraId="6E80EB8F" w14:textId="77777777" w:rsidR="006E0538" w:rsidRDefault="006E0538" w:rsidP="006E0538">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Fósforo total</w:t>
            </w:r>
          </w:p>
          <w:p w14:paraId="62D9B1BA" w14:textId="77777777" w:rsidR="006E0538" w:rsidRPr="00AE7201" w:rsidRDefault="006E0538" w:rsidP="006E0538">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Aluminio</w:t>
            </w:r>
          </w:p>
        </w:tc>
      </w:tr>
    </w:tbl>
    <w:p w14:paraId="69BCE761" w14:textId="77777777" w:rsidR="006E0538" w:rsidRDefault="006E0538" w:rsidP="006E0538">
      <w:pPr>
        <w:pStyle w:val="Prrafodelista"/>
      </w:pPr>
    </w:p>
    <w:p w14:paraId="67495D97" w14:textId="688C78AB" w:rsidR="003352BD" w:rsidRPr="003352BD" w:rsidRDefault="003352BD" w:rsidP="003352BD">
      <w:pPr>
        <w:jc w:val="both"/>
      </w:pPr>
    </w:p>
    <w:p w14:paraId="6AB40497" w14:textId="049855C2" w:rsidR="00CA0354" w:rsidRDefault="00CA0354">
      <w:pPr>
        <w:spacing w:after="160" w:line="259" w:lineRule="auto"/>
        <w:contextualSpacing w:val="0"/>
        <w:rPr>
          <w:rStyle w:val="Ttulo2Car"/>
          <w:b w:val="0"/>
        </w:rPr>
      </w:pPr>
      <w:r>
        <w:rPr>
          <w:rStyle w:val="Ttulo2Car"/>
          <w:b w:val="0"/>
        </w:rPr>
        <w:br w:type="page"/>
      </w:r>
    </w:p>
    <w:p w14:paraId="5472BD25" w14:textId="33F72C0B" w:rsidR="00884BED" w:rsidRDefault="00D5645D" w:rsidP="00FD1218">
      <w:pPr>
        <w:spacing w:line="259" w:lineRule="auto"/>
        <w:contextualSpacing w:val="0"/>
        <w:rPr>
          <w:rStyle w:val="Ttulo2Car"/>
        </w:rPr>
      </w:pPr>
      <w:bookmarkStart w:id="179" w:name="_Toc108566563"/>
      <w:r>
        <w:rPr>
          <w:rStyle w:val="Ttulo2Car"/>
        </w:rPr>
        <w:lastRenderedPageBreak/>
        <w:t>3.1</w:t>
      </w:r>
      <w:r w:rsidR="004221A5">
        <w:rPr>
          <w:rStyle w:val="Ttulo2Car"/>
        </w:rPr>
        <w:t xml:space="preserve">.20 </w:t>
      </w:r>
      <w:r w:rsidR="006E0538" w:rsidRPr="006E0538">
        <w:rPr>
          <w:rStyle w:val="Ttulo2Car"/>
        </w:rPr>
        <w:t>Análisis del punto FW 02-PY</w:t>
      </w:r>
      <w:bookmarkEnd w:id="179"/>
    </w:p>
    <w:p w14:paraId="1FE40F1D" w14:textId="77777777" w:rsidR="00FD1218" w:rsidRPr="00FD1218" w:rsidRDefault="00FD1218" w:rsidP="00FD1218">
      <w:pPr>
        <w:rPr>
          <w:sz w:val="10"/>
        </w:rPr>
      </w:pPr>
    </w:p>
    <w:p w14:paraId="1AC74494" w14:textId="77777777" w:rsidR="006E0538" w:rsidRDefault="006E0538" w:rsidP="006E0538">
      <w:pPr>
        <w:autoSpaceDE w:val="0"/>
        <w:autoSpaceDN w:val="0"/>
        <w:adjustRightInd w:val="0"/>
        <w:spacing w:line="240" w:lineRule="auto"/>
        <w:contextualSpacing w:val="0"/>
        <w:jc w:val="both"/>
      </w:pPr>
      <w:r>
        <w:t xml:space="preserve">La estación de monitoreo FW 02-PY se encuentra en la zona de influencia de la </w:t>
      </w:r>
      <w:proofErr w:type="gramStart"/>
      <w:r>
        <w:t>planta  de</w:t>
      </w:r>
      <w:proofErr w:type="gramEnd"/>
      <w:r>
        <w:t xml:space="preserve"> celulosa, frente una propiedad anteriormente rural conocida como Zapatero-Cue o Albertini-Cue, administrativamente se localiza en el lugar denominado Laguna Plato del distrito Concepción, Departamento de Concepción; sus coordenadas UTM de referencia son 21K 449520.00 m E 7425420.00 m S. </w:t>
      </w:r>
    </w:p>
    <w:p w14:paraId="699E977D" w14:textId="77777777" w:rsidR="006E0538" w:rsidRDefault="006E0538" w:rsidP="006E0538">
      <w:pPr>
        <w:autoSpaceDE w:val="0"/>
        <w:autoSpaceDN w:val="0"/>
        <w:adjustRightInd w:val="0"/>
        <w:spacing w:line="240" w:lineRule="auto"/>
        <w:contextualSpacing w:val="0"/>
        <w:jc w:val="both"/>
      </w:pPr>
    </w:p>
    <w:p w14:paraId="04267952" w14:textId="33367FEF" w:rsidR="006E0538" w:rsidRDefault="006E0538" w:rsidP="006E0538">
      <w:pPr>
        <w:autoSpaceDE w:val="0"/>
        <w:autoSpaceDN w:val="0"/>
        <w:adjustRightInd w:val="0"/>
        <w:spacing w:line="240" w:lineRule="auto"/>
        <w:contextualSpacing w:val="0"/>
        <w:jc w:val="both"/>
      </w:pPr>
      <w:r>
        <w:t xml:space="preserve">Este punto de monitoreo se localiza sobre el Río Paraguay a 23 km aguas arriba de la ciudad de Concepción. La estación FW 02-PY representa la calidad de agua después del vertido de efluentes que se realizara médiate un emisario </w:t>
      </w:r>
      <w:proofErr w:type="spellStart"/>
      <w:r>
        <w:t>sub-fluvial</w:t>
      </w:r>
      <w:proofErr w:type="spellEnd"/>
      <w:r>
        <w:t xml:space="preserve">. </w:t>
      </w:r>
    </w:p>
    <w:p w14:paraId="5308E946" w14:textId="77777777" w:rsidR="006E0538" w:rsidRDefault="006E0538" w:rsidP="006E0538">
      <w:pPr>
        <w:autoSpaceDE w:val="0"/>
        <w:autoSpaceDN w:val="0"/>
        <w:adjustRightInd w:val="0"/>
        <w:spacing w:line="240" w:lineRule="auto"/>
        <w:contextualSpacing w:val="0"/>
        <w:jc w:val="both"/>
      </w:pPr>
    </w:p>
    <w:p w14:paraId="06D5DE86" w14:textId="47EA21AF" w:rsidR="00FD1218" w:rsidRDefault="006E0538" w:rsidP="006E0538">
      <w:pPr>
        <w:autoSpaceDE w:val="0"/>
        <w:autoSpaceDN w:val="0"/>
        <w:adjustRightInd w:val="0"/>
        <w:spacing w:line="240" w:lineRule="auto"/>
        <w:contextualSpacing w:val="0"/>
        <w:jc w:val="both"/>
      </w:pPr>
      <w:r>
        <w:t xml:space="preserve">A partir de los resultados de laboratorio obtenidos en las sucesivas campañas se aplicó el Índice de Calidad de Agua de la </w:t>
      </w:r>
      <w:proofErr w:type="spellStart"/>
      <w:r w:rsidRPr="006E0538">
        <w:rPr>
          <w:i/>
        </w:rPr>
        <w:t>National</w:t>
      </w:r>
      <w:proofErr w:type="spellEnd"/>
      <w:r w:rsidRPr="006E0538">
        <w:rPr>
          <w:i/>
        </w:rPr>
        <w:t xml:space="preserve"> </w:t>
      </w:r>
      <w:proofErr w:type="spellStart"/>
      <w:r w:rsidRPr="006E0538">
        <w:rPr>
          <w:i/>
        </w:rPr>
        <w:t>Sanitation</w:t>
      </w:r>
      <w:proofErr w:type="spellEnd"/>
      <w:r w:rsidRPr="006E0538">
        <w:rPr>
          <w:i/>
        </w:rPr>
        <w:t xml:space="preserve"> </w:t>
      </w:r>
      <w:proofErr w:type="spellStart"/>
      <w:r w:rsidRPr="006E0538">
        <w:rPr>
          <w:i/>
        </w:rPr>
        <w:t>Foundation</w:t>
      </w:r>
      <w:proofErr w:type="spellEnd"/>
      <w:r>
        <w:t xml:space="preserve"> (ICA-NSF) y se evaluó el grado de cumplimiento </w:t>
      </w:r>
      <w:proofErr w:type="gramStart"/>
      <w:r>
        <w:t>del  padrón</w:t>
      </w:r>
      <w:proofErr w:type="gramEnd"/>
      <w:r>
        <w:t xml:space="preserve"> nacional de agua establecido según Resolución </w:t>
      </w:r>
      <w:proofErr w:type="spellStart"/>
      <w:r>
        <w:t>N</w:t>
      </w:r>
      <w:r>
        <w:rPr>
          <w:rFonts w:ascii="Courier New" w:hAnsi="Courier New" w:cs="Courier New"/>
        </w:rPr>
        <w:t>º</w:t>
      </w:r>
      <w:proofErr w:type="spellEnd"/>
      <w:r>
        <w:t xml:space="preserve"> 222/02.</w:t>
      </w:r>
    </w:p>
    <w:p w14:paraId="06715564" w14:textId="77777777" w:rsidR="006E0538" w:rsidRPr="00FD1218" w:rsidRDefault="006E0538" w:rsidP="006E0538">
      <w:pPr>
        <w:autoSpaceDE w:val="0"/>
        <w:autoSpaceDN w:val="0"/>
        <w:adjustRightInd w:val="0"/>
        <w:spacing w:line="240" w:lineRule="auto"/>
        <w:contextualSpacing w:val="0"/>
        <w:rPr>
          <w:lang w:val="es-ES"/>
        </w:rPr>
      </w:pPr>
    </w:p>
    <w:p w14:paraId="3497187B" w14:textId="709A0214" w:rsidR="00884BED" w:rsidRDefault="006E0538" w:rsidP="00CA0354">
      <w:r>
        <w:rPr>
          <w:noProof/>
          <w:lang w:val="es-ES" w:eastAsia="es-ES"/>
        </w:rPr>
        <w:drawing>
          <wp:inline distT="0" distB="0" distL="0" distR="0" wp14:anchorId="5F4EAFBA" wp14:editId="33B4BD8F">
            <wp:extent cx="5400040" cy="2788315"/>
            <wp:effectExtent l="0" t="0" r="10160" b="12065"/>
            <wp:docPr id="319" name="Gráfico 3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tbl>
      <w:tblPr>
        <w:tblStyle w:val="Tablaconcuadrcula1"/>
        <w:tblW w:w="8505" w:type="dxa"/>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073"/>
        <w:gridCol w:w="1535"/>
        <w:gridCol w:w="1507"/>
        <w:gridCol w:w="1506"/>
        <w:gridCol w:w="1496"/>
        <w:gridCol w:w="1388"/>
      </w:tblGrid>
      <w:tr w:rsidR="008C1A99" w:rsidRPr="006732EE" w14:paraId="13C74DEB" w14:textId="77777777" w:rsidTr="0055495B">
        <w:tc>
          <w:tcPr>
            <w:tcW w:w="1073" w:type="dxa"/>
            <w:vAlign w:val="center"/>
          </w:tcPr>
          <w:p w14:paraId="7B7D6897" w14:textId="77777777" w:rsidR="008C1A99" w:rsidRPr="006732EE" w:rsidRDefault="008C1A99" w:rsidP="0055495B">
            <w:pPr>
              <w:spacing w:line="240" w:lineRule="auto"/>
              <w:contextualSpacing w:val="0"/>
              <w:jc w:val="center"/>
              <w:rPr>
                <w:rFonts w:eastAsia="Calibri"/>
                <w:sz w:val="16"/>
                <w:szCs w:val="16"/>
              </w:rPr>
            </w:pPr>
            <w:r w:rsidRPr="006732EE">
              <w:rPr>
                <w:rFonts w:eastAsia="Calibri"/>
                <w:sz w:val="16"/>
                <w:szCs w:val="16"/>
              </w:rPr>
              <w:t>NFS</w:t>
            </w:r>
          </w:p>
        </w:tc>
        <w:tc>
          <w:tcPr>
            <w:tcW w:w="1535" w:type="dxa"/>
            <w:shd w:val="clear" w:color="auto" w:fill="2E74B5" w:themeFill="accent1" w:themeFillShade="BF"/>
            <w:vAlign w:val="center"/>
          </w:tcPr>
          <w:p w14:paraId="152260E5" w14:textId="77777777" w:rsidR="008C1A99" w:rsidRPr="006732EE" w:rsidRDefault="008C1A99" w:rsidP="0055495B">
            <w:pPr>
              <w:spacing w:line="240" w:lineRule="auto"/>
              <w:contextualSpacing w:val="0"/>
              <w:jc w:val="center"/>
              <w:rPr>
                <w:rFonts w:eastAsia="Calibri"/>
                <w:sz w:val="16"/>
                <w:szCs w:val="16"/>
              </w:rPr>
            </w:pPr>
            <w:r w:rsidRPr="006732EE">
              <w:rPr>
                <w:rFonts w:eastAsia="Calibri"/>
                <w:sz w:val="16"/>
                <w:szCs w:val="16"/>
              </w:rPr>
              <w:t>Excelente</w:t>
            </w:r>
            <w:r w:rsidRPr="006732EE">
              <w:rPr>
                <w:rFonts w:eastAsia="Calibri"/>
                <w:sz w:val="16"/>
                <w:szCs w:val="16"/>
                <w:lang w:val="en-US"/>
              </w:rPr>
              <w:t xml:space="preserve">: </w:t>
            </w:r>
            <w:r w:rsidRPr="006732EE">
              <w:rPr>
                <w:rFonts w:eastAsia="Calibri"/>
                <w:sz w:val="16"/>
                <w:szCs w:val="16"/>
              </w:rPr>
              <w:t>91 – 100</w:t>
            </w:r>
          </w:p>
        </w:tc>
        <w:tc>
          <w:tcPr>
            <w:tcW w:w="1507" w:type="dxa"/>
            <w:shd w:val="clear" w:color="auto" w:fill="6CAB68"/>
            <w:vAlign w:val="center"/>
          </w:tcPr>
          <w:p w14:paraId="62EBEFC1" w14:textId="77777777" w:rsidR="008C1A99" w:rsidRPr="006732EE" w:rsidRDefault="008C1A99" w:rsidP="0055495B">
            <w:pPr>
              <w:spacing w:line="240" w:lineRule="auto"/>
              <w:contextualSpacing w:val="0"/>
              <w:jc w:val="center"/>
              <w:rPr>
                <w:rFonts w:eastAsia="Calibri"/>
                <w:sz w:val="16"/>
                <w:szCs w:val="16"/>
              </w:rPr>
            </w:pPr>
            <w:proofErr w:type="gramStart"/>
            <w:r w:rsidRPr="006732EE">
              <w:rPr>
                <w:rFonts w:eastAsia="Calibri"/>
                <w:sz w:val="16"/>
                <w:szCs w:val="16"/>
              </w:rPr>
              <w:t>Buena :</w:t>
            </w:r>
            <w:proofErr w:type="gramEnd"/>
            <w:r w:rsidRPr="006732EE">
              <w:rPr>
                <w:rFonts w:eastAsia="Calibri"/>
                <w:sz w:val="16"/>
                <w:szCs w:val="16"/>
              </w:rPr>
              <w:t xml:space="preserve"> 71-90</w:t>
            </w:r>
          </w:p>
        </w:tc>
        <w:tc>
          <w:tcPr>
            <w:tcW w:w="1506" w:type="dxa"/>
            <w:shd w:val="clear" w:color="auto" w:fill="FFFF00"/>
            <w:vAlign w:val="center"/>
          </w:tcPr>
          <w:p w14:paraId="1059B2A8" w14:textId="77777777" w:rsidR="008C1A99" w:rsidRPr="006732EE" w:rsidRDefault="008C1A99" w:rsidP="0055495B">
            <w:pPr>
              <w:spacing w:line="240" w:lineRule="auto"/>
              <w:contextualSpacing w:val="0"/>
              <w:jc w:val="center"/>
              <w:rPr>
                <w:rFonts w:eastAsia="Calibri"/>
                <w:sz w:val="16"/>
                <w:szCs w:val="16"/>
              </w:rPr>
            </w:pPr>
            <w:proofErr w:type="gramStart"/>
            <w:r w:rsidRPr="006732EE">
              <w:rPr>
                <w:rFonts w:eastAsia="Calibri"/>
                <w:sz w:val="16"/>
                <w:szCs w:val="16"/>
              </w:rPr>
              <w:t>Media :</w:t>
            </w:r>
            <w:proofErr w:type="gramEnd"/>
            <w:r w:rsidRPr="006732EE">
              <w:rPr>
                <w:rFonts w:eastAsia="Calibri"/>
                <w:sz w:val="16"/>
                <w:szCs w:val="16"/>
              </w:rPr>
              <w:t xml:space="preserve"> 51-70</w:t>
            </w:r>
          </w:p>
        </w:tc>
        <w:tc>
          <w:tcPr>
            <w:tcW w:w="1496" w:type="dxa"/>
            <w:shd w:val="clear" w:color="auto" w:fill="FFC000"/>
            <w:vAlign w:val="center"/>
          </w:tcPr>
          <w:p w14:paraId="5C278DF4" w14:textId="77777777" w:rsidR="008C1A99" w:rsidRPr="006732EE" w:rsidRDefault="008C1A99" w:rsidP="0055495B">
            <w:pPr>
              <w:spacing w:line="240" w:lineRule="auto"/>
              <w:contextualSpacing w:val="0"/>
              <w:jc w:val="center"/>
              <w:rPr>
                <w:rFonts w:eastAsia="Calibri"/>
                <w:sz w:val="16"/>
                <w:szCs w:val="16"/>
              </w:rPr>
            </w:pPr>
            <w:proofErr w:type="gramStart"/>
            <w:r w:rsidRPr="006732EE">
              <w:rPr>
                <w:rFonts w:eastAsia="Calibri"/>
                <w:sz w:val="16"/>
                <w:szCs w:val="16"/>
              </w:rPr>
              <w:t>Mala :</w:t>
            </w:r>
            <w:proofErr w:type="gramEnd"/>
            <w:r w:rsidRPr="006732EE">
              <w:rPr>
                <w:rFonts w:eastAsia="Calibri"/>
                <w:sz w:val="16"/>
                <w:szCs w:val="16"/>
              </w:rPr>
              <w:t xml:space="preserve"> 26-50</w:t>
            </w:r>
          </w:p>
        </w:tc>
        <w:tc>
          <w:tcPr>
            <w:tcW w:w="1388" w:type="dxa"/>
            <w:shd w:val="clear" w:color="auto" w:fill="BF3030"/>
            <w:vAlign w:val="center"/>
          </w:tcPr>
          <w:p w14:paraId="747DA8F2" w14:textId="77777777" w:rsidR="008C1A99" w:rsidRPr="006732EE" w:rsidRDefault="008C1A99" w:rsidP="0055495B">
            <w:pPr>
              <w:spacing w:line="240" w:lineRule="auto"/>
              <w:contextualSpacing w:val="0"/>
              <w:jc w:val="center"/>
              <w:rPr>
                <w:rFonts w:eastAsia="Calibri"/>
                <w:sz w:val="16"/>
                <w:szCs w:val="16"/>
              </w:rPr>
            </w:pPr>
            <w:r w:rsidRPr="006732EE">
              <w:rPr>
                <w:rFonts w:eastAsia="Calibri"/>
                <w:sz w:val="16"/>
                <w:szCs w:val="16"/>
              </w:rPr>
              <w:t xml:space="preserve">Muy </w:t>
            </w:r>
            <w:proofErr w:type="gramStart"/>
            <w:r w:rsidRPr="006732EE">
              <w:rPr>
                <w:rFonts w:eastAsia="Calibri"/>
                <w:sz w:val="16"/>
                <w:szCs w:val="16"/>
              </w:rPr>
              <w:t>mala :</w:t>
            </w:r>
            <w:proofErr w:type="gramEnd"/>
            <w:r w:rsidRPr="006732EE">
              <w:rPr>
                <w:rFonts w:eastAsia="Calibri"/>
                <w:sz w:val="16"/>
                <w:szCs w:val="16"/>
              </w:rPr>
              <w:t xml:space="preserve"> 0-25</w:t>
            </w:r>
          </w:p>
        </w:tc>
      </w:tr>
    </w:tbl>
    <w:p w14:paraId="59262ABF" w14:textId="0D946978" w:rsidR="00884BED" w:rsidRPr="00AC505E" w:rsidRDefault="00AC505E" w:rsidP="00AC505E">
      <w:pPr>
        <w:pStyle w:val="Descripcin"/>
        <w:keepNext/>
        <w:rPr>
          <w:rStyle w:val="Ttulo2Car"/>
          <w:rFonts w:ascii="MADE Evolve Sans" w:eastAsiaTheme="minorHAnsi" w:hAnsi="MADE Evolve Sans" w:cs="Calibri"/>
          <w:b w:val="0"/>
          <w:color w:val="0D0D0D" w:themeColor="text1" w:themeTint="F2"/>
          <w:szCs w:val="18"/>
        </w:rPr>
      </w:pPr>
      <w:bookmarkStart w:id="180" w:name="_Toc108470352"/>
      <w:r>
        <w:t xml:space="preserve">Figura </w:t>
      </w:r>
      <w:fldSimple w:instr=" SEQ Figura \* ARABIC ">
        <w:r w:rsidR="00626AE4">
          <w:rPr>
            <w:noProof/>
          </w:rPr>
          <w:t>20</w:t>
        </w:r>
      </w:fldSimple>
      <w:r>
        <w:t xml:space="preserve">. </w:t>
      </w:r>
      <w:r w:rsidR="006E0538" w:rsidRPr="006E0538">
        <w:rPr>
          <w:rStyle w:val="Ttulo2Car"/>
          <w:b w:val="0"/>
        </w:rPr>
        <w:t>Evaluación del punto de monitoreo FW 02-PY</w:t>
      </w:r>
      <w:r w:rsidR="006E0538">
        <w:rPr>
          <w:rStyle w:val="Ttulo2Car"/>
          <w:b w:val="0"/>
        </w:rPr>
        <w:t>.</w:t>
      </w:r>
      <w:bookmarkEnd w:id="180"/>
    </w:p>
    <w:p w14:paraId="5A7EF001" w14:textId="0B26A2C4" w:rsidR="006E0538" w:rsidRDefault="006E0538" w:rsidP="006E0538">
      <w:pPr>
        <w:jc w:val="both"/>
        <w:rPr>
          <w:lang w:val="es-ES"/>
        </w:rPr>
      </w:pPr>
      <w:proofErr w:type="gramStart"/>
      <w:r>
        <w:rPr>
          <w:lang w:val="es-ES"/>
        </w:rPr>
        <w:t>De acuerdo a</w:t>
      </w:r>
      <w:proofErr w:type="gramEnd"/>
      <w:r>
        <w:rPr>
          <w:lang w:val="es-ES"/>
        </w:rPr>
        <w:t xml:space="preserve"> la escala de valoración ICA-NSF el punto presenta aguas de buena calidad en todas las campañas realizadas. El cumplimiento del padrón nacional de aguas e</w:t>
      </w:r>
      <w:r w:rsidR="00CF7D1E">
        <w:rPr>
          <w:lang w:val="es-ES"/>
        </w:rPr>
        <w:t>stuvo entre 91,7% y 93,8%, en el cuadro 20</w:t>
      </w:r>
      <w:r>
        <w:rPr>
          <w:lang w:val="es-ES"/>
        </w:rPr>
        <w:t xml:space="preserve"> se citan los parámetros que sobrepasan el límite establecido.</w:t>
      </w:r>
    </w:p>
    <w:p w14:paraId="52CA378B" w14:textId="77777777" w:rsidR="006E0538" w:rsidRDefault="006E0538" w:rsidP="006E0538">
      <w:pPr>
        <w:rPr>
          <w:lang w:val="es-ES"/>
        </w:rPr>
      </w:pPr>
    </w:p>
    <w:tbl>
      <w:tblPr>
        <w:tblStyle w:val="Cuadrculaclara"/>
        <w:tblW w:w="0" w:type="auto"/>
        <w:tblLook w:val="04A0" w:firstRow="1" w:lastRow="0" w:firstColumn="1" w:lastColumn="0" w:noHBand="0" w:noVBand="1"/>
      </w:tblPr>
      <w:tblGrid>
        <w:gridCol w:w="2389"/>
        <w:gridCol w:w="2117"/>
        <w:gridCol w:w="2117"/>
        <w:gridCol w:w="2097"/>
      </w:tblGrid>
      <w:tr w:rsidR="006E0538" w14:paraId="4DEB52FD" w14:textId="77777777" w:rsidTr="0055495B">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32C1BFE4" w14:textId="71D7E43E" w:rsidR="006E0538" w:rsidRPr="00AD0A21" w:rsidRDefault="00AD0A21" w:rsidP="00AD0A21">
            <w:pPr>
              <w:pStyle w:val="Descripcin"/>
              <w:keepNext/>
              <w:spacing w:after="0"/>
              <w:jc w:val="center"/>
              <w:rPr>
                <w:b w:val="0"/>
              </w:rPr>
            </w:pPr>
            <w:bookmarkStart w:id="181" w:name="_Toc108436985"/>
            <w:r w:rsidRPr="00AD0A21">
              <w:rPr>
                <w:b w:val="0"/>
              </w:rPr>
              <w:t xml:space="preserve">CUADRO </w:t>
            </w:r>
            <w:r w:rsidRPr="00AD0A21">
              <w:fldChar w:fldCharType="begin"/>
            </w:r>
            <w:r w:rsidRPr="00AD0A21">
              <w:rPr>
                <w:b w:val="0"/>
              </w:rPr>
              <w:instrText xml:space="preserve"> SEQ CUADRO \* ARABIC </w:instrText>
            </w:r>
            <w:r w:rsidRPr="00AD0A21">
              <w:fldChar w:fldCharType="separate"/>
            </w:r>
            <w:r w:rsidR="00D14FCF">
              <w:rPr>
                <w:b w:val="0"/>
                <w:noProof/>
              </w:rPr>
              <w:t>20</w:t>
            </w:r>
            <w:r w:rsidRPr="00AD0A21">
              <w:fldChar w:fldCharType="end"/>
            </w:r>
            <w:r w:rsidRPr="00AD0A21">
              <w:rPr>
                <w:b w:val="0"/>
              </w:rPr>
              <w:t xml:space="preserve">. </w:t>
            </w:r>
            <w:r w:rsidR="006E0538" w:rsidRPr="00AD0A21">
              <w:rPr>
                <w:rFonts w:ascii="MADE Evolve Sans" w:hAnsi="MADE Evolve Sans"/>
                <w:b w:val="0"/>
              </w:rPr>
              <w:t>CUMPLIMIENTO DE LA RESOLUCIÓN 222/02 FW 02-PY</w:t>
            </w:r>
            <w:bookmarkEnd w:id="181"/>
          </w:p>
        </w:tc>
      </w:tr>
      <w:tr w:rsidR="006E0538" w14:paraId="33666023" w14:textId="77777777" w:rsidTr="0055495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57DB807C" w14:textId="77777777" w:rsidR="006E0538" w:rsidRPr="00AE7201" w:rsidRDefault="006E0538" w:rsidP="0055495B">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216" w:type="dxa"/>
          </w:tcPr>
          <w:p w14:paraId="1ADD0751" w14:textId="77777777" w:rsidR="006E0538" w:rsidRPr="00AE7201" w:rsidRDefault="006E0538"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16" w:type="dxa"/>
          </w:tcPr>
          <w:p w14:paraId="2C6E61FA" w14:textId="77777777" w:rsidR="006E0538" w:rsidRPr="00AE7201" w:rsidRDefault="006E0538"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16" w:type="dxa"/>
          </w:tcPr>
          <w:p w14:paraId="21B18C76" w14:textId="77777777" w:rsidR="006E0538" w:rsidRPr="00AE7201" w:rsidRDefault="006E0538"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6E0538" w14:paraId="4CC42B47" w14:textId="77777777" w:rsidTr="0055495B">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982ED50" w14:textId="77777777" w:rsidR="006E0538" w:rsidRPr="00AE7201" w:rsidRDefault="006E0538" w:rsidP="0055495B">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216" w:type="dxa"/>
            <w:vAlign w:val="center"/>
          </w:tcPr>
          <w:p w14:paraId="2ED704A8" w14:textId="77777777" w:rsidR="006E0538" w:rsidRPr="00EA4F5F" w:rsidRDefault="006E0538" w:rsidP="0055495B">
            <w:pPr>
              <w:jc w:val="center"/>
              <w:cnfStyle w:val="000000010000" w:firstRow="0" w:lastRow="0" w:firstColumn="0" w:lastColumn="0" w:oddVBand="0" w:evenVBand="0" w:oddHBand="0" w:evenHBand="1" w:firstRowFirstColumn="0" w:firstRowLastColumn="0" w:lastRowFirstColumn="0" w:lastRowLastColumn="0"/>
              <w:rPr>
                <w:sz w:val="18"/>
                <w:szCs w:val="18"/>
              </w:rPr>
            </w:pPr>
            <w:r w:rsidRPr="00EA4F5F">
              <w:rPr>
                <w:sz w:val="18"/>
                <w:szCs w:val="18"/>
              </w:rPr>
              <w:t>93,8%</w:t>
            </w:r>
          </w:p>
        </w:tc>
        <w:tc>
          <w:tcPr>
            <w:tcW w:w="2216" w:type="dxa"/>
            <w:vAlign w:val="center"/>
          </w:tcPr>
          <w:p w14:paraId="09DA7EC5" w14:textId="77777777" w:rsidR="006E0538" w:rsidRPr="00EA4F5F" w:rsidRDefault="006E0538" w:rsidP="0055495B">
            <w:pPr>
              <w:jc w:val="center"/>
              <w:cnfStyle w:val="000000010000" w:firstRow="0" w:lastRow="0" w:firstColumn="0" w:lastColumn="0" w:oddVBand="0" w:evenVBand="0" w:oddHBand="0" w:evenHBand="1" w:firstRowFirstColumn="0" w:firstRowLastColumn="0" w:lastRowFirstColumn="0" w:lastRowLastColumn="0"/>
              <w:rPr>
                <w:sz w:val="18"/>
                <w:szCs w:val="18"/>
              </w:rPr>
            </w:pPr>
            <w:r w:rsidRPr="00EA4F5F">
              <w:rPr>
                <w:sz w:val="18"/>
                <w:szCs w:val="18"/>
              </w:rPr>
              <w:t>91,7%</w:t>
            </w:r>
          </w:p>
        </w:tc>
        <w:tc>
          <w:tcPr>
            <w:tcW w:w="2216" w:type="dxa"/>
            <w:vAlign w:val="center"/>
          </w:tcPr>
          <w:p w14:paraId="1E3E07F6" w14:textId="77777777" w:rsidR="006E0538" w:rsidRPr="00EA4F5F" w:rsidRDefault="006E0538" w:rsidP="0055495B">
            <w:pPr>
              <w:jc w:val="center"/>
              <w:cnfStyle w:val="000000010000" w:firstRow="0" w:lastRow="0" w:firstColumn="0" w:lastColumn="0" w:oddVBand="0" w:evenVBand="0" w:oddHBand="0" w:evenHBand="1" w:firstRowFirstColumn="0" w:firstRowLastColumn="0" w:lastRowFirstColumn="0" w:lastRowLastColumn="0"/>
              <w:rPr>
                <w:sz w:val="18"/>
                <w:szCs w:val="18"/>
              </w:rPr>
            </w:pPr>
            <w:r w:rsidRPr="00EA4F5F">
              <w:rPr>
                <w:sz w:val="18"/>
                <w:szCs w:val="18"/>
              </w:rPr>
              <w:t>93,8%</w:t>
            </w:r>
          </w:p>
        </w:tc>
      </w:tr>
      <w:tr w:rsidR="006E0538" w14:paraId="7A7632B2" w14:textId="77777777" w:rsidTr="0055495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CBD2480" w14:textId="77777777" w:rsidR="006E0538" w:rsidRPr="00AE7201" w:rsidRDefault="006E0538" w:rsidP="0055495B">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216" w:type="dxa"/>
            <w:vAlign w:val="center"/>
          </w:tcPr>
          <w:p w14:paraId="1F2E16F2" w14:textId="77777777" w:rsidR="006E0538" w:rsidRPr="00EA4F5F" w:rsidRDefault="006E0538" w:rsidP="0055495B">
            <w:pPr>
              <w:jc w:val="center"/>
              <w:cnfStyle w:val="000000100000" w:firstRow="0" w:lastRow="0" w:firstColumn="0" w:lastColumn="0" w:oddVBand="0" w:evenVBand="0" w:oddHBand="1" w:evenHBand="0" w:firstRowFirstColumn="0" w:firstRowLastColumn="0" w:lastRowFirstColumn="0" w:lastRowLastColumn="0"/>
              <w:rPr>
                <w:sz w:val="18"/>
                <w:szCs w:val="18"/>
              </w:rPr>
            </w:pPr>
            <w:r w:rsidRPr="00EA4F5F">
              <w:rPr>
                <w:sz w:val="18"/>
                <w:szCs w:val="18"/>
              </w:rPr>
              <w:t>6,2%</w:t>
            </w:r>
          </w:p>
        </w:tc>
        <w:tc>
          <w:tcPr>
            <w:tcW w:w="2216" w:type="dxa"/>
            <w:vAlign w:val="center"/>
          </w:tcPr>
          <w:p w14:paraId="46331097" w14:textId="77777777" w:rsidR="006E0538" w:rsidRPr="00EA4F5F" w:rsidRDefault="006E0538" w:rsidP="0055495B">
            <w:pPr>
              <w:jc w:val="center"/>
              <w:cnfStyle w:val="000000100000" w:firstRow="0" w:lastRow="0" w:firstColumn="0" w:lastColumn="0" w:oddVBand="0" w:evenVBand="0" w:oddHBand="1" w:evenHBand="0" w:firstRowFirstColumn="0" w:firstRowLastColumn="0" w:lastRowFirstColumn="0" w:lastRowLastColumn="0"/>
              <w:rPr>
                <w:sz w:val="18"/>
                <w:szCs w:val="18"/>
              </w:rPr>
            </w:pPr>
            <w:r w:rsidRPr="00EA4F5F">
              <w:rPr>
                <w:sz w:val="18"/>
                <w:szCs w:val="18"/>
              </w:rPr>
              <w:t>8,3%</w:t>
            </w:r>
          </w:p>
        </w:tc>
        <w:tc>
          <w:tcPr>
            <w:tcW w:w="2216" w:type="dxa"/>
            <w:vAlign w:val="center"/>
          </w:tcPr>
          <w:p w14:paraId="3010400E" w14:textId="77777777" w:rsidR="006E0538" w:rsidRPr="00EA4F5F" w:rsidRDefault="006E0538" w:rsidP="0055495B">
            <w:pPr>
              <w:jc w:val="center"/>
              <w:cnfStyle w:val="000000100000" w:firstRow="0" w:lastRow="0" w:firstColumn="0" w:lastColumn="0" w:oddVBand="0" w:evenVBand="0" w:oddHBand="1" w:evenHBand="0" w:firstRowFirstColumn="0" w:firstRowLastColumn="0" w:lastRowFirstColumn="0" w:lastRowLastColumn="0"/>
              <w:rPr>
                <w:sz w:val="18"/>
                <w:szCs w:val="18"/>
              </w:rPr>
            </w:pPr>
            <w:r w:rsidRPr="00EA4F5F">
              <w:rPr>
                <w:sz w:val="18"/>
                <w:szCs w:val="18"/>
              </w:rPr>
              <w:t>6,2%</w:t>
            </w:r>
          </w:p>
        </w:tc>
      </w:tr>
      <w:tr w:rsidR="006E0538" w14:paraId="72557AB0" w14:textId="77777777" w:rsidTr="0055495B">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383E029" w14:textId="77777777" w:rsidR="006E0538" w:rsidRPr="00AE7201" w:rsidRDefault="006E0538" w:rsidP="0055495B">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216" w:type="dxa"/>
          </w:tcPr>
          <w:p w14:paraId="153B445D" w14:textId="77777777" w:rsidR="006E0538" w:rsidRPr="00EA4F5F" w:rsidRDefault="006E0538" w:rsidP="006E0538">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w:t>
            </w:r>
            <w:r w:rsidRPr="00EA4F5F">
              <w:rPr>
                <w:sz w:val="18"/>
                <w:szCs w:val="18"/>
              </w:rPr>
              <w:t>aco</w:t>
            </w:r>
          </w:p>
          <w:p w14:paraId="1DBA517E" w14:textId="77777777" w:rsidR="006E0538" w:rsidRPr="00EA4F5F" w:rsidRDefault="006E0538" w:rsidP="006E0538">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EA4F5F">
              <w:rPr>
                <w:sz w:val="18"/>
                <w:szCs w:val="18"/>
              </w:rPr>
              <w:t>Manganeso</w:t>
            </w:r>
          </w:p>
          <w:p w14:paraId="0FD520F9" w14:textId="77777777" w:rsidR="006E0538" w:rsidRPr="00EA4F5F" w:rsidRDefault="006E0538" w:rsidP="006E0538">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EA4F5F">
              <w:rPr>
                <w:sz w:val="18"/>
                <w:szCs w:val="18"/>
              </w:rPr>
              <w:t>Hierro soluble</w:t>
            </w:r>
          </w:p>
        </w:tc>
        <w:tc>
          <w:tcPr>
            <w:tcW w:w="2216" w:type="dxa"/>
          </w:tcPr>
          <w:p w14:paraId="7E5EADE5" w14:textId="77777777" w:rsidR="006E0538" w:rsidRPr="00EA4F5F" w:rsidRDefault="006E0538" w:rsidP="006E0538">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w:t>
            </w:r>
            <w:r w:rsidRPr="00EA4F5F">
              <w:rPr>
                <w:sz w:val="18"/>
                <w:szCs w:val="18"/>
              </w:rPr>
              <w:t>sforo total</w:t>
            </w:r>
          </w:p>
          <w:p w14:paraId="1142284D" w14:textId="77777777" w:rsidR="006E0538" w:rsidRPr="00EA4F5F" w:rsidRDefault="006E0538" w:rsidP="006E0538">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Amoní</w:t>
            </w:r>
            <w:r w:rsidRPr="00EA4F5F">
              <w:rPr>
                <w:sz w:val="18"/>
                <w:szCs w:val="18"/>
              </w:rPr>
              <w:t>aco</w:t>
            </w:r>
          </w:p>
          <w:p w14:paraId="3210BA0F" w14:textId="77777777" w:rsidR="006E0538" w:rsidRPr="00EA4F5F" w:rsidRDefault="006E0538" w:rsidP="006E0538">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EA4F5F">
              <w:rPr>
                <w:sz w:val="18"/>
                <w:szCs w:val="18"/>
              </w:rPr>
              <w:t>Manganeso</w:t>
            </w:r>
          </w:p>
          <w:p w14:paraId="46BEB21B" w14:textId="77777777" w:rsidR="006E0538" w:rsidRPr="00EA4F5F" w:rsidRDefault="006E0538" w:rsidP="006E0538">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EA4F5F">
              <w:rPr>
                <w:sz w:val="18"/>
                <w:szCs w:val="18"/>
              </w:rPr>
              <w:t>Hierro soluble</w:t>
            </w:r>
          </w:p>
        </w:tc>
        <w:tc>
          <w:tcPr>
            <w:tcW w:w="2216" w:type="dxa"/>
          </w:tcPr>
          <w:p w14:paraId="1CC39BCA" w14:textId="77777777" w:rsidR="006E0538" w:rsidRPr="00EA4F5F" w:rsidRDefault="006E0538" w:rsidP="006E0538">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w:t>
            </w:r>
            <w:r w:rsidRPr="00EA4F5F">
              <w:rPr>
                <w:sz w:val="18"/>
                <w:szCs w:val="18"/>
              </w:rPr>
              <w:t>sforo total</w:t>
            </w:r>
          </w:p>
          <w:p w14:paraId="173C5007" w14:textId="77777777" w:rsidR="006E0538" w:rsidRPr="00EA4F5F" w:rsidRDefault="006E0538" w:rsidP="006E0538">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EA4F5F">
              <w:rPr>
                <w:sz w:val="18"/>
                <w:szCs w:val="18"/>
              </w:rPr>
              <w:t>Aluminio</w:t>
            </w:r>
          </w:p>
          <w:p w14:paraId="7FD6E67E" w14:textId="77777777" w:rsidR="006E0538" w:rsidRPr="00EA4F5F" w:rsidRDefault="006E0538" w:rsidP="006E0538">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sidRPr="00EA4F5F">
              <w:rPr>
                <w:sz w:val="18"/>
                <w:szCs w:val="18"/>
              </w:rPr>
              <w:t>Selenio</w:t>
            </w:r>
          </w:p>
        </w:tc>
      </w:tr>
    </w:tbl>
    <w:p w14:paraId="5450A8FF" w14:textId="77777777" w:rsidR="006E0538" w:rsidRDefault="006E0538" w:rsidP="006E0538">
      <w:pPr>
        <w:pStyle w:val="Prrafodelista"/>
      </w:pPr>
    </w:p>
    <w:p w14:paraId="33F0DE5F" w14:textId="3D25496F" w:rsidR="003B51C2" w:rsidRPr="003352BD" w:rsidRDefault="003B51C2" w:rsidP="003352BD">
      <w:pPr>
        <w:jc w:val="both"/>
      </w:pPr>
    </w:p>
    <w:p w14:paraId="202A64A2" w14:textId="77777777" w:rsidR="00750677" w:rsidRPr="003B51C2" w:rsidRDefault="00750677" w:rsidP="00750677">
      <w:pPr>
        <w:jc w:val="both"/>
      </w:pPr>
    </w:p>
    <w:p w14:paraId="26C44753" w14:textId="3322B3DA" w:rsidR="00884BED" w:rsidRPr="00710333" w:rsidRDefault="00884BED" w:rsidP="00710333">
      <w:pPr>
        <w:jc w:val="both"/>
        <w:rPr>
          <w:rStyle w:val="Ttulo2Car"/>
          <w:rFonts w:ascii="MADE Evolve Sans" w:eastAsiaTheme="minorHAnsi" w:hAnsi="MADE Evolve Sans" w:cs="Calibri"/>
          <w:b w:val="0"/>
          <w:color w:val="000000"/>
          <w:szCs w:val="20"/>
        </w:rPr>
      </w:pPr>
      <w:r w:rsidRPr="005B73B1">
        <w:rPr>
          <w:rStyle w:val="Ttulo2Car"/>
          <w:b w:val="0"/>
        </w:rPr>
        <w:br w:type="page"/>
      </w:r>
    </w:p>
    <w:p w14:paraId="56FA2B9D" w14:textId="36C71E7D" w:rsidR="00884BED" w:rsidRDefault="00D5645D" w:rsidP="00884BED">
      <w:pPr>
        <w:pStyle w:val="Ttulo2"/>
        <w:rPr>
          <w:noProof/>
          <w:lang w:val="es-ES" w:eastAsia="es-ES"/>
        </w:rPr>
      </w:pPr>
      <w:bookmarkStart w:id="182" w:name="_Toc70326584"/>
      <w:bookmarkStart w:id="183" w:name="_Toc70327392"/>
      <w:bookmarkStart w:id="184" w:name="_Toc108566564"/>
      <w:r>
        <w:rPr>
          <w:noProof/>
          <w:lang w:val="es-ES" w:eastAsia="es-ES"/>
        </w:rPr>
        <w:lastRenderedPageBreak/>
        <w:t>3.1</w:t>
      </w:r>
      <w:r w:rsidR="00884BED">
        <w:rPr>
          <w:noProof/>
          <w:lang w:val="es-ES" w:eastAsia="es-ES"/>
        </w:rPr>
        <w:t xml:space="preserve">.21. </w:t>
      </w:r>
      <w:bookmarkEnd w:id="182"/>
      <w:bookmarkEnd w:id="183"/>
      <w:r w:rsidR="006E0538" w:rsidRPr="006E0538">
        <w:rPr>
          <w:noProof/>
          <w:lang w:val="es-ES" w:eastAsia="es-ES"/>
        </w:rPr>
        <w:t>Análisis del punto FW 03-PY</w:t>
      </w:r>
      <w:bookmarkEnd w:id="184"/>
    </w:p>
    <w:p w14:paraId="11AF1BC4" w14:textId="77777777" w:rsidR="00416A56" w:rsidRPr="006710FB" w:rsidRDefault="00416A56" w:rsidP="00416A56">
      <w:pPr>
        <w:rPr>
          <w:sz w:val="10"/>
          <w:lang w:val="es-ES" w:eastAsia="es-ES"/>
        </w:rPr>
      </w:pPr>
    </w:p>
    <w:p w14:paraId="2ED1E88A" w14:textId="40F4D27C" w:rsidR="00CF7D1E" w:rsidRDefault="00CF7D1E" w:rsidP="00CF7D1E">
      <w:pPr>
        <w:autoSpaceDE w:val="0"/>
        <w:autoSpaceDN w:val="0"/>
        <w:adjustRightInd w:val="0"/>
        <w:spacing w:line="240" w:lineRule="auto"/>
        <w:contextualSpacing w:val="0"/>
        <w:jc w:val="both"/>
      </w:pPr>
      <w:r>
        <w:t>El</w:t>
      </w:r>
      <w:r w:rsidR="006E0538">
        <w:t xml:space="preserve"> punto de monitoreo</w:t>
      </w:r>
      <w:r>
        <w:t xml:space="preserve"> FW 03-</w:t>
      </w:r>
      <w:proofErr w:type="gramStart"/>
      <w:r w:rsidRPr="004C364A">
        <w:rPr>
          <w:highlight w:val="magenta"/>
        </w:rPr>
        <w:t xml:space="preserve">PY </w:t>
      </w:r>
      <w:r w:rsidR="006E0538" w:rsidRPr="004C364A">
        <w:rPr>
          <w:highlight w:val="magenta"/>
        </w:rPr>
        <w:t xml:space="preserve"> se</w:t>
      </w:r>
      <w:proofErr w:type="gramEnd"/>
      <w:r w:rsidR="006E0538" w:rsidRPr="004C364A">
        <w:rPr>
          <w:highlight w:val="magenta"/>
        </w:rPr>
        <w:t xml:space="preserve"> localiza sobre el Río Paraguay</w:t>
      </w:r>
      <w:r w:rsidR="006E0538">
        <w:t xml:space="preserve"> frente</w:t>
      </w:r>
      <w:r w:rsidR="008C1A99">
        <w:t xml:space="preserve"> al puerto de Concepción cerca de</w:t>
      </w:r>
      <w:r w:rsidR="006E0538">
        <w:t xml:space="preserve"> la toma de la aductora de la ESSAP. La estación FW 03-PY representa la calidad de agua que llega al núcleo urbano de mayor importancia y proximidad </w:t>
      </w:r>
      <w:r w:rsidR="008C1A99">
        <w:t>a la</w:t>
      </w:r>
      <w:r w:rsidR="006E0538">
        <w:t xml:space="preserve"> planta industrial.</w:t>
      </w:r>
      <w:r>
        <w:t xml:space="preserve"> </w:t>
      </w:r>
      <w:r w:rsidRPr="00CF7D1E">
        <w:t>Sus coordenadas UTM de referencia son 21 k 453400.00 m E 7411400.00 m S.</w:t>
      </w:r>
      <w:r>
        <w:t xml:space="preserve"> </w:t>
      </w:r>
    </w:p>
    <w:p w14:paraId="753E5909" w14:textId="48458A27" w:rsidR="006E0538" w:rsidRDefault="006E0538" w:rsidP="008C1A99">
      <w:pPr>
        <w:autoSpaceDE w:val="0"/>
        <w:autoSpaceDN w:val="0"/>
        <w:adjustRightInd w:val="0"/>
        <w:spacing w:line="240" w:lineRule="auto"/>
        <w:contextualSpacing w:val="0"/>
        <w:jc w:val="both"/>
      </w:pPr>
    </w:p>
    <w:p w14:paraId="73EAA36B" w14:textId="77777777" w:rsidR="006E0538" w:rsidRDefault="006E0538" w:rsidP="008C1A99">
      <w:pPr>
        <w:autoSpaceDE w:val="0"/>
        <w:autoSpaceDN w:val="0"/>
        <w:adjustRightInd w:val="0"/>
        <w:spacing w:line="240" w:lineRule="auto"/>
        <w:contextualSpacing w:val="0"/>
        <w:jc w:val="both"/>
      </w:pPr>
    </w:p>
    <w:p w14:paraId="1CB5A081" w14:textId="719181B2" w:rsidR="006710FB" w:rsidRDefault="006E0538" w:rsidP="008C1A99">
      <w:pPr>
        <w:autoSpaceDE w:val="0"/>
        <w:autoSpaceDN w:val="0"/>
        <w:adjustRightInd w:val="0"/>
        <w:spacing w:line="240" w:lineRule="auto"/>
        <w:contextualSpacing w:val="0"/>
        <w:jc w:val="both"/>
      </w:pPr>
      <w:r>
        <w:t xml:space="preserve">El punto FW 03-PY fue incluido en programa de monitoreo a partir de la campaña en temporada de lluvias del 2022, a partir de los resultados de laboratorio obtenidos en dicha campaña se </w:t>
      </w:r>
      <w:r w:rsidR="008C1A99">
        <w:t>aplicó</w:t>
      </w:r>
      <w:r>
        <w:t xml:space="preserve"> el Índice de Calidad de Agua de la </w:t>
      </w:r>
      <w:proofErr w:type="spellStart"/>
      <w:r w:rsidRPr="008C1A99">
        <w:rPr>
          <w:i/>
        </w:rPr>
        <w:t>National</w:t>
      </w:r>
      <w:proofErr w:type="spellEnd"/>
      <w:r w:rsidRPr="008C1A99">
        <w:rPr>
          <w:i/>
        </w:rPr>
        <w:t xml:space="preserve"> </w:t>
      </w:r>
      <w:proofErr w:type="spellStart"/>
      <w:r w:rsidRPr="008C1A99">
        <w:rPr>
          <w:i/>
        </w:rPr>
        <w:t>Sanitation</w:t>
      </w:r>
      <w:proofErr w:type="spellEnd"/>
      <w:r w:rsidRPr="008C1A99">
        <w:rPr>
          <w:i/>
        </w:rPr>
        <w:t xml:space="preserve"> </w:t>
      </w:r>
      <w:proofErr w:type="spellStart"/>
      <w:r w:rsidRPr="008C1A99">
        <w:rPr>
          <w:i/>
        </w:rPr>
        <w:t>Foundation</w:t>
      </w:r>
      <w:proofErr w:type="spellEnd"/>
      <w:r w:rsidR="008C1A99">
        <w:t xml:space="preserve"> (ICA-NSF) y se evaluó</w:t>
      </w:r>
      <w:r>
        <w:t xml:space="preserve"> el grado de cumplimiento </w:t>
      </w:r>
      <w:proofErr w:type="gramStart"/>
      <w:r>
        <w:t>del  padrón</w:t>
      </w:r>
      <w:proofErr w:type="gramEnd"/>
      <w:r>
        <w:t xml:space="preserve"> nacional de agua establecido según Resolución </w:t>
      </w:r>
      <w:proofErr w:type="spellStart"/>
      <w:r>
        <w:t>N</w:t>
      </w:r>
      <w:r>
        <w:rPr>
          <w:rFonts w:ascii="Courier New" w:hAnsi="Courier New" w:cs="Courier New"/>
        </w:rPr>
        <w:t>º</w:t>
      </w:r>
      <w:proofErr w:type="spellEnd"/>
      <w:r>
        <w:t xml:space="preserve"> 222/02.</w:t>
      </w:r>
    </w:p>
    <w:p w14:paraId="28159D48" w14:textId="3291A8E7" w:rsidR="008C1A99" w:rsidRPr="006710FB" w:rsidRDefault="008C1A99" w:rsidP="006E0538">
      <w:pPr>
        <w:autoSpaceDE w:val="0"/>
        <w:autoSpaceDN w:val="0"/>
        <w:adjustRightInd w:val="0"/>
        <w:spacing w:line="240" w:lineRule="auto"/>
        <w:contextualSpacing w:val="0"/>
        <w:rPr>
          <w:rFonts w:ascii="Verdana" w:hAnsi="Verdana" w:cs="Verdana"/>
          <w:sz w:val="19"/>
          <w:szCs w:val="19"/>
          <w:lang w:val="es-ES"/>
        </w:rPr>
      </w:pPr>
    </w:p>
    <w:p w14:paraId="56681826" w14:textId="5F9F6D5D" w:rsidR="00884BED" w:rsidRDefault="008C1A99" w:rsidP="00884BED">
      <w:pPr>
        <w:rPr>
          <w:lang w:val="es-ES" w:eastAsia="es-ES"/>
        </w:rPr>
      </w:pPr>
      <w:r>
        <w:rPr>
          <w:noProof/>
          <w:lang w:val="es-ES" w:eastAsia="es-ES"/>
        </w:rPr>
        <w:drawing>
          <wp:inline distT="0" distB="0" distL="0" distR="0" wp14:anchorId="0233829F" wp14:editId="3F55E766">
            <wp:extent cx="5400040" cy="2788315"/>
            <wp:effectExtent l="0" t="0" r="10160" b="12065"/>
            <wp:docPr id="513" name="Gráfico 5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bl>
      <w:tblPr>
        <w:tblStyle w:val="Tablaconcuadrcula1"/>
        <w:tblW w:w="8505" w:type="dxa"/>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073"/>
        <w:gridCol w:w="1535"/>
        <w:gridCol w:w="1507"/>
        <w:gridCol w:w="1506"/>
        <w:gridCol w:w="1496"/>
        <w:gridCol w:w="1388"/>
      </w:tblGrid>
      <w:tr w:rsidR="008C1A99" w:rsidRPr="006732EE" w14:paraId="21149541" w14:textId="77777777" w:rsidTr="0055495B">
        <w:tc>
          <w:tcPr>
            <w:tcW w:w="1073" w:type="dxa"/>
            <w:vAlign w:val="center"/>
          </w:tcPr>
          <w:p w14:paraId="378043AD" w14:textId="77777777" w:rsidR="008C1A99" w:rsidRPr="006732EE" w:rsidRDefault="008C1A99" w:rsidP="0055495B">
            <w:pPr>
              <w:spacing w:line="240" w:lineRule="auto"/>
              <w:contextualSpacing w:val="0"/>
              <w:jc w:val="center"/>
              <w:rPr>
                <w:rFonts w:eastAsia="Calibri"/>
                <w:sz w:val="16"/>
                <w:szCs w:val="16"/>
              </w:rPr>
            </w:pPr>
            <w:r w:rsidRPr="006732EE">
              <w:rPr>
                <w:rFonts w:eastAsia="Calibri"/>
                <w:sz w:val="16"/>
                <w:szCs w:val="16"/>
              </w:rPr>
              <w:t>NFS</w:t>
            </w:r>
          </w:p>
        </w:tc>
        <w:tc>
          <w:tcPr>
            <w:tcW w:w="1535" w:type="dxa"/>
            <w:shd w:val="clear" w:color="auto" w:fill="2E74B5" w:themeFill="accent1" w:themeFillShade="BF"/>
            <w:vAlign w:val="center"/>
          </w:tcPr>
          <w:p w14:paraId="4EB116F1" w14:textId="77777777" w:rsidR="008C1A99" w:rsidRPr="006732EE" w:rsidRDefault="008C1A99" w:rsidP="0055495B">
            <w:pPr>
              <w:spacing w:line="240" w:lineRule="auto"/>
              <w:contextualSpacing w:val="0"/>
              <w:jc w:val="center"/>
              <w:rPr>
                <w:rFonts w:eastAsia="Calibri"/>
                <w:sz w:val="16"/>
                <w:szCs w:val="16"/>
              </w:rPr>
            </w:pPr>
            <w:r w:rsidRPr="006732EE">
              <w:rPr>
                <w:rFonts w:eastAsia="Calibri"/>
                <w:sz w:val="16"/>
                <w:szCs w:val="16"/>
              </w:rPr>
              <w:t>Excelente</w:t>
            </w:r>
            <w:r w:rsidRPr="006732EE">
              <w:rPr>
                <w:rFonts w:eastAsia="Calibri"/>
                <w:sz w:val="16"/>
                <w:szCs w:val="16"/>
                <w:lang w:val="en-US"/>
              </w:rPr>
              <w:t xml:space="preserve">: </w:t>
            </w:r>
            <w:r w:rsidRPr="006732EE">
              <w:rPr>
                <w:rFonts w:eastAsia="Calibri"/>
                <w:sz w:val="16"/>
                <w:szCs w:val="16"/>
              </w:rPr>
              <w:t>91 – 100</w:t>
            </w:r>
          </w:p>
        </w:tc>
        <w:tc>
          <w:tcPr>
            <w:tcW w:w="1507" w:type="dxa"/>
            <w:shd w:val="clear" w:color="auto" w:fill="6CAB68"/>
            <w:vAlign w:val="center"/>
          </w:tcPr>
          <w:p w14:paraId="7ACA063F" w14:textId="77777777" w:rsidR="008C1A99" w:rsidRPr="006732EE" w:rsidRDefault="008C1A99" w:rsidP="0055495B">
            <w:pPr>
              <w:spacing w:line="240" w:lineRule="auto"/>
              <w:contextualSpacing w:val="0"/>
              <w:jc w:val="center"/>
              <w:rPr>
                <w:rFonts w:eastAsia="Calibri"/>
                <w:sz w:val="16"/>
                <w:szCs w:val="16"/>
              </w:rPr>
            </w:pPr>
            <w:proofErr w:type="gramStart"/>
            <w:r w:rsidRPr="006732EE">
              <w:rPr>
                <w:rFonts w:eastAsia="Calibri"/>
                <w:sz w:val="16"/>
                <w:szCs w:val="16"/>
              </w:rPr>
              <w:t>Buena :</w:t>
            </w:r>
            <w:proofErr w:type="gramEnd"/>
            <w:r w:rsidRPr="006732EE">
              <w:rPr>
                <w:rFonts w:eastAsia="Calibri"/>
                <w:sz w:val="16"/>
                <w:szCs w:val="16"/>
              </w:rPr>
              <w:t xml:space="preserve"> 71-90</w:t>
            </w:r>
          </w:p>
        </w:tc>
        <w:tc>
          <w:tcPr>
            <w:tcW w:w="1506" w:type="dxa"/>
            <w:shd w:val="clear" w:color="auto" w:fill="FFFF00"/>
            <w:vAlign w:val="center"/>
          </w:tcPr>
          <w:p w14:paraId="335E91E7" w14:textId="77777777" w:rsidR="008C1A99" w:rsidRPr="006732EE" w:rsidRDefault="008C1A99" w:rsidP="0055495B">
            <w:pPr>
              <w:spacing w:line="240" w:lineRule="auto"/>
              <w:contextualSpacing w:val="0"/>
              <w:jc w:val="center"/>
              <w:rPr>
                <w:rFonts w:eastAsia="Calibri"/>
                <w:sz w:val="16"/>
                <w:szCs w:val="16"/>
              </w:rPr>
            </w:pPr>
            <w:proofErr w:type="gramStart"/>
            <w:r w:rsidRPr="006732EE">
              <w:rPr>
                <w:rFonts w:eastAsia="Calibri"/>
                <w:sz w:val="16"/>
                <w:szCs w:val="16"/>
              </w:rPr>
              <w:t>Media :</w:t>
            </w:r>
            <w:proofErr w:type="gramEnd"/>
            <w:r w:rsidRPr="006732EE">
              <w:rPr>
                <w:rFonts w:eastAsia="Calibri"/>
                <w:sz w:val="16"/>
                <w:szCs w:val="16"/>
              </w:rPr>
              <w:t xml:space="preserve"> 51-70</w:t>
            </w:r>
          </w:p>
        </w:tc>
        <w:tc>
          <w:tcPr>
            <w:tcW w:w="1496" w:type="dxa"/>
            <w:shd w:val="clear" w:color="auto" w:fill="FFC000"/>
            <w:vAlign w:val="center"/>
          </w:tcPr>
          <w:p w14:paraId="4E101DDD" w14:textId="77777777" w:rsidR="008C1A99" w:rsidRPr="006732EE" w:rsidRDefault="008C1A99" w:rsidP="0055495B">
            <w:pPr>
              <w:spacing w:line="240" w:lineRule="auto"/>
              <w:contextualSpacing w:val="0"/>
              <w:jc w:val="center"/>
              <w:rPr>
                <w:rFonts w:eastAsia="Calibri"/>
                <w:sz w:val="16"/>
                <w:szCs w:val="16"/>
              </w:rPr>
            </w:pPr>
            <w:proofErr w:type="gramStart"/>
            <w:r w:rsidRPr="006732EE">
              <w:rPr>
                <w:rFonts w:eastAsia="Calibri"/>
                <w:sz w:val="16"/>
                <w:szCs w:val="16"/>
              </w:rPr>
              <w:t>Mala :</w:t>
            </w:r>
            <w:proofErr w:type="gramEnd"/>
            <w:r w:rsidRPr="006732EE">
              <w:rPr>
                <w:rFonts w:eastAsia="Calibri"/>
                <w:sz w:val="16"/>
                <w:szCs w:val="16"/>
              </w:rPr>
              <w:t xml:space="preserve"> 26-50</w:t>
            </w:r>
          </w:p>
        </w:tc>
        <w:tc>
          <w:tcPr>
            <w:tcW w:w="1388" w:type="dxa"/>
            <w:shd w:val="clear" w:color="auto" w:fill="BF3030"/>
            <w:vAlign w:val="center"/>
          </w:tcPr>
          <w:p w14:paraId="5B56840C" w14:textId="77777777" w:rsidR="008C1A99" w:rsidRPr="006732EE" w:rsidRDefault="008C1A99" w:rsidP="0055495B">
            <w:pPr>
              <w:spacing w:line="240" w:lineRule="auto"/>
              <w:contextualSpacing w:val="0"/>
              <w:jc w:val="center"/>
              <w:rPr>
                <w:rFonts w:eastAsia="Calibri"/>
                <w:sz w:val="16"/>
                <w:szCs w:val="16"/>
              </w:rPr>
            </w:pPr>
            <w:r w:rsidRPr="006732EE">
              <w:rPr>
                <w:rFonts w:eastAsia="Calibri"/>
                <w:sz w:val="16"/>
                <w:szCs w:val="16"/>
              </w:rPr>
              <w:t xml:space="preserve">Muy </w:t>
            </w:r>
            <w:proofErr w:type="gramStart"/>
            <w:r w:rsidRPr="006732EE">
              <w:rPr>
                <w:rFonts w:eastAsia="Calibri"/>
                <w:sz w:val="16"/>
                <w:szCs w:val="16"/>
              </w:rPr>
              <w:t>mala :</w:t>
            </w:r>
            <w:proofErr w:type="gramEnd"/>
            <w:r w:rsidRPr="006732EE">
              <w:rPr>
                <w:rFonts w:eastAsia="Calibri"/>
                <w:sz w:val="16"/>
                <w:szCs w:val="16"/>
              </w:rPr>
              <w:t xml:space="preserve"> 0-25</w:t>
            </w:r>
          </w:p>
        </w:tc>
      </w:tr>
    </w:tbl>
    <w:p w14:paraId="4EA2D853" w14:textId="2CF0E81D" w:rsidR="00884BED" w:rsidRPr="009A08BE" w:rsidRDefault="00AC505E" w:rsidP="00AC505E">
      <w:pPr>
        <w:pStyle w:val="Descripcin"/>
        <w:keepNext/>
      </w:pPr>
      <w:bookmarkStart w:id="185" w:name="_Toc70330515"/>
      <w:bookmarkStart w:id="186" w:name="_Toc108470353"/>
      <w:r>
        <w:t xml:space="preserve">Figura </w:t>
      </w:r>
      <w:fldSimple w:instr=" SEQ Figura \* ARABIC ">
        <w:r w:rsidR="00626AE4">
          <w:rPr>
            <w:noProof/>
          </w:rPr>
          <w:t>21</w:t>
        </w:r>
      </w:fldSimple>
      <w:r>
        <w:t xml:space="preserve">. </w:t>
      </w:r>
      <w:r w:rsidR="008C1A99" w:rsidRPr="008C1A99">
        <w:rPr>
          <w:rFonts w:asciiTheme="majorHAnsi" w:hAnsiTheme="majorHAnsi" w:cs="Courier New"/>
          <w:noProof/>
          <w:lang w:val="es-ES" w:eastAsia="es-ES"/>
        </w:rPr>
        <w:t>Evaluación del punto de monitoreo FW 03-PY</w:t>
      </w:r>
      <w:r w:rsidR="00884BED">
        <w:rPr>
          <w:rFonts w:asciiTheme="majorHAnsi" w:hAnsiTheme="majorHAnsi" w:cs="Courier New"/>
          <w:noProof/>
          <w:lang w:val="es-ES" w:eastAsia="es-ES"/>
        </w:rPr>
        <w:t>.</w:t>
      </w:r>
      <w:bookmarkEnd w:id="185"/>
      <w:bookmarkEnd w:id="186"/>
    </w:p>
    <w:p w14:paraId="26475FF7" w14:textId="77777777" w:rsidR="008C1A99" w:rsidRDefault="008C1A99" w:rsidP="008C1A99">
      <w:pPr>
        <w:rPr>
          <w:lang w:val="es-ES"/>
        </w:rPr>
      </w:pPr>
      <w:r>
        <w:rPr>
          <w:lang w:val="es-ES"/>
        </w:rPr>
        <w:t xml:space="preserve">El ICA-NSF aplicado a los datos de la campaña en temporada de lluvias 2022 determino </w:t>
      </w:r>
      <w:proofErr w:type="gramStart"/>
      <w:r>
        <w:rPr>
          <w:lang w:val="es-ES"/>
        </w:rPr>
        <w:t>una  buena</w:t>
      </w:r>
      <w:proofErr w:type="gramEnd"/>
      <w:r>
        <w:rPr>
          <w:lang w:val="es-ES"/>
        </w:rPr>
        <w:t xml:space="preserve"> calidad de agua, mientras que el cumplimiento del padrón de aguas fue del 91,7%.</w:t>
      </w:r>
    </w:p>
    <w:p w14:paraId="1B394D51" w14:textId="77777777" w:rsidR="008C1A99" w:rsidRDefault="008C1A99" w:rsidP="008C1A99">
      <w:pPr>
        <w:rPr>
          <w:lang w:val="es-ES"/>
        </w:rPr>
      </w:pPr>
    </w:p>
    <w:tbl>
      <w:tblPr>
        <w:tblStyle w:val="Cuadrculaclara"/>
        <w:tblW w:w="0" w:type="auto"/>
        <w:tblLook w:val="04A0" w:firstRow="1" w:lastRow="0" w:firstColumn="1" w:lastColumn="0" w:noHBand="0" w:noVBand="1"/>
      </w:tblPr>
      <w:tblGrid>
        <w:gridCol w:w="2429"/>
        <w:gridCol w:w="1945"/>
        <w:gridCol w:w="2155"/>
        <w:gridCol w:w="2191"/>
      </w:tblGrid>
      <w:tr w:rsidR="008C1A99" w14:paraId="5277AA57" w14:textId="77777777" w:rsidTr="008C1A99">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8720" w:type="dxa"/>
            <w:gridSpan w:val="4"/>
          </w:tcPr>
          <w:p w14:paraId="446ADB9B" w14:textId="4B1730F4" w:rsidR="008C1A99" w:rsidRPr="00AD0A21" w:rsidRDefault="00AD0A21" w:rsidP="00AD0A21">
            <w:pPr>
              <w:pStyle w:val="Descripcin"/>
              <w:keepNext/>
              <w:spacing w:after="0"/>
              <w:jc w:val="center"/>
              <w:rPr>
                <w:b w:val="0"/>
              </w:rPr>
            </w:pPr>
            <w:bookmarkStart w:id="187" w:name="_Toc108436986"/>
            <w:r w:rsidRPr="00AD0A21">
              <w:rPr>
                <w:b w:val="0"/>
              </w:rPr>
              <w:t xml:space="preserve">CUADRO </w:t>
            </w:r>
            <w:r w:rsidRPr="00AD0A21">
              <w:fldChar w:fldCharType="begin"/>
            </w:r>
            <w:r w:rsidRPr="00AD0A21">
              <w:rPr>
                <w:b w:val="0"/>
              </w:rPr>
              <w:instrText xml:space="preserve"> SEQ CUADRO \* ARABIC </w:instrText>
            </w:r>
            <w:r w:rsidRPr="00AD0A21">
              <w:fldChar w:fldCharType="separate"/>
            </w:r>
            <w:r w:rsidR="00D14FCF">
              <w:rPr>
                <w:b w:val="0"/>
                <w:noProof/>
              </w:rPr>
              <w:t>21</w:t>
            </w:r>
            <w:r w:rsidRPr="00AD0A21">
              <w:fldChar w:fldCharType="end"/>
            </w:r>
            <w:r w:rsidRPr="00AD0A21">
              <w:rPr>
                <w:b w:val="0"/>
              </w:rPr>
              <w:t xml:space="preserve">. </w:t>
            </w:r>
            <w:r w:rsidR="008C1A99" w:rsidRPr="00AD0A21">
              <w:rPr>
                <w:rFonts w:ascii="MADE Evolve Sans" w:hAnsi="MADE Evolve Sans"/>
                <w:b w:val="0"/>
              </w:rPr>
              <w:t>CUMPLIMIENTO DE LA RESOLUCIÓN 222/02 – FW 03-PY</w:t>
            </w:r>
            <w:bookmarkEnd w:id="187"/>
          </w:p>
        </w:tc>
      </w:tr>
      <w:tr w:rsidR="008C1A99" w14:paraId="3ABC850D" w14:textId="77777777" w:rsidTr="008C1A99">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29" w:type="dxa"/>
          </w:tcPr>
          <w:p w14:paraId="53CEBC72" w14:textId="77777777" w:rsidR="008C1A99" w:rsidRPr="00AE7201" w:rsidRDefault="008C1A99" w:rsidP="0055495B">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1945" w:type="dxa"/>
          </w:tcPr>
          <w:p w14:paraId="3D205062" w14:textId="77777777" w:rsidR="008C1A99" w:rsidRPr="00AE7201" w:rsidRDefault="008C1A99"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155" w:type="dxa"/>
          </w:tcPr>
          <w:p w14:paraId="1BB899D1" w14:textId="77777777" w:rsidR="008C1A99" w:rsidRPr="00AE7201" w:rsidRDefault="008C1A99"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191" w:type="dxa"/>
          </w:tcPr>
          <w:p w14:paraId="13F1B514" w14:textId="77777777" w:rsidR="008C1A99" w:rsidRPr="00AE7201" w:rsidRDefault="008C1A99"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8C1A99" w14:paraId="603D034A" w14:textId="77777777" w:rsidTr="008C1A99">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29" w:type="dxa"/>
            <w:vAlign w:val="center"/>
          </w:tcPr>
          <w:p w14:paraId="6D4913D2" w14:textId="77777777" w:rsidR="008C1A99" w:rsidRPr="00AE7201" w:rsidRDefault="008C1A99" w:rsidP="0055495B">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1945" w:type="dxa"/>
            <w:vAlign w:val="center"/>
          </w:tcPr>
          <w:p w14:paraId="278A3FCC" w14:textId="77777777" w:rsidR="008C1A99" w:rsidRPr="003E7F36" w:rsidRDefault="008C1A99" w:rsidP="0055495B">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7F36">
              <w:rPr>
                <w:sz w:val="18"/>
                <w:szCs w:val="18"/>
              </w:rPr>
              <w:t>S/D</w:t>
            </w:r>
          </w:p>
        </w:tc>
        <w:tc>
          <w:tcPr>
            <w:tcW w:w="2155" w:type="dxa"/>
            <w:vAlign w:val="center"/>
          </w:tcPr>
          <w:p w14:paraId="7DBE4D26" w14:textId="77777777" w:rsidR="008C1A99" w:rsidRPr="003E7F36" w:rsidRDefault="008C1A99" w:rsidP="0055495B">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7F36">
              <w:rPr>
                <w:sz w:val="18"/>
                <w:szCs w:val="18"/>
              </w:rPr>
              <w:t>S/D</w:t>
            </w:r>
          </w:p>
        </w:tc>
        <w:tc>
          <w:tcPr>
            <w:tcW w:w="2191" w:type="dxa"/>
            <w:vAlign w:val="center"/>
          </w:tcPr>
          <w:p w14:paraId="08A2950F" w14:textId="77777777" w:rsidR="008C1A99" w:rsidRPr="00EA4F5F" w:rsidRDefault="008C1A99" w:rsidP="0055495B">
            <w:pPr>
              <w:jc w:val="center"/>
              <w:cnfStyle w:val="000000010000" w:firstRow="0" w:lastRow="0" w:firstColumn="0" w:lastColumn="0" w:oddVBand="0" w:evenVBand="0" w:oddHBand="0" w:evenHBand="1" w:firstRowFirstColumn="0" w:firstRowLastColumn="0" w:lastRowFirstColumn="0" w:lastRowLastColumn="0"/>
              <w:rPr>
                <w:sz w:val="18"/>
                <w:szCs w:val="18"/>
              </w:rPr>
            </w:pPr>
            <w:r w:rsidRPr="00EA4F5F">
              <w:rPr>
                <w:sz w:val="18"/>
                <w:szCs w:val="18"/>
              </w:rPr>
              <w:t>91,7%</w:t>
            </w:r>
          </w:p>
        </w:tc>
      </w:tr>
      <w:tr w:rsidR="008C1A99" w14:paraId="3FF16E2F" w14:textId="77777777" w:rsidTr="008C1A99">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29" w:type="dxa"/>
            <w:vAlign w:val="center"/>
          </w:tcPr>
          <w:p w14:paraId="1FB4197B" w14:textId="77777777" w:rsidR="008C1A99" w:rsidRPr="00AE7201" w:rsidRDefault="008C1A99" w:rsidP="0055495B">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1945" w:type="dxa"/>
            <w:vAlign w:val="center"/>
          </w:tcPr>
          <w:p w14:paraId="5B42573A" w14:textId="77777777" w:rsidR="008C1A99" w:rsidRPr="003E7F36" w:rsidRDefault="008C1A99" w:rsidP="0055495B">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7F36">
              <w:rPr>
                <w:sz w:val="18"/>
                <w:szCs w:val="18"/>
              </w:rPr>
              <w:t>S/D</w:t>
            </w:r>
          </w:p>
        </w:tc>
        <w:tc>
          <w:tcPr>
            <w:tcW w:w="2155" w:type="dxa"/>
            <w:vAlign w:val="center"/>
          </w:tcPr>
          <w:p w14:paraId="1B193A38" w14:textId="77777777" w:rsidR="008C1A99" w:rsidRPr="003E7F36" w:rsidRDefault="008C1A99" w:rsidP="0055495B">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7F36">
              <w:rPr>
                <w:sz w:val="18"/>
                <w:szCs w:val="18"/>
              </w:rPr>
              <w:t>S/D</w:t>
            </w:r>
          </w:p>
        </w:tc>
        <w:tc>
          <w:tcPr>
            <w:tcW w:w="2191" w:type="dxa"/>
            <w:vAlign w:val="center"/>
          </w:tcPr>
          <w:p w14:paraId="31DB2A45" w14:textId="77777777" w:rsidR="008C1A99" w:rsidRPr="00EA4F5F" w:rsidRDefault="008C1A99" w:rsidP="0055495B">
            <w:pPr>
              <w:jc w:val="center"/>
              <w:cnfStyle w:val="000000100000" w:firstRow="0" w:lastRow="0" w:firstColumn="0" w:lastColumn="0" w:oddVBand="0" w:evenVBand="0" w:oddHBand="1" w:evenHBand="0" w:firstRowFirstColumn="0" w:firstRowLastColumn="0" w:lastRowFirstColumn="0" w:lastRowLastColumn="0"/>
              <w:rPr>
                <w:sz w:val="18"/>
                <w:szCs w:val="18"/>
              </w:rPr>
            </w:pPr>
            <w:r w:rsidRPr="00EA4F5F">
              <w:rPr>
                <w:sz w:val="18"/>
                <w:szCs w:val="18"/>
              </w:rPr>
              <w:t>8,3%</w:t>
            </w:r>
          </w:p>
        </w:tc>
      </w:tr>
      <w:tr w:rsidR="008C1A99" w14:paraId="739062A3" w14:textId="77777777" w:rsidTr="008C1A99">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29" w:type="dxa"/>
            <w:vAlign w:val="center"/>
          </w:tcPr>
          <w:p w14:paraId="2C1CE81A" w14:textId="77777777" w:rsidR="008C1A99" w:rsidRPr="00AE7201" w:rsidRDefault="008C1A99" w:rsidP="0055495B">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1945" w:type="dxa"/>
            <w:vAlign w:val="center"/>
          </w:tcPr>
          <w:p w14:paraId="6C00FDEA" w14:textId="77777777" w:rsidR="008C1A99" w:rsidRPr="003E7F36" w:rsidRDefault="008C1A99" w:rsidP="0055495B">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7F36">
              <w:rPr>
                <w:sz w:val="18"/>
                <w:szCs w:val="18"/>
              </w:rPr>
              <w:t>S/D</w:t>
            </w:r>
          </w:p>
        </w:tc>
        <w:tc>
          <w:tcPr>
            <w:tcW w:w="2155" w:type="dxa"/>
            <w:vAlign w:val="center"/>
          </w:tcPr>
          <w:p w14:paraId="7D19FD5B" w14:textId="77777777" w:rsidR="008C1A99" w:rsidRPr="003E7F36" w:rsidRDefault="008C1A99" w:rsidP="0055495B">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7F36">
              <w:rPr>
                <w:sz w:val="18"/>
                <w:szCs w:val="18"/>
              </w:rPr>
              <w:t>S/D</w:t>
            </w:r>
          </w:p>
        </w:tc>
        <w:tc>
          <w:tcPr>
            <w:tcW w:w="2191" w:type="dxa"/>
          </w:tcPr>
          <w:p w14:paraId="691975EE" w14:textId="77777777" w:rsidR="008C1A99" w:rsidRDefault="008C1A99" w:rsidP="008C1A99">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Fósforo total</w:t>
            </w:r>
          </w:p>
          <w:p w14:paraId="10CE1EA1" w14:textId="77777777" w:rsidR="008C1A99" w:rsidRDefault="008C1A99" w:rsidP="008C1A99">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Aluminio</w:t>
            </w:r>
          </w:p>
          <w:p w14:paraId="4E79C0EF" w14:textId="77777777" w:rsidR="008C1A99" w:rsidRDefault="008C1A99" w:rsidP="008C1A99">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Plomo</w:t>
            </w:r>
          </w:p>
          <w:p w14:paraId="2FEB5E60" w14:textId="77777777" w:rsidR="008C1A99" w:rsidRPr="00AE7201" w:rsidRDefault="008C1A99" w:rsidP="008C1A99">
            <w:pPr>
              <w:pStyle w:val="Prrafodelista"/>
              <w:numPr>
                <w:ilvl w:val="0"/>
                <w:numId w:val="34"/>
              </w:numPr>
              <w:spacing w:line="240" w:lineRule="auto"/>
              <w:ind w:left="176" w:hanging="176"/>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Hierro soluble</w:t>
            </w:r>
          </w:p>
        </w:tc>
      </w:tr>
    </w:tbl>
    <w:p w14:paraId="619FD76D" w14:textId="77777777" w:rsidR="00024329" w:rsidRPr="00024329" w:rsidRDefault="00024329" w:rsidP="00024329"/>
    <w:p w14:paraId="4C18615D" w14:textId="77777777" w:rsidR="00024329" w:rsidRPr="00024329" w:rsidRDefault="00024329" w:rsidP="00024329"/>
    <w:p w14:paraId="2DA7D74D" w14:textId="1AFB784C" w:rsidR="00D32773" w:rsidRDefault="00D32773">
      <w:pPr>
        <w:spacing w:after="160" w:line="259" w:lineRule="auto"/>
        <w:contextualSpacing w:val="0"/>
        <w:rPr>
          <w:rFonts w:eastAsia="Tahoma" w:cs="Tahoma"/>
        </w:rPr>
      </w:pPr>
      <w:r>
        <w:rPr>
          <w:rFonts w:eastAsia="Tahoma" w:cs="Tahoma"/>
        </w:rPr>
        <w:br w:type="page"/>
      </w:r>
    </w:p>
    <w:p w14:paraId="0599DCEB" w14:textId="37C0C57B" w:rsidR="006A7349" w:rsidRPr="002B1C41" w:rsidRDefault="00AD0A21" w:rsidP="002B1C41">
      <w:pPr>
        <w:pStyle w:val="Ttulo1"/>
        <w:spacing w:before="0"/>
      </w:pPr>
      <w:bookmarkStart w:id="188" w:name="_Toc70326621"/>
      <w:bookmarkStart w:id="189" w:name="_Toc70327429"/>
      <w:bookmarkStart w:id="190" w:name="_Toc108566565"/>
      <w:bookmarkEnd w:id="175"/>
      <w:bookmarkEnd w:id="176"/>
      <w:r>
        <w:lastRenderedPageBreak/>
        <w:t>IV</w:t>
      </w:r>
      <w:r w:rsidR="002B1C41">
        <w:t>.</w:t>
      </w:r>
      <w:r w:rsidR="00DE72CA" w:rsidRPr="002B1C41">
        <w:t xml:space="preserve"> </w:t>
      </w:r>
      <w:r w:rsidR="002B1C41" w:rsidRPr="002B1C41">
        <w:t>AGUAS SUBTERRÁNEAS</w:t>
      </w:r>
      <w:bookmarkEnd w:id="188"/>
      <w:bookmarkEnd w:id="189"/>
      <w:bookmarkEnd w:id="190"/>
    </w:p>
    <w:p w14:paraId="0F2928B9" w14:textId="77777777" w:rsidR="002B1C41" w:rsidRPr="002B1C41" w:rsidRDefault="002B1C41" w:rsidP="002B1C41">
      <w:pPr>
        <w:rPr>
          <w:sz w:val="10"/>
        </w:rPr>
      </w:pPr>
    </w:p>
    <w:p w14:paraId="4961E600" w14:textId="26BD4178" w:rsidR="002B1C41" w:rsidRPr="002B1C41" w:rsidRDefault="002B1C41" w:rsidP="006A7349">
      <w:pPr>
        <w:spacing w:after="160" w:line="259" w:lineRule="auto"/>
        <w:contextualSpacing w:val="0"/>
        <w:jc w:val="both"/>
        <w:rPr>
          <w:b/>
          <w:lang w:val="es-ES"/>
        </w:rPr>
      </w:pPr>
      <w:r w:rsidRPr="002B1C41">
        <w:rPr>
          <w:b/>
          <w:lang w:val="es-ES"/>
        </w:rPr>
        <w:t>4.1 Interpretación de resultados de aguas subterráneas</w:t>
      </w:r>
    </w:p>
    <w:p w14:paraId="2E355FB7" w14:textId="3CBB76DE" w:rsidR="00AA4C51" w:rsidRPr="006A7349" w:rsidRDefault="00DE72CA" w:rsidP="006A7349">
      <w:pPr>
        <w:spacing w:after="160" w:line="259" w:lineRule="auto"/>
        <w:contextualSpacing w:val="0"/>
        <w:jc w:val="both"/>
        <w:rPr>
          <w:b/>
          <w:lang w:val="es-ES"/>
        </w:rPr>
      </w:pPr>
      <w:r>
        <w:rPr>
          <w:lang w:val="es-ES"/>
        </w:rPr>
        <w:t>En la serie de gráficos presentados a continuación se expone el comportamiento de cada parámetro deter</w:t>
      </w:r>
      <w:r w:rsidR="00A13A5A">
        <w:rPr>
          <w:lang w:val="es-ES"/>
        </w:rPr>
        <w:t xml:space="preserve">minado en </w:t>
      </w:r>
      <w:proofErr w:type="gramStart"/>
      <w:r w:rsidR="00A13A5A">
        <w:rPr>
          <w:lang w:val="es-ES"/>
        </w:rPr>
        <w:t xml:space="preserve">los </w:t>
      </w:r>
      <w:r w:rsidR="001570A8">
        <w:rPr>
          <w:lang w:val="es-ES"/>
        </w:rPr>
        <w:t xml:space="preserve"> pozos</w:t>
      </w:r>
      <w:proofErr w:type="gramEnd"/>
      <w:r w:rsidR="001570A8">
        <w:rPr>
          <w:lang w:val="es-ES"/>
        </w:rPr>
        <w:t xml:space="preserve"> que pudieron ser muestreados.</w:t>
      </w:r>
      <w:r w:rsidR="008740A1">
        <w:rPr>
          <w:lang w:val="es-ES"/>
        </w:rPr>
        <w:t xml:space="preserve"> </w:t>
      </w:r>
    </w:p>
    <w:p w14:paraId="2810DA24" w14:textId="5A0B7AFA" w:rsidR="00637E0D" w:rsidRDefault="002B1C41" w:rsidP="00AC62D5">
      <w:pPr>
        <w:pStyle w:val="Ttulo2"/>
        <w:rPr>
          <w:lang w:val="es-ES"/>
        </w:rPr>
      </w:pPr>
      <w:bookmarkStart w:id="191" w:name="_Toc70326622"/>
      <w:bookmarkStart w:id="192" w:name="_Toc70327430"/>
      <w:bookmarkStart w:id="193" w:name="_Toc108566566"/>
      <w:r>
        <w:rPr>
          <w:lang w:val="es-ES"/>
        </w:rPr>
        <w:t>4.1</w:t>
      </w:r>
      <w:r w:rsidR="00AA4C51">
        <w:rPr>
          <w:lang w:val="es-ES"/>
        </w:rPr>
        <w:t>.1</w:t>
      </w:r>
      <w:r w:rsidR="00637E0D">
        <w:rPr>
          <w:lang w:val="es-ES"/>
        </w:rPr>
        <w:t xml:space="preserve"> </w:t>
      </w:r>
      <w:r w:rsidR="001570A8">
        <w:rPr>
          <w:lang w:val="es-ES"/>
        </w:rPr>
        <w:t xml:space="preserve">Análisis </w:t>
      </w:r>
      <w:bookmarkEnd w:id="191"/>
      <w:bookmarkEnd w:id="192"/>
      <w:r w:rsidR="003462DB">
        <w:rPr>
          <w:lang w:val="es-ES"/>
        </w:rPr>
        <w:t>del punto GW 18-ZA</w:t>
      </w:r>
      <w:bookmarkEnd w:id="193"/>
    </w:p>
    <w:p w14:paraId="60795588" w14:textId="77777777" w:rsidR="004655E9" w:rsidRPr="002A42A5" w:rsidRDefault="004655E9" w:rsidP="0079582D">
      <w:pPr>
        <w:rPr>
          <w:rFonts w:eastAsia="Calibri"/>
          <w:sz w:val="10"/>
        </w:rPr>
      </w:pPr>
    </w:p>
    <w:p w14:paraId="534C4CD4" w14:textId="77777777" w:rsidR="002A42A5" w:rsidRDefault="002A42A5" w:rsidP="002A42A5">
      <w:pPr>
        <w:jc w:val="both"/>
      </w:pPr>
      <w:r w:rsidRPr="007932D7">
        <w:t>El punto de monitoreo GW 18-ZA se encuentra dentro de la estancia denominada Zapallo,</w:t>
      </w:r>
      <w:r>
        <w:t xml:space="preserve"> al nordeste del distrito de Bella V</w:t>
      </w:r>
      <w:r w:rsidRPr="007932D7">
        <w:t>ista, Departamento de Amambay; sus coordenadas UTM de referencia son 21K 548201.00 m E</w:t>
      </w:r>
      <w:r w:rsidRPr="00FB6330">
        <w:t>, 7512128.00 m S</w:t>
      </w:r>
      <w:r w:rsidRPr="007932D7">
        <w:t xml:space="preserve">. </w:t>
      </w:r>
    </w:p>
    <w:p w14:paraId="0BC5537F" w14:textId="77777777" w:rsidR="002A42A5" w:rsidRPr="007932D7" w:rsidRDefault="002A42A5" w:rsidP="002A42A5">
      <w:pPr>
        <w:jc w:val="both"/>
      </w:pPr>
    </w:p>
    <w:p w14:paraId="312C5262" w14:textId="77777777" w:rsidR="002A42A5" w:rsidRDefault="002A42A5" w:rsidP="002A42A5">
      <w:pPr>
        <w:jc w:val="both"/>
      </w:pPr>
      <w:r>
        <w:t>El punto de monitoreo corresponde a un pozo artesiano que se localiza en la sede de la estancia y se utiliza para la provisión de agua del lugar, en su área de influencia se verifica la existencia de viviendas del personal, área administrativa y el desarrollo de actividades ganaderas.</w:t>
      </w:r>
    </w:p>
    <w:p w14:paraId="2C20D98C" w14:textId="77777777" w:rsidR="002A42A5" w:rsidRPr="005D18ED" w:rsidRDefault="002A42A5" w:rsidP="002A42A5">
      <w:pPr>
        <w:jc w:val="both"/>
        <w:rPr>
          <w:sz w:val="16"/>
          <w:szCs w:val="16"/>
        </w:rPr>
      </w:pPr>
    </w:p>
    <w:p w14:paraId="0C614CA0" w14:textId="77777777" w:rsidR="002A42A5" w:rsidRPr="00E70338" w:rsidRDefault="002A42A5" w:rsidP="002A42A5">
      <w:pPr>
        <w:jc w:val="both"/>
      </w:pPr>
      <w:r w:rsidRPr="00E70338">
        <w:t xml:space="preserve">En </w:t>
      </w:r>
      <w:r>
        <w:t>base a los resultados de laboratorio obtenidos en las sucesivas campa</w:t>
      </w:r>
      <w:proofErr w:type="spellStart"/>
      <w:r>
        <w:rPr>
          <w:lang w:val="es-ES"/>
        </w:rPr>
        <w:t>ñas</w:t>
      </w:r>
      <w:proofErr w:type="spellEnd"/>
      <w:r>
        <w:rPr>
          <w:lang w:val="es-ES"/>
        </w:rPr>
        <w:t xml:space="preserve"> se </w:t>
      </w:r>
      <w:r>
        <w:t>aplicó</w:t>
      </w:r>
      <w:r w:rsidRPr="00E70338">
        <w:t xml:space="preserve"> el índice de calidad de agua (ICA) y </w:t>
      </w:r>
      <w:r>
        <w:t xml:space="preserve">se evaluó </w:t>
      </w:r>
      <w:r w:rsidRPr="00E70338">
        <w:t>el grado de cumplimiento de los límites de calidad</w:t>
      </w:r>
      <w:r>
        <w:t xml:space="preserve"> para</w:t>
      </w:r>
      <w:r w:rsidRPr="00E70338">
        <w:t xml:space="preserve"> agua potable</w:t>
      </w:r>
      <w:r>
        <w:t xml:space="preserve"> establecidos en las normas nacionales.</w:t>
      </w:r>
      <w:r w:rsidRPr="00E70338">
        <w:t xml:space="preserve"> </w:t>
      </w:r>
    </w:p>
    <w:p w14:paraId="23FDA2C9" w14:textId="77777777" w:rsidR="00AC62D5" w:rsidRPr="002A42A5" w:rsidRDefault="00AC62D5" w:rsidP="00AC62D5">
      <w:pPr>
        <w:rPr>
          <w:sz w:val="10"/>
        </w:rPr>
      </w:pPr>
    </w:p>
    <w:p w14:paraId="298D5C9D" w14:textId="4BA58B90" w:rsidR="00637E0D" w:rsidRPr="004655E9" w:rsidRDefault="002A42A5" w:rsidP="004655E9">
      <w:r>
        <w:rPr>
          <w:noProof/>
          <w:lang w:val="es-ES" w:eastAsia="es-ES"/>
        </w:rPr>
        <w:drawing>
          <wp:inline distT="0" distB="0" distL="0" distR="0" wp14:anchorId="28E801E9" wp14:editId="5467F130">
            <wp:extent cx="5400040" cy="2761377"/>
            <wp:effectExtent l="0" t="0" r="10160" b="20320"/>
            <wp:docPr id="514" name="Gráfico 5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2A42A5" w14:paraId="72B479B3" w14:textId="77777777" w:rsidTr="002A42A5">
        <w:trPr>
          <w:jc w:val="right"/>
        </w:trPr>
        <w:tc>
          <w:tcPr>
            <w:tcW w:w="662" w:type="pct"/>
            <w:vAlign w:val="center"/>
          </w:tcPr>
          <w:p w14:paraId="66A241F2" w14:textId="77777777" w:rsidR="002A42A5" w:rsidRPr="002A42A5" w:rsidRDefault="002A42A5" w:rsidP="0055495B">
            <w:pPr>
              <w:jc w:val="center"/>
              <w:rPr>
                <w:sz w:val="14"/>
                <w:szCs w:val="14"/>
              </w:rPr>
            </w:pPr>
            <w:bookmarkStart w:id="194" w:name="_Toc70330549"/>
            <w:r w:rsidRPr="002A42A5">
              <w:rPr>
                <w:sz w:val="14"/>
                <w:szCs w:val="14"/>
              </w:rPr>
              <w:t>ESCALA ICA</w:t>
            </w:r>
          </w:p>
        </w:tc>
        <w:tc>
          <w:tcPr>
            <w:tcW w:w="867" w:type="pct"/>
            <w:shd w:val="clear" w:color="auto" w:fill="2E74B5" w:themeFill="accent1" w:themeFillShade="BF"/>
            <w:vAlign w:val="center"/>
          </w:tcPr>
          <w:p w14:paraId="79C8CA1C" w14:textId="77777777" w:rsidR="002A42A5" w:rsidRPr="002A42A5" w:rsidRDefault="002A42A5" w:rsidP="0055495B">
            <w:pPr>
              <w:jc w:val="center"/>
              <w:rPr>
                <w:sz w:val="14"/>
                <w:szCs w:val="14"/>
              </w:rPr>
            </w:pPr>
            <w:r w:rsidRPr="002A42A5">
              <w:rPr>
                <w:sz w:val="14"/>
                <w:szCs w:val="14"/>
              </w:rPr>
              <w:t>Excelente: &lt; 50</w:t>
            </w:r>
          </w:p>
        </w:tc>
        <w:tc>
          <w:tcPr>
            <w:tcW w:w="868" w:type="pct"/>
            <w:shd w:val="clear" w:color="auto" w:fill="6CAB68"/>
            <w:vAlign w:val="center"/>
          </w:tcPr>
          <w:p w14:paraId="26FE9546" w14:textId="77777777" w:rsidR="002A42A5" w:rsidRPr="002A42A5" w:rsidRDefault="002A42A5" w:rsidP="0055495B">
            <w:pPr>
              <w:jc w:val="center"/>
              <w:rPr>
                <w:sz w:val="14"/>
                <w:szCs w:val="14"/>
              </w:rPr>
            </w:pPr>
            <w:r w:rsidRPr="002A42A5">
              <w:rPr>
                <w:sz w:val="14"/>
                <w:szCs w:val="14"/>
              </w:rPr>
              <w:t>Buena: 50-100</w:t>
            </w:r>
          </w:p>
        </w:tc>
        <w:tc>
          <w:tcPr>
            <w:tcW w:w="867" w:type="pct"/>
            <w:shd w:val="clear" w:color="auto" w:fill="F8F32B"/>
            <w:vAlign w:val="center"/>
          </w:tcPr>
          <w:p w14:paraId="0FB17713" w14:textId="77777777" w:rsidR="002A42A5" w:rsidRPr="002A42A5" w:rsidRDefault="002A42A5" w:rsidP="0055495B">
            <w:pPr>
              <w:jc w:val="center"/>
              <w:rPr>
                <w:sz w:val="14"/>
                <w:szCs w:val="14"/>
              </w:rPr>
            </w:pPr>
            <w:r w:rsidRPr="002A42A5">
              <w:rPr>
                <w:sz w:val="14"/>
                <w:szCs w:val="14"/>
              </w:rPr>
              <w:t>Pobre: 101-200</w:t>
            </w:r>
          </w:p>
        </w:tc>
        <w:tc>
          <w:tcPr>
            <w:tcW w:w="868" w:type="pct"/>
            <w:shd w:val="clear" w:color="auto" w:fill="FFC000"/>
            <w:vAlign w:val="center"/>
          </w:tcPr>
          <w:p w14:paraId="2631C2CF" w14:textId="77777777" w:rsidR="002A42A5" w:rsidRPr="002A42A5" w:rsidRDefault="002A42A5" w:rsidP="0055495B">
            <w:pPr>
              <w:jc w:val="center"/>
              <w:rPr>
                <w:sz w:val="14"/>
                <w:szCs w:val="14"/>
              </w:rPr>
            </w:pPr>
            <w:r w:rsidRPr="002A42A5">
              <w:rPr>
                <w:sz w:val="14"/>
                <w:szCs w:val="14"/>
              </w:rPr>
              <w:t>Muy pobre: 201-300</w:t>
            </w:r>
          </w:p>
        </w:tc>
        <w:tc>
          <w:tcPr>
            <w:tcW w:w="868" w:type="pct"/>
            <w:shd w:val="clear" w:color="auto" w:fill="CC3300"/>
            <w:vAlign w:val="center"/>
          </w:tcPr>
          <w:p w14:paraId="5E0B4DCC" w14:textId="77777777" w:rsidR="002A42A5" w:rsidRPr="002A42A5" w:rsidRDefault="002A42A5" w:rsidP="0055495B">
            <w:pPr>
              <w:jc w:val="center"/>
              <w:rPr>
                <w:sz w:val="14"/>
                <w:szCs w:val="14"/>
              </w:rPr>
            </w:pPr>
            <w:r w:rsidRPr="002A42A5">
              <w:rPr>
                <w:sz w:val="14"/>
                <w:szCs w:val="14"/>
              </w:rPr>
              <w:t>No apta: &gt;300</w:t>
            </w:r>
          </w:p>
        </w:tc>
      </w:tr>
    </w:tbl>
    <w:p w14:paraId="2F26BC17" w14:textId="78B7041D" w:rsidR="00637E0D" w:rsidRPr="00600F9C" w:rsidRDefault="00AC505E" w:rsidP="00AC505E">
      <w:pPr>
        <w:pStyle w:val="Descripcin"/>
        <w:keepNext/>
      </w:pPr>
      <w:bookmarkStart w:id="195" w:name="_Toc108470354"/>
      <w:bookmarkEnd w:id="194"/>
      <w:r>
        <w:t xml:space="preserve">Figura </w:t>
      </w:r>
      <w:fldSimple w:instr=" SEQ Figura \* ARABIC ">
        <w:r w:rsidR="00626AE4">
          <w:rPr>
            <w:noProof/>
          </w:rPr>
          <w:t>22</w:t>
        </w:r>
      </w:fldSimple>
      <w:r>
        <w:t xml:space="preserve">. </w:t>
      </w:r>
      <w:r w:rsidR="002A42A5" w:rsidRPr="002A42A5">
        <w:rPr>
          <w:rFonts w:asciiTheme="majorHAnsi" w:hAnsiTheme="majorHAnsi" w:cs="Courier New"/>
          <w:lang w:val="es-ES"/>
        </w:rPr>
        <w:t>Evaluación del punto de monitoreo GW 18-ZA</w:t>
      </w:r>
      <w:r w:rsidR="002A42A5">
        <w:rPr>
          <w:rFonts w:asciiTheme="majorHAnsi" w:hAnsiTheme="majorHAnsi" w:cs="Courier New"/>
          <w:lang w:val="es-ES"/>
        </w:rPr>
        <w:t>.</w:t>
      </w:r>
      <w:bookmarkEnd w:id="195"/>
    </w:p>
    <w:p w14:paraId="5D5C9B4E" w14:textId="77777777" w:rsidR="002A42A5" w:rsidRPr="00FB6330" w:rsidRDefault="002A42A5" w:rsidP="002A42A5">
      <w:pPr>
        <w:jc w:val="both"/>
      </w:pPr>
      <w:proofErr w:type="gramStart"/>
      <w:r>
        <w:rPr>
          <w:lang w:val="es-ES"/>
        </w:rPr>
        <w:t>De acuerdo al</w:t>
      </w:r>
      <w:proofErr w:type="gramEnd"/>
      <w:r>
        <w:rPr>
          <w:lang w:val="es-ES"/>
        </w:rPr>
        <w:t xml:space="preserve"> ICA aplicado se determina que el agua del pozo presenta una calidad de buena a excelente para el consumo humano. En todas las campañas el 88,3% de los parámetros evaluados se encontraron conformes a los </w:t>
      </w:r>
      <w:r w:rsidRPr="00575356">
        <w:t xml:space="preserve">límites; en </w:t>
      </w:r>
      <w:r>
        <w:t xml:space="preserve">el cuadro x se reportan los parámetros que exceden los valores máximos especificados en la normativa vigente. </w:t>
      </w:r>
    </w:p>
    <w:p w14:paraId="44BEDA60" w14:textId="77777777" w:rsidR="002A42A5" w:rsidRPr="002A42A5" w:rsidRDefault="002A42A5" w:rsidP="002A42A5">
      <w:pPr>
        <w:rPr>
          <w:sz w:val="10"/>
          <w:lang w:val="es-ES"/>
        </w:rPr>
      </w:pPr>
    </w:p>
    <w:tbl>
      <w:tblPr>
        <w:tblStyle w:val="Cuadrculaclara"/>
        <w:tblW w:w="0" w:type="auto"/>
        <w:tblLook w:val="04A0" w:firstRow="1" w:lastRow="0" w:firstColumn="1" w:lastColumn="0" w:noHBand="0" w:noVBand="1"/>
      </w:tblPr>
      <w:tblGrid>
        <w:gridCol w:w="2127"/>
        <w:gridCol w:w="2215"/>
        <w:gridCol w:w="2191"/>
        <w:gridCol w:w="2187"/>
      </w:tblGrid>
      <w:tr w:rsidR="002A42A5" w14:paraId="03FCE876" w14:textId="77777777" w:rsidTr="0055495B">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68CC62F3" w14:textId="69031FAC" w:rsidR="002A42A5" w:rsidRPr="00AD0A21" w:rsidRDefault="00AD0A21" w:rsidP="00AD0A21">
            <w:pPr>
              <w:pStyle w:val="Descripcin"/>
              <w:keepNext/>
              <w:spacing w:after="0"/>
              <w:jc w:val="center"/>
              <w:rPr>
                <w:b w:val="0"/>
              </w:rPr>
            </w:pPr>
            <w:bookmarkStart w:id="196" w:name="_Toc108436987"/>
            <w:r w:rsidRPr="00AD0A21">
              <w:rPr>
                <w:b w:val="0"/>
              </w:rPr>
              <w:t xml:space="preserve">CUADRO </w:t>
            </w:r>
            <w:r w:rsidRPr="00AD0A21">
              <w:fldChar w:fldCharType="begin"/>
            </w:r>
            <w:r w:rsidRPr="00AD0A21">
              <w:rPr>
                <w:b w:val="0"/>
              </w:rPr>
              <w:instrText xml:space="preserve"> SEQ CUADRO \* ARABIC </w:instrText>
            </w:r>
            <w:r w:rsidRPr="00AD0A21">
              <w:fldChar w:fldCharType="separate"/>
            </w:r>
            <w:r w:rsidR="00D14FCF">
              <w:rPr>
                <w:b w:val="0"/>
                <w:noProof/>
              </w:rPr>
              <w:t>22</w:t>
            </w:r>
            <w:r w:rsidRPr="00AD0A21">
              <w:fldChar w:fldCharType="end"/>
            </w:r>
            <w:r w:rsidRPr="00AD0A21">
              <w:rPr>
                <w:b w:val="0"/>
              </w:rPr>
              <w:t xml:space="preserve">. </w:t>
            </w:r>
            <w:r w:rsidR="002A42A5" w:rsidRPr="00AD0A21">
              <w:rPr>
                <w:rFonts w:ascii="MADE Evolve Sans" w:hAnsi="MADE Evolve Sans"/>
                <w:b w:val="0"/>
                <w:color w:val="000000" w:themeColor="text1"/>
              </w:rPr>
              <w:t>CUMPLIMIENTO DE LA LEY 1614/2020 Y LA NP 24 001 80 - GW 18-ZA</w:t>
            </w:r>
            <w:bookmarkEnd w:id="196"/>
          </w:p>
        </w:tc>
      </w:tr>
      <w:tr w:rsidR="002A42A5" w14:paraId="5F17AFDE" w14:textId="77777777" w:rsidTr="0055495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235" w:type="dxa"/>
          </w:tcPr>
          <w:p w14:paraId="186EA4BA" w14:textId="77777777" w:rsidR="002A42A5" w:rsidRPr="00AE7201" w:rsidRDefault="002A42A5" w:rsidP="0055495B">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310" w:type="dxa"/>
          </w:tcPr>
          <w:p w14:paraId="67B22D57" w14:textId="77777777" w:rsidR="002A42A5" w:rsidRPr="00AE7201" w:rsidRDefault="002A42A5"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310" w:type="dxa"/>
          </w:tcPr>
          <w:p w14:paraId="39823E2B" w14:textId="77777777" w:rsidR="002A42A5" w:rsidRPr="00AE7201" w:rsidRDefault="002A42A5"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311" w:type="dxa"/>
          </w:tcPr>
          <w:p w14:paraId="5497D01C" w14:textId="77777777" w:rsidR="002A42A5" w:rsidRPr="00AE7201" w:rsidRDefault="002A42A5"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2A42A5" w14:paraId="7BAED9FC" w14:textId="77777777" w:rsidTr="0055495B">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2AC2AE7E" w14:textId="77777777" w:rsidR="002A42A5" w:rsidRPr="00AE7201" w:rsidRDefault="002A42A5" w:rsidP="0055495B">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310" w:type="dxa"/>
            <w:vAlign w:val="center"/>
          </w:tcPr>
          <w:p w14:paraId="09ACDF42" w14:textId="77777777" w:rsidR="002A42A5" w:rsidRPr="001557A4" w:rsidRDefault="002A42A5" w:rsidP="0055495B">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88,3%</w:t>
            </w:r>
          </w:p>
        </w:tc>
        <w:tc>
          <w:tcPr>
            <w:tcW w:w="2310" w:type="dxa"/>
            <w:vAlign w:val="center"/>
          </w:tcPr>
          <w:p w14:paraId="47FDA564" w14:textId="77777777" w:rsidR="002A42A5" w:rsidRPr="001557A4" w:rsidRDefault="002A42A5" w:rsidP="0055495B">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88,3%</w:t>
            </w:r>
          </w:p>
        </w:tc>
        <w:tc>
          <w:tcPr>
            <w:tcW w:w="2311" w:type="dxa"/>
            <w:vAlign w:val="center"/>
          </w:tcPr>
          <w:p w14:paraId="68BED2EE" w14:textId="77777777" w:rsidR="002A42A5" w:rsidRPr="001557A4" w:rsidRDefault="002A42A5" w:rsidP="0055495B">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88,3%</w:t>
            </w:r>
          </w:p>
        </w:tc>
      </w:tr>
      <w:tr w:rsidR="002A42A5" w14:paraId="0F9EAD97" w14:textId="77777777" w:rsidTr="0055495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7DED9D77" w14:textId="77777777" w:rsidR="002A42A5" w:rsidRPr="00AE7201" w:rsidRDefault="002A42A5" w:rsidP="0055495B">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310" w:type="dxa"/>
            <w:vAlign w:val="center"/>
          </w:tcPr>
          <w:p w14:paraId="1FBEE747" w14:textId="77777777" w:rsidR="002A42A5" w:rsidRPr="001557A4" w:rsidRDefault="002A42A5" w:rsidP="0055495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11,7%</w:t>
            </w:r>
          </w:p>
        </w:tc>
        <w:tc>
          <w:tcPr>
            <w:tcW w:w="2310" w:type="dxa"/>
            <w:vAlign w:val="center"/>
          </w:tcPr>
          <w:p w14:paraId="79BB4ACF" w14:textId="77777777" w:rsidR="002A42A5" w:rsidRPr="001557A4" w:rsidRDefault="002A42A5" w:rsidP="0055495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11,7%</w:t>
            </w:r>
          </w:p>
        </w:tc>
        <w:tc>
          <w:tcPr>
            <w:tcW w:w="2311" w:type="dxa"/>
            <w:vAlign w:val="center"/>
          </w:tcPr>
          <w:p w14:paraId="2131D3FF" w14:textId="77777777" w:rsidR="002A42A5" w:rsidRPr="001557A4" w:rsidRDefault="002A42A5" w:rsidP="0055495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11,7%</w:t>
            </w:r>
          </w:p>
        </w:tc>
      </w:tr>
      <w:tr w:rsidR="002A42A5" w14:paraId="2B2E9AD7" w14:textId="77777777" w:rsidTr="0055495B">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55762610" w14:textId="77777777" w:rsidR="002A42A5" w:rsidRPr="00AE7201" w:rsidRDefault="002A42A5" w:rsidP="0055495B">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310" w:type="dxa"/>
            <w:vAlign w:val="center"/>
          </w:tcPr>
          <w:p w14:paraId="309F1419" w14:textId="77777777" w:rsidR="002A42A5" w:rsidRDefault="002A42A5" w:rsidP="002A42A5">
            <w:pPr>
              <w:pStyle w:val="Prrafodelista"/>
              <w:numPr>
                <w:ilvl w:val="0"/>
                <w:numId w:val="41"/>
              </w:numPr>
              <w:spacing w:line="240" w:lineRule="auto"/>
              <w:ind w:left="317" w:hanging="142"/>
              <w:cnfStyle w:val="000000010000" w:firstRow="0" w:lastRow="0" w:firstColumn="0" w:lastColumn="0" w:oddVBand="0" w:evenVBand="0" w:oddHBand="0" w:evenHBand="1" w:firstRowFirstColumn="0" w:firstRowLastColumn="0" w:lastRowFirstColumn="0" w:lastRowLastColumn="0"/>
              <w:rPr>
                <w:sz w:val="17"/>
                <w:szCs w:val="17"/>
              </w:rPr>
            </w:pPr>
            <w:r>
              <w:rPr>
                <w:sz w:val="17"/>
                <w:szCs w:val="17"/>
              </w:rPr>
              <w:t>Coliformes totales</w:t>
            </w:r>
          </w:p>
          <w:p w14:paraId="61D2C637" w14:textId="77777777" w:rsidR="002A42A5" w:rsidRPr="005F2F1B" w:rsidRDefault="002A42A5" w:rsidP="002A42A5">
            <w:pPr>
              <w:pStyle w:val="Prrafodelista"/>
              <w:numPr>
                <w:ilvl w:val="0"/>
                <w:numId w:val="41"/>
              </w:numPr>
              <w:spacing w:line="240" w:lineRule="auto"/>
              <w:ind w:left="317" w:hanging="142"/>
              <w:cnfStyle w:val="000000010000" w:firstRow="0" w:lastRow="0" w:firstColumn="0" w:lastColumn="0" w:oddVBand="0" w:evenVBand="0" w:oddHBand="0" w:evenHBand="1" w:firstRowFirstColumn="0" w:firstRowLastColumn="0" w:lastRowFirstColumn="0" w:lastRowLastColumn="0"/>
              <w:rPr>
                <w:sz w:val="17"/>
                <w:szCs w:val="17"/>
              </w:rPr>
            </w:pPr>
            <w:r>
              <w:rPr>
                <w:sz w:val="17"/>
                <w:szCs w:val="17"/>
              </w:rPr>
              <w:t>Coliformes fecales</w:t>
            </w:r>
          </w:p>
        </w:tc>
        <w:tc>
          <w:tcPr>
            <w:tcW w:w="2310" w:type="dxa"/>
            <w:vAlign w:val="center"/>
          </w:tcPr>
          <w:p w14:paraId="6E0B2297" w14:textId="77777777" w:rsidR="002A42A5" w:rsidRDefault="002A42A5" w:rsidP="002A42A5">
            <w:pPr>
              <w:pStyle w:val="Prrafodelista"/>
              <w:numPr>
                <w:ilvl w:val="0"/>
                <w:numId w:val="40"/>
              </w:numPr>
              <w:spacing w:line="240" w:lineRule="auto"/>
              <w:ind w:left="275" w:hanging="275"/>
              <w:cnfStyle w:val="000000010000" w:firstRow="0" w:lastRow="0" w:firstColumn="0" w:lastColumn="0" w:oddVBand="0" w:evenVBand="0" w:oddHBand="0" w:evenHBand="1" w:firstRowFirstColumn="0" w:firstRowLastColumn="0" w:lastRowFirstColumn="0" w:lastRowLastColumn="0"/>
              <w:rPr>
                <w:sz w:val="17"/>
                <w:szCs w:val="17"/>
              </w:rPr>
            </w:pPr>
            <w:r>
              <w:rPr>
                <w:sz w:val="17"/>
                <w:szCs w:val="17"/>
              </w:rPr>
              <w:t>Coliformes totales</w:t>
            </w:r>
          </w:p>
          <w:p w14:paraId="3C3AE94D" w14:textId="77777777" w:rsidR="002A42A5" w:rsidRPr="005F2F1B" w:rsidRDefault="002A42A5" w:rsidP="002A42A5">
            <w:pPr>
              <w:pStyle w:val="Prrafodelista"/>
              <w:numPr>
                <w:ilvl w:val="0"/>
                <w:numId w:val="40"/>
              </w:numPr>
              <w:spacing w:line="240" w:lineRule="auto"/>
              <w:ind w:left="275" w:hanging="275"/>
              <w:cnfStyle w:val="000000010000" w:firstRow="0" w:lastRow="0" w:firstColumn="0" w:lastColumn="0" w:oddVBand="0" w:evenVBand="0" w:oddHBand="0" w:evenHBand="1" w:firstRowFirstColumn="0" w:firstRowLastColumn="0" w:lastRowFirstColumn="0" w:lastRowLastColumn="0"/>
              <w:rPr>
                <w:sz w:val="17"/>
                <w:szCs w:val="17"/>
              </w:rPr>
            </w:pPr>
            <w:r>
              <w:rPr>
                <w:sz w:val="17"/>
                <w:szCs w:val="17"/>
              </w:rPr>
              <w:t>Coliformes fecales</w:t>
            </w:r>
          </w:p>
        </w:tc>
        <w:tc>
          <w:tcPr>
            <w:tcW w:w="2311" w:type="dxa"/>
            <w:vAlign w:val="center"/>
          </w:tcPr>
          <w:p w14:paraId="3B14FEC6" w14:textId="77777777" w:rsidR="002A42A5" w:rsidRDefault="002A42A5" w:rsidP="002A42A5">
            <w:pPr>
              <w:pStyle w:val="Prrafodelista"/>
              <w:numPr>
                <w:ilvl w:val="0"/>
                <w:numId w:val="39"/>
              </w:numPr>
              <w:spacing w:line="240" w:lineRule="auto"/>
              <w:ind w:left="233" w:hanging="233"/>
              <w:cnfStyle w:val="000000010000" w:firstRow="0" w:lastRow="0" w:firstColumn="0" w:lastColumn="0" w:oddVBand="0" w:evenVBand="0" w:oddHBand="0" w:evenHBand="1" w:firstRowFirstColumn="0" w:firstRowLastColumn="0" w:lastRowFirstColumn="0" w:lastRowLastColumn="0"/>
              <w:rPr>
                <w:sz w:val="17"/>
                <w:szCs w:val="17"/>
              </w:rPr>
            </w:pPr>
            <w:r>
              <w:rPr>
                <w:sz w:val="17"/>
                <w:szCs w:val="17"/>
              </w:rPr>
              <w:t>Coliformes totales</w:t>
            </w:r>
          </w:p>
          <w:p w14:paraId="2F7EB691" w14:textId="77777777" w:rsidR="002A42A5" w:rsidRPr="005F2F1B" w:rsidRDefault="002A42A5" w:rsidP="002A42A5">
            <w:pPr>
              <w:pStyle w:val="Prrafodelista"/>
              <w:numPr>
                <w:ilvl w:val="0"/>
                <w:numId w:val="39"/>
              </w:numPr>
              <w:spacing w:line="240" w:lineRule="auto"/>
              <w:ind w:left="233" w:hanging="233"/>
              <w:cnfStyle w:val="000000010000" w:firstRow="0" w:lastRow="0" w:firstColumn="0" w:lastColumn="0" w:oddVBand="0" w:evenVBand="0" w:oddHBand="0" w:evenHBand="1" w:firstRowFirstColumn="0" w:firstRowLastColumn="0" w:lastRowFirstColumn="0" w:lastRowLastColumn="0"/>
              <w:rPr>
                <w:sz w:val="17"/>
                <w:szCs w:val="17"/>
              </w:rPr>
            </w:pPr>
            <w:r>
              <w:rPr>
                <w:sz w:val="17"/>
                <w:szCs w:val="17"/>
              </w:rPr>
              <w:t>Coliformes fecales</w:t>
            </w:r>
          </w:p>
        </w:tc>
      </w:tr>
    </w:tbl>
    <w:p w14:paraId="35F6EC7E" w14:textId="77777777" w:rsidR="002A42A5" w:rsidRPr="005B1588" w:rsidRDefault="002A42A5" w:rsidP="002A42A5">
      <w:pPr>
        <w:rPr>
          <w:sz w:val="18"/>
          <w:szCs w:val="18"/>
          <w:lang w:val="es-ES"/>
        </w:rPr>
      </w:pPr>
      <w:r w:rsidRPr="005B1588">
        <w:rPr>
          <w:sz w:val="18"/>
          <w:szCs w:val="18"/>
          <w:lang w:val="es-ES"/>
        </w:rPr>
        <w:t xml:space="preserve">* Límite </w:t>
      </w:r>
      <w:r>
        <w:rPr>
          <w:sz w:val="18"/>
          <w:szCs w:val="18"/>
          <w:lang w:val="es-ES"/>
        </w:rPr>
        <w:t>correspondiente a la</w:t>
      </w:r>
      <w:r w:rsidRPr="005B1588">
        <w:rPr>
          <w:sz w:val="18"/>
          <w:szCs w:val="18"/>
          <w:lang w:val="es-ES"/>
        </w:rPr>
        <w:t xml:space="preserve"> NP 24 001 80</w:t>
      </w:r>
    </w:p>
    <w:p w14:paraId="5CDB7510" w14:textId="77777777" w:rsidR="002A42A5" w:rsidRPr="002A42A5" w:rsidRDefault="002A42A5" w:rsidP="002A42A5">
      <w:pPr>
        <w:rPr>
          <w:sz w:val="14"/>
        </w:rPr>
      </w:pPr>
    </w:p>
    <w:p w14:paraId="3C0D5520" w14:textId="6A26D81A" w:rsidR="004655E9" w:rsidRPr="002A42A5" w:rsidRDefault="002A42A5" w:rsidP="002A42A5">
      <w:pPr>
        <w:jc w:val="both"/>
        <w:rPr>
          <w:sz w:val="19"/>
          <w:szCs w:val="19"/>
        </w:rPr>
      </w:pPr>
      <w:r w:rsidRPr="002A42A5">
        <w:rPr>
          <w:sz w:val="19"/>
          <w:szCs w:val="19"/>
        </w:rPr>
        <w:lastRenderedPageBreak/>
        <w:t>Se verifica que en todas las campa</w:t>
      </w:r>
      <w:proofErr w:type="spellStart"/>
      <w:r w:rsidRPr="002A42A5">
        <w:rPr>
          <w:sz w:val="19"/>
          <w:szCs w:val="19"/>
          <w:lang w:val="es-ES"/>
        </w:rPr>
        <w:t>ñas</w:t>
      </w:r>
      <w:proofErr w:type="spellEnd"/>
      <w:r w:rsidRPr="002A42A5">
        <w:rPr>
          <w:sz w:val="19"/>
          <w:szCs w:val="19"/>
          <w:lang w:val="es-ES"/>
        </w:rPr>
        <w:t xml:space="preserve"> los indicadores microbiológicos exceden las concentraciones máximas recomendadas. Ningún parámetro fisicoquímico incumple los requisitos generales para agua potable.</w:t>
      </w:r>
    </w:p>
    <w:p w14:paraId="3E10213E" w14:textId="689AE0EC" w:rsidR="00637E0D" w:rsidRDefault="002A42A5" w:rsidP="00637E0D">
      <w:pPr>
        <w:spacing w:after="160" w:line="259" w:lineRule="auto"/>
        <w:contextualSpacing w:val="0"/>
        <w:rPr>
          <w:rFonts w:asciiTheme="majorHAnsi" w:hAnsiTheme="majorHAnsi" w:cs="Courier New"/>
          <w:lang w:val="es-ES"/>
        </w:rPr>
      </w:pPr>
      <w:bookmarkStart w:id="197" w:name="_Toc70326623"/>
      <w:bookmarkStart w:id="198" w:name="_Toc70327431"/>
      <w:bookmarkStart w:id="199" w:name="_Toc108566567"/>
      <w:r>
        <w:rPr>
          <w:rStyle w:val="Ttulo2Car"/>
        </w:rPr>
        <w:t>4.1</w:t>
      </w:r>
      <w:r w:rsidR="00522DAB" w:rsidRPr="00AC62D5">
        <w:rPr>
          <w:rStyle w:val="Ttulo2Car"/>
        </w:rPr>
        <w:t>.2.</w:t>
      </w:r>
      <w:r w:rsidR="001434CA" w:rsidRPr="00AC62D5">
        <w:rPr>
          <w:rStyle w:val="Ttulo2Car"/>
        </w:rPr>
        <w:t xml:space="preserve"> Análisis </w:t>
      </w:r>
      <w:bookmarkEnd w:id="197"/>
      <w:bookmarkEnd w:id="198"/>
      <w:r w:rsidRPr="002A42A5">
        <w:rPr>
          <w:rStyle w:val="Ttulo2Car"/>
        </w:rPr>
        <w:t>del punto GW 20-ST</w:t>
      </w:r>
      <w:bookmarkEnd w:id="199"/>
    </w:p>
    <w:p w14:paraId="4CC5C35C" w14:textId="3485C23F" w:rsidR="002A42A5" w:rsidRDefault="002A42A5" w:rsidP="002A42A5">
      <w:pPr>
        <w:jc w:val="both"/>
      </w:pPr>
      <w:r>
        <w:t>La estación de monitoreo GW 20-ST se encuentra dentro de la estancia denominada Santa Teresa, al nordeste del distrito Bella Vista, Departamento de Amambay; sus coordenadas UTM de referencia son 21K 537999.00 m E, 7498476.00 m S.</w:t>
      </w:r>
    </w:p>
    <w:p w14:paraId="59E47889" w14:textId="77777777" w:rsidR="002A42A5" w:rsidRDefault="002A42A5" w:rsidP="002A42A5">
      <w:pPr>
        <w:jc w:val="both"/>
      </w:pPr>
    </w:p>
    <w:p w14:paraId="2CF110FD" w14:textId="77777777" w:rsidR="002A42A5" w:rsidRDefault="002A42A5" w:rsidP="002A42A5">
      <w:pPr>
        <w:jc w:val="both"/>
      </w:pPr>
      <w:r>
        <w:t xml:space="preserve">El punto de monitoreo corresponde a un pozo artesiano que se localiza en la sede de la estancia y se utiliza para la provisión de agua del lugar, en su área de influencia se verifica la existencia de viviendas del personal, área administrativa, taller, área recreativa y pista de aviación. La propiedad cuenta con plantaciones forestales de </w:t>
      </w:r>
      <w:r w:rsidRPr="005D28F4">
        <w:rPr>
          <w:i/>
        </w:rPr>
        <w:t xml:space="preserve">Eucaliptus </w:t>
      </w:r>
      <w:proofErr w:type="spellStart"/>
      <w:r w:rsidRPr="005D28F4">
        <w:rPr>
          <w:i/>
        </w:rPr>
        <w:t>sp</w:t>
      </w:r>
      <w:proofErr w:type="spellEnd"/>
      <w:r>
        <w:t xml:space="preserve"> y actividades ganaderas, pero las mismas se desarrollan más allá de los 100 metros a la redonda del pozo.</w:t>
      </w:r>
    </w:p>
    <w:p w14:paraId="0A79BAEA" w14:textId="77777777" w:rsidR="002A42A5" w:rsidRPr="005D18ED" w:rsidRDefault="002A42A5" w:rsidP="002A42A5">
      <w:pPr>
        <w:jc w:val="both"/>
        <w:rPr>
          <w:sz w:val="16"/>
          <w:szCs w:val="16"/>
        </w:rPr>
      </w:pPr>
    </w:p>
    <w:p w14:paraId="37257EFF" w14:textId="77777777" w:rsidR="002A42A5" w:rsidRDefault="002A42A5" w:rsidP="002A42A5">
      <w:pPr>
        <w:jc w:val="both"/>
      </w:pPr>
      <w:r w:rsidRPr="00E70338">
        <w:t xml:space="preserve">En </w:t>
      </w:r>
      <w:r>
        <w:t>base a los resultados de laboratorio obtenidos en las sucesivas campa</w:t>
      </w:r>
      <w:proofErr w:type="spellStart"/>
      <w:r>
        <w:rPr>
          <w:lang w:val="es-ES"/>
        </w:rPr>
        <w:t>ñas</w:t>
      </w:r>
      <w:proofErr w:type="spellEnd"/>
      <w:r>
        <w:rPr>
          <w:lang w:val="es-ES"/>
        </w:rPr>
        <w:t xml:space="preserve"> se </w:t>
      </w:r>
      <w:r>
        <w:t>aplicó</w:t>
      </w:r>
      <w:r w:rsidRPr="00E70338">
        <w:t xml:space="preserve"> el índice de calidad de agua (ICA) y </w:t>
      </w:r>
      <w:r>
        <w:t xml:space="preserve">se evaluó </w:t>
      </w:r>
      <w:r w:rsidRPr="00E70338">
        <w:t>el grado de cumplimiento de los límites de calidad</w:t>
      </w:r>
      <w:r>
        <w:t xml:space="preserve"> para</w:t>
      </w:r>
      <w:r w:rsidRPr="00E70338">
        <w:t xml:space="preserve"> agua potable</w:t>
      </w:r>
      <w:r>
        <w:t xml:space="preserve"> establecidos en las normas nacionales.</w:t>
      </w:r>
      <w:r w:rsidRPr="00E70338">
        <w:t xml:space="preserve"> </w:t>
      </w:r>
    </w:p>
    <w:p w14:paraId="7B04562E" w14:textId="77777777" w:rsidR="002A42A5" w:rsidRPr="00E70338" w:rsidRDefault="002A42A5" w:rsidP="002A42A5">
      <w:pPr>
        <w:jc w:val="both"/>
      </w:pPr>
    </w:p>
    <w:p w14:paraId="0BD80EA2" w14:textId="308B5D22" w:rsidR="00637E0D" w:rsidRDefault="002A42A5" w:rsidP="002A42A5">
      <w:pPr>
        <w:spacing w:line="259" w:lineRule="auto"/>
        <w:contextualSpacing w:val="0"/>
        <w:rPr>
          <w:rFonts w:asciiTheme="majorHAnsi" w:hAnsiTheme="majorHAnsi" w:cs="Courier New"/>
          <w:lang w:val="es-ES"/>
        </w:rPr>
      </w:pPr>
      <w:r>
        <w:rPr>
          <w:noProof/>
          <w:lang w:val="es-ES" w:eastAsia="es-ES"/>
        </w:rPr>
        <w:drawing>
          <wp:inline distT="0" distB="0" distL="0" distR="0" wp14:anchorId="6D80AE9A" wp14:editId="5E79BEFA">
            <wp:extent cx="5400040" cy="2788315"/>
            <wp:effectExtent l="0" t="0" r="10160" b="12065"/>
            <wp:docPr id="516" name="Gráfico 5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2A42A5" w14:paraId="607D1A88" w14:textId="77777777" w:rsidTr="0055495B">
        <w:trPr>
          <w:jc w:val="right"/>
        </w:trPr>
        <w:tc>
          <w:tcPr>
            <w:tcW w:w="662" w:type="pct"/>
            <w:vAlign w:val="center"/>
          </w:tcPr>
          <w:p w14:paraId="61C01DC2" w14:textId="77777777" w:rsidR="002A42A5" w:rsidRPr="002A42A5" w:rsidRDefault="002A42A5" w:rsidP="0055495B">
            <w:pPr>
              <w:jc w:val="center"/>
              <w:rPr>
                <w:sz w:val="14"/>
                <w:szCs w:val="14"/>
              </w:rPr>
            </w:pPr>
            <w:r w:rsidRPr="002A42A5">
              <w:rPr>
                <w:sz w:val="14"/>
                <w:szCs w:val="14"/>
              </w:rPr>
              <w:t>ESCALA ICA</w:t>
            </w:r>
          </w:p>
        </w:tc>
        <w:tc>
          <w:tcPr>
            <w:tcW w:w="867" w:type="pct"/>
            <w:shd w:val="clear" w:color="auto" w:fill="2E74B5" w:themeFill="accent1" w:themeFillShade="BF"/>
            <w:vAlign w:val="center"/>
          </w:tcPr>
          <w:p w14:paraId="224291B7" w14:textId="77777777" w:rsidR="002A42A5" w:rsidRPr="002A42A5" w:rsidRDefault="002A42A5" w:rsidP="0055495B">
            <w:pPr>
              <w:jc w:val="center"/>
              <w:rPr>
                <w:sz w:val="14"/>
                <w:szCs w:val="14"/>
              </w:rPr>
            </w:pPr>
            <w:r w:rsidRPr="002A42A5">
              <w:rPr>
                <w:sz w:val="14"/>
                <w:szCs w:val="14"/>
              </w:rPr>
              <w:t>Excelente: &lt; 50</w:t>
            </w:r>
          </w:p>
        </w:tc>
        <w:tc>
          <w:tcPr>
            <w:tcW w:w="868" w:type="pct"/>
            <w:shd w:val="clear" w:color="auto" w:fill="6CAB68"/>
            <w:vAlign w:val="center"/>
          </w:tcPr>
          <w:p w14:paraId="6EDCE515" w14:textId="77777777" w:rsidR="002A42A5" w:rsidRPr="002A42A5" w:rsidRDefault="002A42A5" w:rsidP="0055495B">
            <w:pPr>
              <w:jc w:val="center"/>
              <w:rPr>
                <w:sz w:val="14"/>
                <w:szCs w:val="14"/>
              </w:rPr>
            </w:pPr>
            <w:r w:rsidRPr="002A42A5">
              <w:rPr>
                <w:sz w:val="14"/>
                <w:szCs w:val="14"/>
              </w:rPr>
              <w:t>Buena: 50-100</w:t>
            </w:r>
          </w:p>
        </w:tc>
        <w:tc>
          <w:tcPr>
            <w:tcW w:w="867" w:type="pct"/>
            <w:shd w:val="clear" w:color="auto" w:fill="F8F32B"/>
            <w:vAlign w:val="center"/>
          </w:tcPr>
          <w:p w14:paraId="2B4D3B09" w14:textId="77777777" w:rsidR="002A42A5" w:rsidRPr="002A42A5" w:rsidRDefault="002A42A5" w:rsidP="0055495B">
            <w:pPr>
              <w:jc w:val="center"/>
              <w:rPr>
                <w:sz w:val="14"/>
                <w:szCs w:val="14"/>
              </w:rPr>
            </w:pPr>
            <w:r w:rsidRPr="002A42A5">
              <w:rPr>
                <w:sz w:val="14"/>
                <w:szCs w:val="14"/>
              </w:rPr>
              <w:t>Pobre: 101-200</w:t>
            </w:r>
          </w:p>
        </w:tc>
        <w:tc>
          <w:tcPr>
            <w:tcW w:w="868" w:type="pct"/>
            <w:shd w:val="clear" w:color="auto" w:fill="FFC000"/>
            <w:vAlign w:val="center"/>
          </w:tcPr>
          <w:p w14:paraId="4CDE8B08" w14:textId="77777777" w:rsidR="002A42A5" w:rsidRPr="002A42A5" w:rsidRDefault="002A42A5" w:rsidP="0055495B">
            <w:pPr>
              <w:jc w:val="center"/>
              <w:rPr>
                <w:sz w:val="14"/>
                <w:szCs w:val="14"/>
              </w:rPr>
            </w:pPr>
            <w:r w:rsidRPr="002A42A5">
              <w:rPr>
                <w:sz w:val="14"/>
                <w:szCs w:val="14"/>
              </w:rPr>
              <w:t>Muy pobre: 201-300</w:t>
            </w:r>
          </w:p>
        </w:tc>
        <w:tc>
          <w:tcPr>
            <w:tcW w:w="868" w:type="pct"/>
            <w:shd w:val="clear" w:color="auto" w:fill="CC3300"/>
            <w:vAlign w:val="center"/>
          </w:tcPr>
          <w:p w14:paraId="108885AE" w14:textId="77777777" w:rsidR="002A42A5" w:rsidRPr="002A42A5" w:rsidRDefault="002A42A5" w:rsidP="0055495B">
            <w:pPr>
              <w:jc w:val="center"/>
              <w:rPr>
                <w:sz w:val="14"/>
                <w:szCs w:val="14"/>
              </w:rPr>
            </w:pPr>
            <w:r w:rsidRPr="002A42A5">
              <w:rPr>
                <w:sz w:val="14"/>
                <w:szCs w:val="14"/>
              </w:rPr>
              <w:t>No apta: &gt;300</w:t>
            </w:r>
          </w:p>
        </w:tc>
      </w:tr>
    </w:tbl>
    <w:p w14:paraId="7AB61EC9" w14:textId="1C3464DB" w:rsidR="00637E0D" w:rsidRPr="00600F9C" w:rsidRDefault="00AC505E" w:rsidP="00AC505E">
      <w:pPr>
        <w:pStyle w:val="Descripcin"/>
        <w:keepNext/>
      </w:pPr>
      <w:bookmarkStart w:id="200" w:name="_Toc70330550"/>
      <w:bookmarkStart w:id="201" w:name="_Toc108470355"/>
      <w:r>
        <w:t xml:space="preserve">Figura </w:t>
      </w:r>
      <w:fldSimple w:instr=" SEQ Figura \* ARABIC ">
        <w:r w:rsidR="00626AE4">
          <w:rPr>
            <w:noProof/>
          </w:rPr>
          <w:t>23</w:t>
        </w:r>
      </w:fldSimple>
      <w:r>
        <w:t xml:space="preserve">. </w:t>
      </w:r>
      <w:r w:rsidR="002A42A5" w:rsidRPr="002A42A5">
        <w:rPr>
          <w:rFonts w:asciiTheme="majorHAnsi" w:hAnsiTheme="majorHAnsi" w:cs="Courier New"/>
          <w:lang w:val="es-ES"/>
        </w:rPr>
        <w:t>Evaluación del punto de monitoreo</w:t>
      </w:r>
      <w:r w:rsidR="002A42A5">
        <w:rPr>
          <w:rFonts w:asciiTheme="majorHAnsi" w:hAnsiTheme="majorHAnsi" w:cs="Courier New"/>
          <w:lang w:val="es-ES"/>
        </w:rPr>
        <w:t xml:space="preserve"> GW 20-ST.</w:t>
      </w:r>
      <w:bookmarkEnd w:id="200"/>
      <w:bookmarkEnd w:id="201"/>
    </w:p>
    <w:p w14:paraId="32552220" w14:textId="77777777" w:rsidR="002A42A5" w:rsidRDefault="002A42A5" w:rsidP="00AD0A21">
      <w:pPr>
        <w:jc w:val="both"/>
        <w:rPr>
          <w:lang w:val="es-ES"/>
        </w:rPr>
      </w:pPr>
      <w:proofErr w:type="gramStart"/>
      <w:r>
        <w:rPr>
          <w:lang w:val="es-ES"/>
        </w:rPr>
        <w:t>De acuerdo al</w:t>
      </w:r>
      <w:proofErr w:type="gramEnd"/>
      <w:r>
        <w:rPr>
          <w:lang w:val="es-ES"/>
        </w:rPr>
        <w:t xml:space="preserve"> ICA aplicado se determina que el agua del pozo presenta una calidad de buena a excelente para el consumo humano. El grado de cumplimiento de los límites normativos estuvo de entre el 82,3% al 88,3% de conformidad.</w:t>
      </w:r>
    </w:p>
    <w:p w14:paraId="070AF56D" w14:textId="77777777" w:rsidR="002A42A5" w:rsidRDefault="002A42A5" w:rsidP="002A42A5">
      <w:pPr>
        <w:rPr>
          <w:lang w:val="es-ES"/>
        </w:rPr>
      </w:pPr>
    </w:p>
    <w:tbl>
      <w:tblPr>
        <w:tblStyle w:val="Cuadrculaclara"/>
        <w:tblW w:w="0" w:type="auto"/>
        <w:tblLook w:val="04A0" w:firstRow="1" w:lastRow="0" w:firstColumn="1" w:lastColumn="0" w:noHBand="0" w:noVBand="1"/>
      </w:tblPr>
      <w:tblGrid>
        <w:gridCol w:w="2388"/>
        <w:gridCol w:w="1974"/>
        <w:gridCol w:w="2179"/>
        <w:gridCol w:w="2179"/>
      </w:tblGrid>
      <w:tr w:rsidR="002A42A5" w14:paraId="2FFF8EF6" w14:textId="77777777" w:rsidTr="0055495B">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4A761B3B" w14:textId="2C9557CF" w:rsidR="002A42A5" w:rsidRPr="00AD0A21" w:rsidRDefault="00AD0A21" w:rsidP="00AD0A21">
            <w:pPr>
              <w:pStyle w:val="Descripcin"/>
              <w:keepNext/>
              <w:spacing w:after="0"/>
              <w:jc w:val="center"/>
              <w:rPr>
                <w:b w:val="0"/>
              </w:rPr>
            </w:pPr>
            <w:bookmarkStart w:id="202" w:name="_Toc108436988"/>
            <w:r w:rsidRPr="00AD0A21">
              <w:rPr>
                <w:b w:val="0"/>
              </w:rPr>
              <w:t xml:space="preserve">CUADRO </w:t>
            </w:r>
            <w:r w:rsidRPr="00AD0A21">
              <w:fldChar w:fldCharType="begin"/>
            </w:r>
            <w:r w:rsidRPr="00AD0A21">
              <w:rPr>
                <w:b w:val="0"/>
              </w:rPr>
              <w:instrText xml:space="preserve"> SEQ CUADRO \* ARABIC </w:instrText>
            </w:r>
            <w:r w:rsidRPr="00AD0A21">
              <w:fldChar w:fldCharType="separate"/>
            </w:r>
            <w:r w:rsidR="00D14FCF">
              <w:rPr>
                <w:b w:val="0"/>
                <w:noProof/>
              </w:rPr>
              <w:t>23</w:t>
            </w:r>
            <w:r w:rsidRPr="00AD0A21">
              <w:fldChar w:fldCharType="end"/>
            </w:r>
            <w:r w:rsidRPr="00AD0A21">
              <w:rPr>
                <w:b w:val="0"/>
              </w:rPr>
              <w:t xml:space="preserve">. </w:t>
            </w:r>
            <w:r w:rsidR="002A42A5" w:rsidRPr="00AD0A21">
              <w:rPr>
                <w:rFonts w:ascii="MADE Evolve Sans" w:hAnsi="MADE Evolve Sans"/>
                <w:b w:val="0"/>
                <w:color w:val="000000" w:themeColor="text1"/>
              </w:rPr>
              <w:t>CUMPLIMIENTO DE LA LEY 1614/2000 Y LA NP 24 001 80 GW 20-ST</w:t>
            </w:r>
            <w:bookmarkEnd w:id="202"/>
            <w:r w:rsidR="002A42A5" w:rsidRPr="00AD0A21">
              <w:rPr>
                <w:rFonts w:ascii="MADE Evolve Sans" w:hAnsi="MADE Evolve Sans"/>
                <w:b w:val="0"/>
                <w:color w:val="000000" w:themeColor="text1"/>
              </w:rPr>
              <w:t xml:space="preserve">  </w:t>
            </w:r>
          </w:p>
        </w:tc>
      </w:tr>
      <w:tr w:rsidR="002A42A5" w14:paraId="413EC15D" w14:textId="77777777" w:rsidTr="0055495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7A1C35C0" w14:textId="77777777" w:rsidR="002A42A5" w:rsidRPr="00AE7201" w:rsidRDefault="002A42A5" w:rsidP="0055495B">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27470468" w14:textId="77777777" w:rsidR="002A42A5" w:rsidRPr="00AE7201" w:rsidRDefault="002A42A5"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6A80D4C8" w14:textId="77777777" w:rsidR="002A42A5" w:rsidRPr="00AE7201" w:rsidRDefault="002A42A5"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6B6FF60A" w14:textId="77777777" w:rsidR="002A42A5" w:rsidRPr="00AE7201" w:rsidRDefault="002A42A5"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2A42A5" w14:paraId="1BC4E2EB" w14:textId="77777777" w:rsidTr="0055495B">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F8CDDA3" w14:textId="77777777" w:rsidR="002A42A5" w:rsidRPr="00AE7201" w:rsidRDefault="002A42A5" w:rsidP="0055495B">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064" w:type="dxa"/>
            <w:vAlign w:val="center"/>
          </w:tcPr>
          <w:p w14:paraId="7A1F6950" w14:textId="77777777" w:rsidR="002A42A5" w:rsidRPr="00AE7201" w:rsidRDefault="002A42A5" w:rsidP="0055495B">
            <w:pPr>
              <w:jc w:val="center"/>
              <w:cnfStyle w:val="000000010000" w:firstRow="0" w:lastRow="0" w:firstColumn="0" w:lastColumn="0" w:oddVBand="0" w:evenVBand="0" w:oddHBand="0" w:evenHBand="1" w:firstRowFirstColumn="0" w:firstRowLastColumn="0" w:lastRowFirstColumn="0" w:lastRowLastColumn="0"/>
            </w:pPr>
            <w:r>
              <w:t>82,3%</w:t>
            </w:r>
          </w:p>
        </w:tc>
        <w:tc>
          <w:tcPr>
            <w:tcW w:w="2292" w:type="dxa"/>
            <w:vAlign w:val="center"/>
          </w:tcPr>
          <w:p w14:paraId="22181D9F" w14:textId="77777777" w:rsidR="002A42A5" w:rsidRPr="00AE7201" w:rsidRDefault="002A42A5" w:rsidP="0055495B">
            <w:pPr>
              <w:jc w:val="center"/>
              <w:cnfStyle w:val="000000010000" w:firstRow="0" w:lastRow="0" w:firstColumn="0" w:lastColumn="0" w:oddVBand="0" w:evenVBand="0" w:oddHBand="0" w:evenHBand="1" w:firstRowFirstColumn="0" w:firstRowLastColumn="0" w:lastRowFirstColumn="0" w:lastRowLastColumn="0"/>
            </w:pPr>
            <w:r>
              <w:t>88,3%</w:t>
            </w:r>
          </w:p>
        </w:tc>
        <w:tc>
          <w:tcPr>
            <w:tcW w:w="2292" w:type="dxa"/>
          </w:tcPr>
          <w:p w14:paraId="12352479" w14:textId="77777777" w:rsidR="002A42A5" w:rsidRPr="00AE7201" w:rsidRDefault="002A42A5" w:rsidP="0055495B">
            <w:pPr>
              <w:jc w:val="center"/>
              <w:cnfStyle w:val="000000010000" w:firstRow="0" w:lastRow="0" w:firstColumn="0" w:lastColumn="0" w:oddVBand="0" w:evenVBand="0" w:oddHBand="0" w:evenHBand="1" w:firstRowFirstColumn="0" w:firstRowLastColumn="0" w:lastRowFirstColumn="0" w:lastRowLastColumn="0"/>
            </w:pPr>
            <w:r>
              <w:t>88,3%</w:t>
            </w:r>
          </w:p>
        </w:tc>
      </w:tr>
      <w:tr w:rsidR="002A42A5" w14:paraId="6BC6D7E7" w14:textId="77777777" w:rsidTr="0055495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B42043F" w14:textId="77777777" w:rsidR="002A42A5" w:rsidRPr="00AE7201" w:rsidRDefault="002A42A5" w:rsidP="0055495B">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064" w:type="dxa"/>
            <w:vAlign w:val="center"/>
          </w:tcPr>
          <w:p w14:paraId="5EA9CB89" w14:textId="77777777" w:rsidR="002A42A5" w:rsidRPr="00AE7201" w:rsidRDefault="002A42A5" w:rsidP="0055495B">
            <w:pPr>
              <w:jc w:val="center"/>
              <w:cnfStyle w:val="000000100000" w:firstRow="0" w:lastRow="0" w:firstColumn="0" w:lastColumn="0" w:oddVBand="0" w:evenVBand="0" w:oddHBand="1" w:evenHBand="0" w:firstRowFirstColumn="0" w:firstRowLastColumn="0" w:lastRowFirstColumn="0" w:lastRowLastColumn="0"/>
            </w:pPr>
            <w:r>
              <w:t>17,7%</w:t>
            </w:r>
          </w:p>
        </w:tc>
        <w:tc>
          <w:tcPr>
            <w:tcW w:w="2292" w:type="dxa"/>
            <w:vAlign w:val="center"/>
          </w:tcPr>
          <w:p w14:paraId="32F24121" w14:textId="77777777" w:rsidR="002A42A5" w:rsidRPr="00AE7201" w:rsidRDefault="002A42A5" w:rsidP="0055495B">
            <w:pPr>
              <w:jc w:val="center"/>
              <w:cnfStyle w:val="000000100000" w:firstRow="0" w:lastRow="0" w:firstColumn="0" w:lastColumn="0" w:oddVBand="0" w:evenVBand="0" w:oddHBand="1" w:evenHBand="0" w:firstRowFirstColumn="0" w:firstRowLastColumn="0" w:lastRowFirstColumn="0" w:lastRowLastColumn="0"/>
            </w:pPr>
            <w:r>
              <w:t>11,7%</w:t>
            </w:r>
          </w:p>
        </w:tc>
        <w:tc>
          <w:tcPr>
            <w:tcW w:w="2292" w:type="dxa"/>
          </w:tcPr>
          <w:p w14:paraId="12B95A38" w14:textId="77777777" w:rsidR="002A42A5" w:rsidRPr="00AE7201" w:rsidRDefault="002A42A5" w:rsidP="0055495B">
            <w:pPr>
              <w:jc w:val="center"/>
              <w:cnfStyle w:val="000000100000" w:firstRow="0" w:lastRow="0" w:firstColumn="0" w:lastColumn="0" w:oddVBand="0" w:evenVBand="0" w:oddHBand="1" w:evenHBand="0" w:firstRowFirstColumn="0" w:firstRowLastColumn="0" w:lastRowFirstColumn="0" w:lastRowLastColumn="0"/>
            </w:pPr>
            <w:r>
              <w:t>11,7%</w:t>
            </w:r>
          </w:p>
        </w:tc>
      </w:tr>
      <w:tr w:rsidR="002A42A5" w14:paraId="76F3B997" w14:textId="77777777" w:rsidTr="0055495B">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655B6A6" w14:textId="77777777" w:rsidR="002A42A5" w:rsidRPr="00AE7201" w:rsidRDefault="002A42A5" w:rsidP="0055495B">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064" w:type="dxa"/>
            <w:vAlign w:val="center"/>
          </w:tcPr>
          <w:p w14:paraId="614CD033" w14:textId="77777777" w:rsidR="002A42A5" w:rsidRDefault="002A42A5" w:rsidP="002A42A5">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5ADC22D2" w14:textId="77777777" w:rsidR="002A42A5" w:rsidRDefault="002A42A5" w:rsidP="002A42A5">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4A30BA84" w14:textId="77777777" w:rsidR="002A42A5" w:rsidRPr="001B77E3" w:rsidRDefault="002A42A5" w:rsidP="002A42A5">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2292" w:type="dxa"/>
            <w:vAlign w:val="center"/>
          </w:tcPr>
          <w:p w14:paraId="4A7026D4" w14:textId="77777777" w:rsidR="002A42A5" w:rsidRDefault="002A42A5" w:rsidP="002A42A5">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4B8E7ACA" w14:textId="77777777" w:rsidR="002A42A5" w:rsidRPr="00AE7201" w:rsidRDefault="002A42A5" w:rsidP="002A42A5">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tc>
        <w:tc>
          <w:tcPr>
            <w:tcW w:w="2292" w:type="dxa"/>
            <w:vAlign w:val="center"/>
          </w:tcPr>
          <w:p w14:paraId="3409872D" w14:textId="77777777" w:rsidR="002A42A5" w:rsidRDefault="002A42A5" w:rsidP="002A42A5">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6C93A37C" w14:textId="77777777" w:rsidR="002A42A5" w:rsidRPr="00EE31F4" w:rsidRDefault="002A42A5" w:rsidP="002A42A5">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tc>
      </w:tr>
    </w:tbl>
    <w:p w14:paraId="7F23C51F" w14:textId="77777777" w:rsidR="002A42A5" w:rsidRPr="005B1588" w:rsidRDefault="002A42A5" w:rsidP="002A42A5">
      <w:pPr>
        <w:rPr>
          <w:sz w:val="18"/>
          <w:szCs w:val="18"/>
          <w:lang w:val="es-ES"/>
        </w:rPr>
      </w:pPr>
      <w:r w:rsidRPr="005B1588">
        <w:rPr>
          <w:sz w:val="18"/>
          <w:szCs w:val="18"/>
          <w:lang w:val="es-ES"/>
        </w:rPr>
        <w:t xml:space="preserve">* Límite </w:t>
      </w:r>
      <w:r>
        <w:rPr>
          <w:sz w:val="18"/>
          <w:szCs w:val="18"/>
          <w:lang w:val="es-ES"/>
        </w:rPr>
        <w:t>correspondiente a la</w:t>
      </w:r>
      <w:r w:rsidRPr="005B1588">
        <w:rPr>
          <w:sz w:val="18"/>
          <w:szCs w:val="18"/>
          <w:lang w:val="es-ES"/>
        </w:rPr>
        <w:t xml:space="preserve"> NP 24 001 80</w:t>
      </w:r>
    </w:p>
    <w:p w14:paraId="1A4E2C6D" w14:textId="77777777" w:rsidR="002A42A5" w:rsidRPr="00DF4BDA" w:rsidRDefault="002A42A5" w:rsidP="002A42A5">
      <w:pPr>
        <w:rPr>
          <w:sz w:val="10"/>
        </w:rPr>
      </w:pPr>
    </w:p>
    <w:p w14:paraId="440B164F" w14:textId="77777777" w:rsidR="002A42A5" w:rsidRPr="00DF4BDA" w:rsidRDefault="002A42A5" w:rsidP="002A42A5">
      <w:pPr>
        <w:jc w:val="both"/>
        <w:rPr>
          <w:lang w:val="es-ES"/>
        </w:rPr>
      </w:pPr>
      <w:r>
        <w:t>El pozo presenta aguas ligeramente acidas, por debajo del límite inferior de 6,5 establecido en Ley 1614/2000</w:t>
      </w:r>
      <w:r w:rsidRPr="00FB6330">
        <w:t xml:space="preserve">; </w:t>
      </w:r>
      <w:r>
        <w:t>la Norma Paraguaya NP 24 001 80 admite una tolerancia de pH</w:t>
      </w:r>
      <w:del w:id="203" w:author="..fio celabe.." w:date="2022-07-06T13:07:00Z">
        <w:r w:rsidDel="00436224">
          <w:delText xml:space="preserve"> </w:delText>
        </w:r>
      </w:del>
      <w:r>
        <w:t xml:space="preserve"> entre 5,0 a 9,0 para aguas </w:t>
      </w:r>
      <w:r>
        <w:lastRenderedPageBreak/>
        <w:t>subterráneas sin sistemas de distribución, atendiendo que la menor lectura de pH en el punto fue de 5,44 se puede afirmar que el pH aún se encuentra dentro los limites aptos para consumo humano. En todas las campa</w:t>
      </w:r>
      <w:proofErr w:type="spellStart"/>
      <w:r>
        <w:rPr>
          <w:lang w:val="es-ES"/>
        </w:rPr>
        <w:t>ñas</w:t>
      </w:r>
      <w:proofErr w:type="spellEnd"/>
      <w:r>
        <w:rPr>
          <w:lang w:val="es-ES"/>
        </w:rPr>
        <w:t xml:space="preserve"> se verifica parámetros microbiológicos fuera de los requisitos recomendados.</w:t>
      </w:r>
    </w:p>
    <w:p w14:paraId="21C2D459" w14:textId="77777777" w:rsidR="0007149A" w:rsidRPr="0079582D" w:rsidRDefault="0007149A" w:rsidP="00E73964">
      <w:pPr>
        <w:pStyle w:val="Descripcin"/>
        <w:rPr>
          <w:lang w:val="es-ES"/>
        </w:rPr>
      </w:pPr>
    </w:p>
    <w:p w14:paraId="4A592E8E" w14:textId="0A638839" w:rsidR="0007149A" w:rsidRDefault="0007149A" w:rsidP="00E73964">
      <w:pPr>
        <w:pStyle w:val="Descripcin"/>
      </w:pPr>
    </w:p>
    <w:p w14:paraId="5A44843E" w14:textId="0AEACA7A" w:rsidR="00637E0D" w:rsidRDefault="00080C47" w:rsidP="00DA504C">
      <w:pPr>
        <w:pStyle w:val="Ttulo2"/>
        <w:rPr>
          <w:lang w:val="es-ES"/>
        </w:rPr>
      </w:pPr>
      <w:bookmarkStart w:id="204" w:name="_Toc70326624"/>
      <w:bookmarkStart w:id="205" w:name="_Toc70327432"/>
      <w:bookmarkStart w:id="206" w:name="_Toc108566568"/>
      <w:r>
        <w:rPr>
          <w:lang w:val="es-ES"/>
        </w:rPr>
        <w:t>4.1</w:t>
      </w:r>
      <w:r w:rsidR="00DF1AEF">
        <w:rPr>
          <w:lang w:val="es-ES"/>
        </w:rPr>
        <w:t>.3</w:t>
      </w:r>
      <w:r w:rsidR="001434CA">
        <w:rPr>
          <w:lang w:val="es-ES"/>
        </w:rPr>
        <w:t xml:space="preserve"> Análisis </w:t>
      </w:r>
      <w:r w:rsidRPr="00080C47">
        <w:rPr>
          <w:lang w:val="es-ES"/>
        </w:rPr>
        <w:t>del punto GW 19-HE</w:t>
      </w:r>
      <w:bookmarkEnd w:id="204"/>
      <w:bookmarkEnd w:id="205"/>
      <w:bookmarkEnd w:id="206"/>
    </w:p>
    <w:p w14:paraId="03CA3A14" w14:textId="77777777" w:rsidR="006771D8" w:rsidRPr="006771D8" w:rsidRDefault="006771D8" w:rsidP="0079582D">
      <w:pPr>
        <w:rPr>
          <w:sz w:val="10"/>
        </w:rPr>
      </w:pPr>
    </w:p>
    <w:p w14:paraId="70FE127D" w14:textId="77777777" w:rsidR="00080C47" w:rsidRDefault="00080C47" w:rsidP="00080C47">
      <w:pPr>
        <w:jc w:val="both"/>
      </w:pPr>
      <w:r>
        <w:t xml:space="preserve">La estación de monitoreo GW 19-HE se encuentra dentro de la estancia Hermosa, en la localidad conocida como Zona de Estancias perteneciente al distrito Sgto. José Félix Estigarribia del Departamento de Concepción; sus coordenadas UTM de referencia son 21K 512695.00 m E 7515558.00 m S. </w:t>
      </w:r>
    </w:p>
    <w:p w14:paraId="5E1826E4" w14:textId="77777777" w:rsidR="00080C47" w:rsidRDefault="00080C47" w:rsidP="00080C47">
      <w:pPr>
        <w:jc w:val="both"/>
      </w:pPr>
    </w:p>
    <w:p w14:paraId="5F98DECE" w14:textId="77777777" w:rsidR="00080C47" w:rsidRDefault="00080C47" w:rsidP="00080C47">
      <w:pPr>
        <w:jc w:val="both"/>
      </w:pPr>
      <w:r>
        <w:t xml:space="preserve">El punto de monitoreo corresponde a un pozo artesiano utilizado en la provisión de agua del establecimiento, en un radio de 100 metros se verifica la existencia de área administrativa, viviendas del personal, taller y huerta de autoconsumo. En la finca se desarrollan actividades ganaderas y también cuenta con plantaciones forestales de Eucaliptus </w:t>
      </w:r>
      <w:proofErr w:type="spellStart"/>
      <w:r>
        <w:t>sp</w:t>
      </w:r>
      <w:proofErr w:type="spellEnd"/>
      <w:r>
        <w:t>.</w:t>
      </w:r>
    </w:p>
    <w:p w14:paraId="06A866D9" w14:textId="77777777" w:rsidR="00080C47" w:rsidRDefault="00080C47" w:rsidP="00080C47">
      <w:pPr>
        <w:jc w:val="both"/>
      </w:pPr>
    </w:p>
    <w:p w14:paraId="66ACB9D3" w14:textId="057E366D" w:rsidR="00600F9C" w:rsidRDefault="00080C47" w:rsidP="00080C47">
      <w:pPr>
        <w:jc w:val="both"/>
      </w:pPr>
      <w:r>
        <w:t>En base a los resultados de laboratorio obtenidos en las sucesivas campañas se aplicó el índice de calidad de agua (ICA) y se evaluó el grado de cumplimiento de los límites de calidad para agua potable establecidos en las normas nacionales.</w:t>
      </w:r>
    </w:p>
    <w:p w14:paraId="55FAB1CA" w14:textId="77777777" w:rsidR="00080C47" w:rsidRPr="00600F9C" w:rsidRDefault="00080C47" w:rsidP="00080C47">
      <w:pPr>
        <w:jc w:val="both"/>
        <w:rPr>
          <w:lang w:val="es-ES"/>
        </w:rPr>
      </w:pPr>
    </w:p>
    <w:p w14:paraId="11923763" w14:textId="160BB46D" w:rsidR="00637E0D" w:rsidRDefault="00080C47" w:rsidP="00080C47">
      <w:pPr>
        <w:spacing w:line="259" w:lineRule="auto"/>
        <w:contextualSpacing w:val="0"/>
        <w:rPr>
          <w:rFonts w:asciiTheme="majorHAnsi" w:hAnsiTheme="majorHAnsi" w:cs="Courier New"/>
          <w:lang w:val="es-ES"/>
        </w:rPr>
      </w:pPr>
      <w:r>
        <w:rPr>
          <w:noProof/>
          <w:lang w:val="es-ES" w:eastAsia="es-ES"/>
        </w:rPr>
        <w:drawing>
          <wp:inline distT="0" distB="0" distL="0" distR="0" wp14:anchorId="5A156CD9" wp14:editId="1F75932D">
            <wp:extent cx="5400040" cy="2788315"/>
            <wp:effectExtent l="0" t="0" r="10160" b="12065"/>
            <wp:docPr id="517" name="Gráfico 5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080C47" w14:paraId="098401FC" w14:textId="77777777" w:rsidTr="0055495B">
        <w:trPr>
          <w:jc w:val="right"/>
        </w:trPr>
        <w:tc>
          <w:tcPr>
            <w:tcW w:w="662" w:type="pct"/>
            <w:vAlign w:val="center"/>
          </w:tcPr>
          <w:p w14:paraId="27352E90" w14:textId="77777777" w:rsidR="00080C47" w:rsidRPr="002A42A5" w:rsidRDefault="00080C47" w:rsidP="0055495B">
            <w:pPr>
              <w:jc w:val="center"/>
              <w:rPr>
                <w:sz w:val="14"/>
                <w:szCs w:val="14"/>
              </w:rPr>
            </w:pPr>
            <w:r w:rsidRPr="002A42A5">
              <w:rPr>
                <w:sz w:val="14"/>
                <w:szCs w:val="14"/>
              </w:rPr>
              <w:t>ESCALA ICA</w:t>
            </w:r>
          </w:p>
        </w:tc>
        <w:tc>
          <w:tcPr>
            <w:tcW w:w="867" w:type="pct"/>
            <w:shd w:val="clear" w:color="auto" w:fill="2E74B5" w:themeFill="accent1" w:themeFillShade="BF"/>
            <w:vAlign w:val="center"/>
          </w:tcPr>
          <w:p w14:paraId="3E480355" w14:textId="77777777" w:rsidR="00080C47" w:rsidRPr="002A42A5" w:rsidRDefault="00080C47" w:rsidP="0055495B">
            <w:pPr>
              <w:jc w:val="center"/>
              <w:rPr>
                <w:sz w:val="14"/>
                <w:szCs w:val="14"/>
              </w:rPr>
            </w:pPr>
            <w:r w:rsidRPr="002A42A5">
              <w:rPr>
                <w:sz w:val="14"/>
                <w:szCs w:val="14"/>
              </w:rPr>
              <w:t>Excelente: &lt; 50</w:t>
            </w:r>
          </w:p>
        </w:tc>
        <w:tc>
          <w:tcPr>
            <w:tcW w:w="868" w:type="pct"/>
            <w:shd w:val="clear" w:color="auto" w:fill="6CAB68"/>
            <w:vAlign w:val="center"/>
          </w:tcPr>
          <w:p w14:paraId="6BB4B67B" w14:textId="77777777" w:rsidR="00080C47" w:rsidRPr="002A42A5" w:rsidRDefault="00080C47" w:rsidP="0055495B">
            <w:pPr>
              <w:jc w:val="center"/>
              <w:rPr>
                <w:sz w:val="14"/>
                <w:szCs w:val="14"/>
              </w:rPr>
            </w:pPr>
            <w:r w:rsidRPr="002A42A5">
              <w:rPr>
                <w:sz w:val="14"/>
                <w:szCs w:val="14"/>
              </w:rPr>
              <w:t>Buena: 50-100</w:t>
            </w:r>
          </w:p>
        </w:tc>
        <w:tc>
          <w:tcPr>
            <w:tcW w:w="867" w:type="pct"/>
            <w:shd w:val="clear" w:color="auto" w:fill="F8F32B"/>
            <w:vAlign w:val="center"/>
          </w:tcPr>
          <w:p w14:paraId="0EC98E63" w14:textId="77777777" w:rsidR="00080C47" w:rsidRPr="002A42A5" w:rsidRDefault="00080C47" w:rsidP="0055495B">
            <w:pPr>
              <w:jc w:val="center"/>
              <w:rPr>
                <w:sz w:val="14"/>
                <w:szCs w:val="14"/>
              </w:rPr>
            </w:pPr>
            <w:r w:rsidRPr="002A42A5">
              <w:rPr>
                <w:sz w:val="14"/>
                <w:szCs w:val="14"/>
              </w:rPr>
              <w:t>Pobre: 101-200</w:t>
            </w:r>
          </w:p>
        </w:tc>
        <w:tc>
          <w:tcPr>
            <w:tcW w:w="868" w:type="pct"/>
            <w:shd w:val="clear" w:color="auto" w:fill="FFC000"/>
            <w:vAlign w:val="center"/>
          </w:tcPr>
          <w:p w14:paraId="65682FA0" w14:textId="77777777" w:rsidR="00080C47" w:rsidRPr="002A42A5" w:rsidRDefault="00080C47" w:rsidP="0055495B">
            <w:pPr>
              <w:jc w:val="center"/>
              <w:rPr>
                <w:sz w:val="14"/>
                <w:szCs w:val="14"/>
              </w:rPr>
            </w:pPr>
            <w:r w:rsidRPr="002A42A5">
              <w:rPr>
                <w:sz w:val="14"/>
                <w:szCs w:val="14"/>
              </w:rPr>
              <w:t>Muy pobre: 201-300</w:t>
            </w:r>
          </w:p>
        </w:tc>
        <w:tc>
          <w:tcPr>
            <w:tcW w:w="868" w:type="pct"/>
            <w:shd w:val="clear" w:color="auto" w:fill="CC3300"/>
            <w:vAlign w:val="center"/>
          </w:tcPr>
          <w:p w14:paraId="68F7E7C9" w14:textId="77777777" w:rsidR="00080C47" w:rsidRPr="002A42A5" w:rsidRDefault="00080C47" w:rsidP="0055495B">
            <w:pPr>
              <w:jc w:val="center"/>
              <w:rPr>
                <w:sz w:val="14"/>
                <w:szCs w:val="14"/>
              </w:rPr>
            </w:pPr>
            <w:r w:rsidRPr="002A42A5">
              <w:rPr>
                <w:sz w:val="14"/>
                <w:szCs w:val="14"/>
              </w:rPr>
              <w:t>No apta: &gt;300</w:t>
            </w:r>
          </w:p>
        </w:tc>
      </w:tr>
    </w:tbl>
    <w:p w14:paraId="7A5E0078" w14:textId="17334CDD" w:rsidR="00090A8C" w:rsidRPr="00600F9C" w:rsidRDefault="00AC505E" w:rsidP="00AC505E">
      <w:pPr>
        <w:pStyle w:val="Descripcin"/>
        <w:keepNext/>
      </w:pPr>
      <w:bookmarkStart w:id="207" w:name="_Toc108470356"/>
      <w:r>
        <w:t xml:space="preserve">Figura </w:t>
      </w:r>
      <w:fldSimple w:instr=" SEQ Figura \* ARABIC ">
        <w:r w:rsidR="00626AE4">
          <w:rPr>
            <w:noProof/>
          </w:rPr>
          <w:t>24</w:t>
        </w:r>
      </w:fldSimple>
      <w:r>
        <w:t xml:space="preserve">. </w:t>
      </w:r>
      <w:r w:rsidR="00080C47" w:rsidRPr="00080C47">
        <w:rPr>
          <w:rFonts w:asciiTheme="majorHAnsi" w:hAnsiTheme="majorHAnsi" w:cs="Courier New"/>
          <w:lang w:val="es-ES"/>
        </w:rPr>
        <w:t>Evaluación del punto de monitoreo GW 19-HE</w:t>
      </w:r>
      <w:r w:rsidR="00B53DD5">
        <w:rPr>
          <w:rFonts w:asciiTheme="majorHAnsi" w:hAnsiTheme="majorHAnsi" w:cs="Courier New"/>
          <w:lang w:val="es-ES"/>
        </w:rPr>
        <w:t>.</w:t>
      </w:r>
      <w:bookmarkEnd w:id="207"/>
    </w:p>
    <w:p w14:paraId="38BF8B22" w14:textId="77777777" w:rsidR="00080C47" w:rsidRDefault="00080C47" w:rsidP="00080C47">
      <w:pPr>
        <w:jc w:val="both"/>
        <w:rPr>
          <w:lang w:val="es-ES"/>
        </w:rPr>
      </w:pPr>
      <w:proofErr w:type="gramStart"/>
      <w:r>
        <w:rPr>
          <w:lang w:val="es-ES"/>
        </w:rPr>
        <w:t>De acuerdo a</w:t>
      </w:r>
      <w:proofErr w:type="gramEnd"/>
      <w:r>
        <w:rPr>
          <w:lang w:val="es-ES"/>
        </w:rPr>
        <w:t xml:space="preserve"> la aplicación del ICA las aguas del pozo presentan una calidad excelente para el consumo humano, el grado de cumplimiento de los límites establecidos en la normativa nacional fue siempre superior al 80%. En el cuadro x se citan los parámetros que no cumplen con los requisitos de referencia.</w:t>
      </w:r>
    </w:p>
    <w:p w14:paraId="274965E1" w14:textId="77777777" w:rsidR="00080C47" w:rsidRDefault="00080C47" w:rsidP="00080C47">
      <w:pPr>
        <w:rPr>
          <w:lang w:val="es-ES"/>
        </w:rPr>
      </w:pPr>
    </w:p>
    <w:tbl>
      <w:tblPr>
        <w:tblStyle w:val="Cuadrculaclara"/>
        <w:tblW w:w="0" w:type="auto"/>
        <w:tblLook w:val="04A0" w:firstRow="1" w:lastRow="0" w:firstColumn="1" w:lastColumn="0" w:noHBand="0" w:noVBand="1"/>
      </w:tblPr>
      <w:tblGrid>
        <w:gridCol w:w="2388"/>
        <w:gridCol w:w="1974"/>
        <w:gridCol w:w="2179"/>
        <w:gridCol w:w="2179"/>
      </w:tblGrid>
      <w:tr w:rsidR="00080C47" w14:paraId="441623DB" w14:textId="77777777" w:rsidTr="0055495B">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45D62A00" w14:textId="7B47D143" w:rsidR="00080C47" w:rsidRPr="00AD0A21" w:rsidRDefault="00AD0A21" w:rsidP="00AD0A21">
            <w:pPr>
              <w:pStyle w:val="Descripcin"/>
              <w:keepNext/>
              <w:spacing w:after="0"/>
              <w:jc w:val="center"/>
              <w:rPr>
                <w:b w:val="0"/>
              </w:rPr>
            </w:pPr>
            <w:bookmarkStart w:id="208" w:name="_Toc108436989"/>
            <w:r w:rsidRPr="00AD0A21">
              <w:rPr>
                <w:b w:val="0"/>
              </w:rPr>
              <w:t xml:space="preserve">CUADRO </w:t>
            </w:r>
            <w:r w:rsidRPr="00AD0A21">
              <w:fldChar w:fldCharType="begin"/>
            </w:r>
            <w:r w:rsidRPr="00AD0A21">
              <w:rPr>
                <w:b w:val="0"/>
              </w:rPr>
              <w:instrText xml:space="preserve"> SEQ CUADRO \* ARABIC </w:instrText>
            </w:r>
            <w:r w:rsidRPr="00AD0A21">
              <w:fldChar w:fldCharType="separate"/>
            </w:r>
            <w:r w:rsidR="00D14FCF">
              <w:rPr>
                <w:b w:val="0"/>
                <w:noProof/>
              </w:rPr>
              <w:t>24</w:t>
            </w:r>
            <w:r w:rsidRPr="00AD0A21">
              <w:fldChar w:fldCharType="end"/>
            </w:r>
            <w:r w:rsidRPr="00AD0A21">
              <w:rPr>
                <w:b w:val="0"/>
              </w:rPr>
              <w:t xml:space="preserve">. </w:t>
            </w:r>
            <w:r w:rsidR="00080C47" w:rsidRPr="00AD0A21">
              <w:rPr>
                <w:rFonts w:ascii="MADE Evolve Sans" w:hAnsi="MADE Evolve Sans"/>
                <w:b w:val="0"/>
                <w:color w:val="000000" w:themeColor="text1"/>
              </w:rPr>
              <w:t>CUMPLIMIENTO DE LA LEY 1614/2020 Y LA NP 24 001 80 - GW 19-HE</w:t>
            </w:r>
            <w:bookmarkEnd w:id="208"/>
          </w:p>
        </w:tc>
      </w:tr>
      <w:tr w:rsidR="00080C47" w14:paraId="68259609" w14:textId="77777777" w:rsidTr="0055495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206A6AF1" w14:textId="77777777" w:rsidR="00080C47" w:rsidRPr="00AE7201" w:rsidRDefault="00080C47" w:rsidP="0055495B">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2D9565FC" w14:textId="77777777" w:rsidR="00080C47" w:rsidRPr="00AE7201" w:rsidRDefault="00080C47"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5776447F" w14:textId="77777777" w:rsidR="00080C47" w:rsidRPr="00AE7201" w:rsidRDefault="00080C47"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6F2E8EB5" w14:textId="77777777" w:rsidR="00080C47" w:rsidRPr="00AE7201" w:rsidRDefault="00080C47"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080C47" w14:paraId="67E3B5EA" w14:textId="77777777" w:rsidTr="0055495B">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4F9C0D9" w14:textId="77777777" w:rsidR="00080C47" w:rsidRPr="00AE7201" w:rsidRDefault="00080C47" w:rsidP="0055495B">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064" w:type="dxa"/>
            <w:vAlign w:val="center"/>
          </w:tcPr>
          <w:p w14:paraId="7C67F5AF" w14:textId="77777777" w:rsidR="00080C47" w:rsidRPr="00B06975" w:rsidRDefault="00080C47" w:rsidP="0055495B">
            <w:pPr>
              <w:jc w:val="center"/>
              <w:cnfStyle w:val="000000010000" w:firstRow="0" w:lastRow="0" w:firstColumn="0" w:lastColumn="0" w:oddVBand="0" w:evenVBand="0" w:oddHBand="0" w:evenHBand="1" w:firstRowFirstColumn="0" w:firstRowLastColumn="0" w:lastRowFirstColumn="0" w:lastRowLastColumn="0"/>
              <w:rPr>
                <w:sz w:val="18"/>
                <w:szCs w:val="18"/>
              </w:rPr>
            </w:pPr>
            <w:r w:rsidRPr="00B06975">
              <w:rPr>
                <w:sz w:val="18"/>
                <w:szCs w:val="18"/>
              </w:rPr>
              <w:t>88,3%</w:t>
            </w:r>
          </w:p>
        </w:tc>
        <w:tc>
          <w:tcPr>
            <w:tcW w:w="2292" w:type="dxa"/>
            <w:vAlign w:val="center"/>
          </w:tcPr>
          <w:p w14:paraId="3B4924E6" w14:textId="77777777" w:rsidR="00080C47" w:rsidRPr="00B06975" w:rsidRDefault="00080C47" w:rsidP="0055495B">
            <w:pPr>
              <w:jc w:val="center"/>
              <w:cnfStyle w:val="000000010000" w:firstRow="0" w:lastRow="0" w:firstColumn="0" w:lastColumn="0" w:oddVBand="0" w:evenVBand="0" w:oddHBand="0" w:evenHBand="1" w:firstRowFirstColumn="0" w:firstRowLastColumn="0" w:lastRowFirstColumn="0" w:lastRowLastColumn="0"/>
              <w:rPr>
                <w:sz w:val="18"/>
                <w:szCs w:val="18"/>
              </w:rPr>
            </w:pPr>
            <w:r w:rsidRPr="00B06975">
              <w:rPr>
                <w:sz w:val="18"/>
                <w:szCs w:val="18"/>
              </w:rPr>
              <w:t>88,3%</w:t>
            </w:r>
          </w:p>
        </w:tc>
        <w:tc>
          <w:tcPr>
            <w:tcW w:w="2292" w:type="dxa"/>
          </w:tcPr>
          <w:p w14:paraId="00195BCF" w14:textId="77777777" w:rsidR="00080C47" w:rsidRPr="00B06975" w:rsidRDefault="00080C47" w:rsidP="0055495B">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82,3%</w:t>
            </w:r>
          </w:p>
        </w:tc>
      </w:tr>
      <w:tr w:rsidR="00080C47" w14:paraId="4809F03E" w14:textId="77777777" w:rsidTr="0055495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5C6C82C" w14:textId="77777777" w:rsidR="00080C47" w:rsidRPr="00AE7201" w:rsidRDefault="00080C47" w:rsidP="0055495B">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064" w:type="dxa"/>
            <w:vAlign w:val="center"/>
          </w:tcPr>
          <w:p w14:paraId="55FA1241" w14:textId="77777777" w:rsidR="00080C47" w:rsidRPr="00B06975" w:rsidRDefault="00080C47" w:rsidP="0055495B">
            <w:pPr>
              <w:jc w:val="center"/>
              <w:cnfStyle w:val="000000100000" w:firstRow="0" w:lastRow="0" w:firstColumn="0" w:lastColumn="0" w:oddVBand="0" w:evenVBand="0" w:oddHBand="1" w:evenHBand="0" w:firstRowFirstColumn="0" w:firstRowLastColumn="0" w:lastRowFirstColumn="0" w:lastRowLastColumn="0"/>
              <w:rPr>
                <w:sz w:val="18"/>
                <w:szCs w:val="18"/>
              </w:rPr>
            </w:pPr>
            <w:r w:rsidRPr="00B06975">
              <w:rPr>
                <w:sz w:val="18"/>
                <w:szCs w:val="18"/>
              </w:rPr>
              <w:t>11,7%</w:t>
            </w:r>
          </w:p>
        </w:tc>
        <w:tc>
          <w:tcPr>
            <w:tcW w:w="2292" w:type="dxa"/>
            <w:vAlign w:val="center"/>
          </w:tcPr>
          <w:p w14:paraId="759B3262" w14:textId="77777777" w:rsidR="00080C47" w:rsidRPr="00B06975" w:rsidRDefault="00080C47" w:rsidP="0055495B">
            <w:pPr>
              <w:jc w:val="center"/>
              <w:cnfStyle w:val="000000100000" w:firstRow="0" w:lastRow="0" w:firstColumn="0" w:lastColumn="0" w:oddVBand="0" w:evenVBand="0" w:oddHBand="1" w:evenHBand="0" w:firstRowFirstColumn="0" w:firstRowLastColumn="0" w:lastRowFirstColumn="0" w:lastRowLastColumn="0"/>
              <w:rPr>
                <w:sz w:val="18"/>
                <w:szCs w:val="18"/>
              </w:rPr>
            </w:pPr>
            <w:r w:rsidRPr="00B06975">
              <w:rPr>
                <w:sz w:val="18"/>
                <w:szCs w:val="18"/>
              </w:rPr>
              <w:t>11,7%</w:t>
            </w:r>
          </w:p>
        </w:tc>
        <w:tc>
          <w:tcPr>
            <w:tcW w:w="2292" w:type="dxa"/>
          </w:tcPr>
          <w:p w14:paraId="5DE8D395" w14:textId="77777777" w:rsidR="00080C47" w:rsidRPr="00B06975" w:rsidRDefault="00080C47" w:rsidP="0055495B">
            <w:pPr>
              <w:jc w:val="center"/>
              <w:cnfStyle w:val="000000100000" w:firstRow="0" w:lastRow="0" w:firstColumn="0" w:lastColumn="0" w:oddVBand="0" w:evenVBand="0" w:oddHBand="1" w:evenHBand="0" w:firstRowFirstColumn="0" w:firstRowLastColumn="0" w:lastRowFirstColumn="0" w:lastRowLastColumn="0"/>
              <w:rPr>
                <w:sz w:val="18"/>
                <w:szCs w:val="18"/>
              </w:rPr>
            </w:pPr>
            <w:r w:rsidRPr="00B06975">
              <w:rPr>
                <w:sz w:val="18"/>
                <w:szCs w:val="18"/>
              </w:rPr>
              <w:t>17,7%</w:t>
            </w:r>
          </w:p>
        </w:tc>
      </w:tr>
      <w:tr w:rsidR="00080C47" w14:paraId="34D69895" w14:textId="77777777" w:rsidTr="0055495B">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05250B1" w14:textId="77777777" w:rsidR="00080C47" w:rsidRPr="00AE7201" w:rsidRDefault="00080C47" w:rsidP="0055495B">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064" w:type="dxa"/>
            <w:vAlign w:val="center"/>
          </w:tcPr>
          <w:p w14:paraId="30EE6BCC" w14:textId="77777777" w:rsidR="00080C47" w:rsidRDefault="00080C47" w:rsidP="00080C47">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p w14:paraId="45AA2E40" w14:textId="77777777" w:rsidR="00080C47" w:rsidRPr="001B77E3" w:rsidRDefault="00080C47" w:rsidP="00080C47">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tc>
        <w:tc>
          <w:tcPr>
            <w:tcW w:w="2292" w:type="dxa"/>
            <w:vAlign w:val="center"/>
          </w:tcPr>
          <w:p w14:paraId="2CBD2F7C" w14:textId="77777777" w:rsidR="00080C47" w:rsidRDefault="00080C47" w:rsidP="00080C47">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p w14:paraId="70D3608A" w14:textId="77777777" w:rsidR="00080C47" w:rsidRPr="00AE7201" w:rsidRDefault="00080C47" w:rsidP="00080C47">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tc>
        <w:tc>
          <w:tcPr>
            <w:tcW w:w="2292" w:type="dxa"/>
            <w:vAlign w:val="center"/>
          </w:tcPr>
          <w:p w14:paraId="782B8CAF" w14:textId="77777777" w:rsidR="00080C47" w:rsidRDefault="00080C47" w:rsidP="00080C47">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Potasio</w:t>
            </w:r>
          </w:p>
          <w:p w14:paraId="39C10DD6" w14:textId="77777777" w:rsidR="00080C47" w:rsidRDefault="00080C47" w:rsidP="00080C47">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p w14:paraId="3E3C92C0" w14:textId="77777777" w:rsidR="00080C47" w:rsidRPr="00EE31F4" w:rsidRDefault="00080C47" w:rsidP="00080C47">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tc>
      </w:tr>
    </w:tbl>
    <w:p w14:paraId="27A854E3" w14:textId="77777777" w:rsidR="00080C47" w:rsidRPr="005B1588" w:rsidRDefault="00080C47" w:rsidP="00080C47">
      <w:pPr>
        <w:rPr>
          <w:sz w:val="18"/>
          <w:szCs w:val="18"/>
          <w:lang w:val="es-ES"/>
        </w:rPr>
      </w:pPr>
      <w:r w:rsidRPr="005B1588">
        <w:rPr>
          <w:sz w:val="18"/>
          <w:szCs w:val="18"/>
          <w:lang w:val="es-ES"/>
        </w:rPr>
        <w:t xml:space="preserve">* Límite </w:t>
      </w:r>
      <w:r>
        <w:rPr>
          <w:sz w:val="18"/>
          <w:szCs w:val="18"/>
          <w:lang w:val="es-ES"/>
        </w:rPr>
        <w:t>correspondiente a la</w:t>
      </w:r>
      <w:r w:rsidRPr="005B1588">
        <w:rPr>
          <w:sz w:val="18"/>
          <w:szCs w:val="18"/>
          <w:lang w:val="es-ES"/>
        </w:rPr>
        <w:t xml:space="preserve"> NP 24 001 80</w:t>
      </w:r>
    </w:p>
    <w:p w14:paraId="7FCD4A40" w14:textId="77777777" w:rsidR="00080C47" w:rsidRDefault="00080C47" w:rsidP="00080C47"/>
    <w:p w14:paraId="01A66587" w14:textId="77777777" w:rsidR="00080C47" w:rsidRPr="00847A83" w:rsidRDefault="00080C47" w:rsidP="00080C47">
      <w:pPr>
        <w:jc w:val="both"/>
      </w:pPr>
      <w:r w:rsidRPr="00847A83">
        <w:t>Revisando los datos históricos del punto se encuentra que el único parámetro fisicoquímico con concentraciones superiores al límite fue el potasio durante la campaña en temporada de lluvias del 2022</w:t>
      </w:r>
      <w:r>
        <w:t xml:space="preserve"> (RS 2022)</w:t>
      </w:r>
      <w:r w:rsidRPr="00847A83">
        <w:t>; consistentemente se verifica que los parámetros microbiológicos no se encuentran en el rango recomendado por la normativa nacional</w:t>
      </w:r>
      <w:r>
        <w:t>.</w:t>
      </w:r>
    </w:p>
    <w:p w14:paraId="2B4A0643" w14:textId="77777777" w:rsidR="00983E64" w:rsidRPr="004655E9" w:rsidRDefault="00983E64" w:rsidP="004655E9"/>
    <w:p w14:paraId="357C94E7" w14:textId="044A185A" w:rsidR="0079582D" w:rsidRDefault="00080C47" w:rsidP="004655E9">
      <w:pPr>
        <w:spacing w:line="259" w:lineRule="auto"/>
        <w:contextualSpacing w:val="0"/>
        <w:rPr>
          <w:rStyle w:val="Ttulo2Car"/>
        </w:rPr>
      </w:pPr>
      <w:bookmarkStart w:id="209" w:name="_Toc70326625"/>
      <w:bookmarkStart w:id="210" w:name="_Toc70327433"/>
      <w:bookmarkStart w:id="211" w:name="_Toc108566569"/>
      <w:r>
        <w:rPr>
          <w:rStyle w:val="Ttulo2Car"/>
        </w:rPr>
        <w:t>4.1</w:t>
      </w:r>
      <w:r w:rsidR="00013487" w:rsidRPr="00DA504C">
        <w:rPr>
          <w:rStyle w:val="Ttulo2Car"/>
        </w:rPr>
        <w:t xml:space="preserve">.4 Análisis </w:t>
      </w:r>
      <w:bookmarkEnd w:id="209"/>
      <w:bookmarkEnd w:id="210"/>
      <w:r w:rsidRPr="00080C47">
        <w:rPr>
          <w:rStyle w:val="Ttulo2Car"/>
        </w:rPr>
        <w:t>del punto GW 23-SL</w:t>
      </w:r>
      <w:bookmarkEnd w:id="211"/>
    </w:p>
    <w:p w14:paraId="3A0EF989" w14:textId="77777777" w:rsidR="004655E9" w:rsidRPr="00080C47" w:rsidRDefault="004655E9" w:rsidP="004655E9">
      <w:pPr>
        <w:rPr>
          <w:sz w:val="10"/>
        </w:rPr>
      </w:pPr>
    </w:p>
    <w:p w14:paraId="1AE81A7E" w14:textId="77777777" w:rsidR="00080C47" w:rsidRPr="00080C47" w:rsidRDefault="00080C47" w:rsidP="00080C47">
      <w:pPr>
        <w:contextualSpacing w:val="0"/>
        <w:jc w:val="both"/>
        <w:rPr>
          <w:rFonts w:asciiTheme="majorHAnsi" w:hAnsiTheme="majorHAnsi" w:cs="Courier New"/>
          <w:lang w:val="es-ES"/>
        </w:rPr>
      </w:pPr>
      <w:r w:rsidRPr="00080C47">
        <w:rPr>
          <w:rFonts w:asciiTheme="majorHAnsi" w:hAnsiTheme="majorHAnsi" w:cs="Courier New"/>
          <w:lang w:val="es-ES"/>
        </w:rPr>
        <w:t>La estación de monitoreo GW 23-SL se encuentra dentro de la estancia San Liberato, en la localidad conocida como Zona de Estancias perteneciente al distrito Sgto. José Félix Estigarribia del Departamento de Concepción; sus coordenadas UTM de referencia son 21K 516367.00 m E 7503054.00 m S.</w:t>
      </w:r>
    </w:p>
    <w:p w14:paraId="554D041A" w14:textId="77777777" w:rsidR="00080C47" w:rsidRPr="00080C47" w:rsidRDefault="00080C47" w:rsidP="00080C47">
      <w:pPr>
        <w:contextualSpacing w:val="0"/>
        <w:jc w:val="both"/>
        <w:rPr>
          <w:rFonts w:asciiTheme="majorHAnsi" w:hAnsiTheme="majorHAnsi" w:cs="Courier New"/>
          <w:lang w:val="es-ES"/>
        </w:rPr>
      </w:pPr>
    </w:p>
    <w:p w14:paraId="06A3395B" w14:textId="77777777" w:rsidR="00080C47" w:rsidRPr="00080C47" w:rsidRDefault="00080C47" w:rsidP="00080C47">
      <w:pPr>
        <w:contextualSpacing w:val="0"/>
        <w:jc w:val="both"/>
        <w:rPr>
          <w:rFonts w:asciiTheme="majorHAnsi" w:hAnsiTheme="majorHAnsi" w:cs="Courier New"/>
          <w:lang w:val="es-ES"/>
        </w:rPr>
      </w:pPr>
      <w:r w:rsidRPr="00080C47">
        <w:rPr>
          <w:rFonts w:asciiTheme="majorHAnsi" w:hAnsiTheme="majorHAnsi" w:cs="Courier New"/>
          <w:lang w:val="es-ES"/>
        </w:rPr>
        <w:t>Este punto de monitoreo corresponde a un pozo artesiano utilizado en la provisión de agua de la finca, en un radio de 100 metros se verifica la existencia de área administrativa, vivero de plantines y depósitos de máquinas e insumos forestales. Actualmente en esta propiedad no se desarrollan actividades ganaderas y se verifica la conversión del uso del suelo de pasturas a plantaciones forestales.</w:t>
      </w:r>
    </w:p>
    <w:p w14:paraId="3EDC1EB7" w14:textId="77777777" w:rsidR="00080C47" w:rsidRPr="00080C47" w:rsidRDefault="00080C47" w:rsidP="00080C47">
      <w:pPr>
        <w:contextualSpacing w:val="0"/>
        <w:jc w:val="both"/>
        <w:rPr>
          <w:rFonts w:asciiTheme="majorHAnsi" w:hAnsiTheme="majorHAnsi" w:cs="Courier New"/>
          <w:lang w:val="es-ES"/>
        </w:rPr>
      </w:pPr>
    </w:p>
    <w:p w14:paraId="6AA3E863" w14:textId="33BEA473" w:rsidR="00637E0D" w:rsidRDefault="00080C47" w:rsidP="00080C47">
      <w:pPr>
        <w:contextualSpacing w:val="0"/>
        <w:jc w:val="both"/>
        <w:rPr>
          <w:rFonts w:asciiTheme="majorHAnsi" w:hAnsiTheme="majorHAnsi" w:cs="Courier New"/>
          <w:lang w:val="es-ES"/>
        </w:rPr>
      </w:pPr>
      <w:r w:rsidRPr="00080C47">
        <w:rPr>
          <w:rFonts w:asciiTheme="majorHAnsi" w:hAnsiTheme="majorHAnsi" w:cs="Courier New"/>
          <w:lang w:val="es-ES"/>
        </w:rPr>
        <w:t>En base a los resultados de laboratorio obtenidos en las sucesivas campañas se aplicó el índice de calidad de agua (ICA) y se evaluó el grado de cumplimiento de los límites de calidad para agua potable establecidos en las normas nacionales.</w:t>
      </w:r>
    </w:p>
    <w:p w14:paraId="2DEC26E3" w14:textId="77777777" w:rsidR="00080C47" w:rsidRDefault="00080C47" w:rsidP="00080C47">
      <w:pPr>
        <w:contextualSpacing w:val="0"/>
        <w:jc w:val="both"/>
        <w:rPr>
          <w:rFonts w:asciiTheme="majorHAnsi" w:hAnsiTheme="majorHAnsi" w:cs="Courier New"/>
          <w:lang w:val="es-ES"/>
        </w:rPr>
      </w:pPr>
    </w:p>
    <w:p w14:paraId="66C2B945" w14:textId="09911EAA" w:rsidR="00637E0D" w:rsidRDefault="00080C47" w:rsidP="00080C47">
      <w:pPr>
        <w:spacing w:line="259" w:lineRule="auto"/>
        <w:contextualSpacing w:val="0"/>
        <w:rPr>
          <w:rFonts w:asciiTheme="majorHAnsi" w:hAnsiTheme="majorHAnsi" w:cs="Courier New"/>
          <w:lang w:val="es-ES"/>
        </w:rPr>
      </w:pPr>
      <w:r>
        <w:rPr>
          <w:noProof/>
          <w:lang w:val="es-ES" w:eastAsia="es-ES"/>
        </w:rPr>
        <w:drawing>
          <wp:inline distT="0" distB="0" distL="0" distR="0" wp14:anchorId="1F520407" wp14:editId="0828C58C">
            <wp:extent cx="5400040" cy="2788315"/>
            <wp:effectExtent l="0" t="0" r="10160" b="12065"/>
            <wp:docPr id="518" name="Gráfico 5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080C47" w14:paraId="077827E1" w14:textId="77777777" w:rsidTr="0055495B">
        <w:trPr>
          <w:jc w:val="right"/>
        </w:trPr>
        <w:tc>
          <w:tcPr>
            <w:tcW w:w="662" w:type="pct"/>
            <w:vAlign w:val="center"/>
          </w:tcPr>
          <w:p w14:paraId="50264576" w14:textId="77777777" w:rsidR="00080C47" w:rsidRPr="002A42A5" w:rsidRDefault="00080C47" w:rsidP="0055495B">
            <w:pPr>
              <w:jc w:val="center"/>
              <w:rPr>
                <w:sz w:val="14"/>
                <w:szCs w:val="14"/>
              </w:rPr>
            </w:pPr>
            <w:r w:rsidRPr="002A42A5">
              <w:rPr>
                <w:sz w:val="14"/>
                <w:szCs w:val="14"/>
              </w:rPr>
              <w:t>ESCALA ICA</w:t>
            </w:r>
          </w:p>
        </w:tc>
        <w:tc>
          <w:tcPr>
            <w:tcW w:w="867" w:type="pct"/>
            <w:shd w:val="clear" w:color="auto" w:fill="2E74B5" w:themeFill="accent1" w:themeFillShade="BF"/>
            <w:vAlign w:val="center"/>
          </w:tcPr>
          <w:p w14:paraId="67439642" w14:textId="77777777" w:rsidR="00080C47" w:rsidRPr="002A42A5" w:rsidRDefault="00080C47" w:rsidP="0055495B">
            <w:pPr>
              <w:jc w:val="center"/>
              <w:rPr>
                <w:sz w:val="14"/>
                <w:szCs w:val="14"/>
              </w:rPr>
            </w:pPr>
            <w:r w:rsidRPr="002A42A5">
              <w:rPr>
                <w:sz w:val="14"/>
                <w:szCs w:val="14"/>
              </w:rPr>
              <w:t>Excelente: &lt; 50</w:t>
            </w:r>
          </w:p>
        </w:tc>
        <w:tc>
          <w:tcPr>
            <w:tcW w:w="868" w:type="pct"/>
            <w:shd w:val="clear" w:color="auto" w:fill="6CAB68"/>
            <w:vAlign w:val="center"/>
          </w:tcPr>
          <w:p w14:paraId="26E84C60" w14:textId="77777777" w:rsidR="00080C47" w:rsidRPr="002A42A5" w:rsidRDefault="00080C47" w:rsidP="0055495B">
            <w:pPr>
              <w:jc w:val="center"/>
              <w:rPr>
                <w:sz w:val="14"/>
                <w:szCs w:val="14"/>
              </w:rPr>
            </w:pPr>
            <w:r w:rsidRPr="002A42A5">
              <w:rPr>
                <w:sz w:val="14"/>
                <w:szCs w:val="14"/>
              </w:rPr>
              <w:t>Buena: 50-100</w:t>
            </w:r>
          </w:p>
        </w:tc>
        <w:tc>
          <w:tcPr>
            <w:tcW w:w="867" w:type="pct"/>
            <w:shd w:val="clear" w:color="auto" w:fill="F8F32B"/>
            <w:vAlign w:val="center"/>
          </w:tcPr>
          <w:p w14:paraId="38C6D604" w14:textId="77777777" w:rsidR="00080C47" w:rsidRPr="002A42A5" w:rsidRDefault="00080C47" w:rsidP="0055495B">
            <w:pPr>
              <w:jc w:val="center"/>
              <w:rPr>
                <w:sz w:val="14"/>
                <w:szCs w:val="14"/>
              </w:rPr>
            </w:pPr>
            <w:r w:rsidRPr="002A42A5">
              <w:rPr>
                <w:sz w:val="14"/>
                <w:szCs w:val="14"/>
              </w:rPr>
              <w:t>Pobre: 101-200</w:t>
            </w:r>
          </w:p>
        </w:tc>
        <w:tc>
          <w:tcPr>
            <w:tcW w:w="868" w:type="pct"/>
            <w:shd w:val="clear" w:color="auto" w:fill="FFC000"/>
            <w:vAlign w:val="center"/>
          </w:tcPr>
          <w:p w14:paraId="3F0D3ACF" w14:textId="77777777" w:rsidR="00080C47" w:rsidRPr="002A42A5" w:rsidRDefault="00080C47" w:rsidP="0055495B">
            <w:pPr>
              <w:jc w:val="center"/>
              <w:rPr>
                <w:sz w:val="14"/>
                <w:szCs w:val="14"/>
              </w:rPr>
            </w:pPr>
            <w:r w:rsidRPr="002A42A5">
              <w:rPr>
                <w:sz w:val="14"/>
                <w:szCs w:val="14"/>
              </w:rPr>
              <w:t>Muy pobre: 201-300</w:t>
            </w:r>
          </w:p>
        </w:tc>
        <w:tc>
          <w:tcPr>
            <w:tcW w:w="868" w:type="pct"/>
            <w:shd w:val="clear" w:color="auto" w:fill="CC3300"/>
            <w:vAlign w:val="center"/>
          </w:tcPr>
          <w:p w14:paraId="7995EB7E" w14:textId="77777777" w:rsidR="00080C47" w:rsidRPr="002A42A5" w:rsidRDefault="00080C47" w:rsidP="0055495B">
            <w:pPr>
              <w:jc w:val="center"/>
              <w:rPr>
                <w:sz w:val="14"/>
                <w:szCs w:val="14"/>
              </w:rPr>
            </w:pPr>
            <w:r w:rsidRPr="002A42A5">
              <w:rPr>
                <w:sz w:val="14"/>
                <w:szCs w:val="14"/>
              </w:rPr>
              <w:t>No apta: &gt;300</w:t>
            </w:r>
          </w:p>
        </w:tc>
      </w:tr>
    </w:tbl>
    <w:p w14:paraId="1BB724DB" w14:textId="0E1FC6D9" w:rsidR="00090A8C" w:rsidRPr="00600F9C" w:rsidRDefault="00AC505E" w:rsidP="00AC505E">
      <w:pPr>
        <w:pStyle w:val="Descripcin"/>
        <w:keepNext/>
      </w:pPr>
      <w:bookmarkStart w:id="212" w:name="_Toc108470357"/>
      <w:r>
        <w:t xml:space="preserve">Figura </w:t>
      </w:r>
      <w:fldSimple w:instr=" SEQ Figura \* ARABIC ">
        <w:r w:rsidR="00626AE4">
          <w:rPr>
            <w:noProof/>
          </w:rPr>
          <w:t>25</w:t>
        </w:r>
      </w:fldSimple>
      <w:r>
        <w:t xml:space="preserve">. </w:t>
      </w:r>
      <w:r w:rsidR="00080C47" w:rsidRPr="00080C47">
        <w:rPr>
          <w:rFonts w:asciiTheme="majorHAnsi" w:hAnsiTheme="majorHAnsi" w:cs="Courier New"/>
          <w:lang w:val="es-ES"/>
        </w:rPr>
        <w:t>Evaluación del punto de monitoreo</w:t>
      </w:r>
      <w:r w:rsidR="00080C47">
        <w:rPr>
          <w:rFonts w:asciiTheme="majorHAnsi" w:hAnsiTheme="majorHAnsi" w:cs="Courier New"/>
          <w:lang w:val="es-ES"/>
        </w:rPr>
        <w:t xml:space="preserve"> GW 23-SL.</w:t>
      </w:r>
      <w:bookmarkEnd w:id="212"/>
    </w:p>
    <w:p w14:paraId="76423A9A" w14:textId="38ED14CB" w:rsidR="0079582D" w:rsidRPr="00D1160E" w:rsidRDefault="00080C47" w:rsidP="00AF7CB6">
      <w:pPr>
        <w:spacing w:after="160"/>
        <w:contextualSpacing w:val="0"/>
        <w:jc w:val="both"/>
        <w:rPr>
          <w:sz w:val="18"/>
          <w:szCs w:val="18"/>
        </w:rPr>
      </w:pPr>
      <w:proofErr w:type="gramStart"/>
      <w:r w:rsidRPr="00080C47">
        <w:rPr>
          <w:rFonts w:asciiTheme="majorHAnsi" w:hAnsiTheme="majorHAnsi" w:cs="Courier New"/>
        </w:rPr>
        <w:t>De acuerdo al</w:t>
      </w:r>
      <w:proofErr w:type="gramEnd"/>
      <w:r w:rsidRPr="00080C47">
        <w:rPr>
          <w:rFonts w:asciiTheme="majorHAnsi" w:hAnsiTheme="majorHAnsi" w:cs="Courier New"/>
        </w:rPr>
        <w:t xml:space="preserve"> ICA aplicado el pozo presenta un rango calidad de agua de buena a excelente para el consumo humano. El cumplimiento normativo osciló entre 76,5% y 88,3%</w:t>
      </w:r>
      <w:r w:rsidR="0079582D">
        <w:rPr>
          <w:szCs w:val="18"/>
        </w:rPr>
        <w:t>.</w:t>
      </w:r>
    </w:p>
    <w:tbl>
      <w:tblPr>
        <w:tblStyle w:val="Cuadrculaclara"/>
        <w:tblW w:w="0" w:type="auto"/>
        <w:tblLook w:val="04A0" w:firstRow="1" w:lastRow="0" w:firstColumn="1" w:lastColumn="0" w:noHBand="0" w:noVBand="1"/>
      </w:tblPr>
      <w:tblGrid>
        <w:gridCol w:w="2398"/>
        <w:gridCol w:w="1974"/>
        <w:gridCol w:w="2174"/>
        <w:gridCol w:w="2174"/>
      </w:tblGrid>
      <w:tr w:rsidR="0055495B" w14:paraId="0B4B2261" w14:textId="77777777" w:rsidTr="0055495B">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8720" w:type="dxa"/>
            <w:gridSpan w:val="4"/>
          </w:tcPr>
          <w:p w14:paraId="577A563C" w14:textId="18E7B910" w:rsidR="0055495B" w:rsidRPr="00AD0A21" w:rsidRDefault="00AD0A21" w:rsidP="00AD0A21">
            <w:pPr>
              <w:pStyle w:val="Descripcin"/>
              <w:keepNext/>
              <w:spacing w:after="0"/>
              <w:jc w:val="center"/>
              <w:rPr>
                <w:b w:val="0"/>
              </w:rPr>
            </w:pPr>
            <w:bookmarkStart w:id="213" w:name="_Toc108436990"/>
            <w:r w:rsidRPr="00AD0A21">
              <w:rPr>
                <w:b w:val="0"/>
              </w:rPr>
              <w:t xml:space="preserve">CUADRO </w:t>
            </w:r>
            <w:r w:rsidRPr="00AD0A21">
              <w:fldChar w:fldCharType="begin"/>
            </w:r>
            <w:r w:rsidRPr="00AD0A21">
              <w:rPr>
                <w:b w:val="0"/>
              </w:rPr>
              <w:instrText xml:space="preserve"> SEQ CUADRO \* ARABIC </w:instrText>
            </w:r>
            <w:r w:rsidRPr="00AD0A21">
              <w:fldChar w:fldCharType="separate"/>
            </w:r>
            <w:r w:rsidR="00D14FCF">
              <w:rPr>
                <w:b w:val="0"/>
                <w:noProof/>
              </w:rPr>
              <w:t>25</w:t>
            </w:r>
            <w:r w:rsidRPr="00AD0A21">
              <w:fldChar w:fldCharType="end"/>
            </w:r>
            <w:r w:rsidRPr="00AD0A21">
              <w:rPr>
                <w:b w:val="0"/>
              </w:rPr>
              <w:t xml:space="preserve">. </w:t>
            </w:r>
            <w:r w:rsidR="0055495B" w:rsidRPr="00AD0A21">
              <w:rPr>
                <w:rFonts w:ascii="MADE Evolve Sans" w:hAnsi="MADE Evolve Sans"/>
                <w:b w:val="0"/>
                <w:color w:val="000000" w:themeColor="text1"/>
              </w:rPr>
              <w:t>CUMPLIMIENTO DE LA LEY 1614/2000 Y LA NP 24 001 80 – GW 23-SL</w:t>
            </w:r>
            <w:bookmarkEnd w:id="213"/>
          </w:p>
        </w:tc>
      </w:tr>
      <w:tr w:rsidR="0055495B" w14:paraId="21751F01" w14:textId="77777777" w:rsidTr="0055495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98" w:type="dxa"/>
          </w:tcPr>
          <w:p w14:paraId="5C7289E6" w14:textId="77777777" w:rsidR="0055495B" w:rsidRPr="00AE7201" w:rsidRDefault="0055495B" w:rsidP="0055495B">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1974" w:type="dxa"/>
          </w:tcPr>
          <w:p w14:paraId="31213245" w14:textId="77777777" w:rsidR="0055495B" w:rsidRPr="00AE7201" w:rsidRDefault="0055495B"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174" w:type="dxa"/>
          </w:tcPr>
          <w:p w14:paraId="61924241" w14:textId="77777777" w:rsidR="0055495B" w:rsidRPr="00AE7201" w:rsidRDefault="0055495B"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174" w:type="dxa"/>
          </w:tcPr>
          <w:p w14:paraId="43049280" w14:textId="77777777" w:rsidR="0055495B" w:rsidRPr="00AE7201" w:rsidRDefault="0055495B"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55495B" w14:paraId="29D9FEBD" w14:textId="77777777" w:rsidTr="0055495B">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98" w:type="dxa"/>
            <w:vAlign w:val="center"/>
          </w:tcPr>
          <w:p w14:paraId="25332F6C" w14:textId="77777777" w:rsidR="0055495B" w:rsidRPr="00AE7201" w:rsidRDefault="0055495B" w:rsidP="0055495B">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1974" w:type="dxa"/>
            <w:vAlign w:val="center"/>
          </w:tcPr>
          <w:p w14:paraId="37AF15B5" w14:textId="77777777" w:rsidR="0055495B" w:rsidRPr="00AE7201" w:rsidRDefault="0055495B" w:rsidP="0055495B">
            <w:pPr>
              <w:jc w:val="center"/>
              <w:cnfStyle w:val="000000010000" w:firstRow="0" w:lastRow="0" w:firstColumn="0" w:lastColumn="0" w:oddVBand="0" w:evenVBand="0" w:oddHBand="0" w:evenHBand="1" w:firstRowFirstColumn="0" w:firstRowLastColumn="0" w:lastRowFirstColumn="0" w:lastRowLastColumn="0"/>
            </w:pPr>
            <w:r>
              <w:t>76,5%</w:t>
            </w:r>
          </w:p>
        </w:tc>
        <w:tc>
          <w:tcPr>
            <w:tcW w:w="2174" w:type="dxa"/>
            <w:vAlign w:val="center"/>
          </w:tcPr>
          <w:p w14:paraId="52E08191" w14:textId="77777777" w:rsidR="0055495B" w:rsidRPr="00AE7201" w:rsidRDefault="0055495B" w:rsidP="0055495B">
            <w:pPr>
              <w:jc w:val="center"/>
              <w:cnfStyle w:val="000000010000" w:firstRow="0" w:lastRow="0" w:firstColumn="0" w:lastColumn="0" w:oddVBand="0" w:evenVBand="0" w:oddHBand="0" w:evenHBand="1" w:firstRowFirstColumn="0" w:firstRowLastColumn="0" w:lastRowFirstColumn="0" w:lastRowLastColumn="0"/>
            </w:pPr>
            <w:r>
              <w:t>82,3%</w:t>
            </w:r>
          </w:p>
        </w:tc>
        <w:tc>
          <w:tcPr>
            <w:tcW w:w="2174" w:type="dxa"/>
          </w:tcPr>
          <w:p w14:paraId="09D77617" w14:textId="77777777" w:rsidR="0055495B" w:rsidRPr="00AE7201" w:rsidRDefault="0055495B" w:rsidP="0055495B">
            <w:pPr>
              <w:jc w:val="center"/>
              <w:cnfStyle w:val="000000010000" w:firstRow="0" w:lastRow="0" w:firstColumn="0" w:lastColumn="0" w:oddVBand="0" w:evenVBand="0" w:oddHBand="0" w:evenHBand="1" w:firstRowFirstColumn="0" w:firstRowLastColumn="0" w:lastRowFirstColumn="0" w:lastRowLastColumn="0"/>
            </w:pPr>
            <w:r>
              <w:t>88,3%</w:t>
            </w:r>
          </w:p>
        </w:tc>
      </w:tr>
      <w:tr w:rsidR="0055495B" w14:paraId="2B9E278F" w14:textId="77777777" w:rsidTr="0055495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98" w:type="dxa"/>
            <w:vAlign w:val="center"/>
          </w:tcPr>
          <w:p w14:paraId="2B0E5CD9" w14:textId="77777777" w:rsidR="0055495B" w:rsidRPr="00AE7201" w:rsidRDefault="0055495B" w:rsidP="0055495B">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1974" w:type="dxa"/>
            <w:vAlign w:val="center"/>
          </w:tcPr>
          <w:p w14:paraId="610CAF8C" w14:textId="77777777" w:rsidR="0055495B" w:rsidRPr="00AE7201" w:rsidRDefault="0055495B" w:rsidP="0055495B">
            <w:pPr>
              <w:jc w:val="center"/>
              <w:cnfStyle w:val="000000100000" w:firstRow="0" w:lastRow="0" w:firstColumn="0" w:lastColumn="0" w:oddVBand="0" w:evenVBand="0" w:oddHBand="1" w:evenHBand="0" w:firstRowFirstColumn="0" w:firstRowLastColumn="0" w:lastRowFirstColumn="0" w:lastRowLastColumn="0"/>
            </w:pPr>
            <w:r>
              <w:t>23,5%</w:t>
            </w:r>
          </w:p>
        </w:tc>
        <w:tc>
          <w:tcPr>
            <w:tcW w:w="2174" w:type="dxa"/>
            <w:vAlign w:val="center"/>
          </w:tcPr>
          <w:p w14:paraId="3EB768F9" w14:textId="77777777" w:rsidR="0055495B" w:rsidRPr="00AE7201" w:rsidRDefault="0055495B" w:rsidP="0055495B">
            <w:pPr>
              <w:jc w:val="center"/>
              <w:cnfStyle w:val="000000100000" w:firstRow="0" w:lastRow="0" w:firstColumn="0" w:lastColumn="0" w:oddVBand="0" w:evenVBand="0" w:oddHBand="1" w:evenHBand="0" w:firstRowFirstColumn="0" w:firstRowLastColumn="0" w:lastRowFirstColumn="0" w:lastRowLastColumn="0"/>
            </w:pPr>
            <w:r>
              <w:t>17,7%</w:t>
            </w:r>
          </w:p>
        </w:tc>
        <w:tc>
          <w:tcPr>
            <w:tcW w:w="2174" w:type="dxa"/>
          </w:tcPr>
          <w:p w14:paraId="1D42ED81" w14:textId="77777777" w:rsidR="0055495B" w:rsidRPr="00AE7201" w:rsidRDefault="0055495B" w:rsidP="0055495B">
            <w:pPr>
              <w:jc w:val="center"/>
              <w:cnfStyle w:val="000000100000" w:firstRow="0" w:lastRow="0" w:firstColumn="0" w:lastColumn="0" w:oddVBand="0" w:evenVBand="0" w:oddHBand="1" w:evenHBand="0" w:firstRowFirstColumn="0" w:firstRowLastColumn="0" w:lastRowFirstColumn="0" w:lastRowLastColumn="0"/>
            </w:pPr>
            <w:r>
              <w:t>11,7%</w:t>
            </w:r>
          </w:p>
        </w:tc>
      </w:tr>
      <w:tr w:rsidR="0055495B" w14:paraId="73DA2C50" w14:textId="77777777" w:rsidTr="0055495B">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398" w:type="dxa"/>
            <w:vAlign w:val="center"/>
          </w:tcPr>
          <w:p w14:paraId="6D606D8A" w14:textId="77777777" w:rsidR="0055495B" w:rsidRPr="00AE7201" w:rsidRDefault="0055495B" w:rsidP="0055495B">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1974" w:type="dxa"/>
            <w:vAlign w:val="center"/>
          </w:tcPr>
          <w:p w14:paraId="27574A1C" w14:textId="77777777" w:rsidR="0055495B" w:rsidRDefault="0055495B" w:rsidP="0055495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5AC2DB21" w14:textId="77777777" w:rsidR="0055495B" w:rsidRDefault="0055495B" w:rsidP="0055495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005D5B5B" w14:textId="77777777" w:rsidR="0055495B" w:rsidRDefault="0055495B" w:rsidP="0055495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p w14:paraId="188667C9" w14:textId="77777777" w:rsidR="0055495B" w:rsidRPr="00B06975" w:rsidRDefault="0055495B" w:rsidP="0055495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i/>
                <w:sz w:val="18"/>
                <w:szCs w:val="18"/>
              </w:rPr>
            </w:pPr>
            <w:proofErr w:type="spellStart"/>
            <w:r w:rsidRPr="00B06975">
              <w:rPr>
                <w:i/>
                <w:sz w:val="18"/>
                <w:szCs w:val="18"/>
              </w:rPr>
              <w:t>Escherichia</w:t>
            </w:r>
            <w:proofErr w:type="spellEnd"/>
            <w:r w:rsidRPr="00B06975">
              <w:rPr>
                <w:i/>
                <w:sz w:val="18"/>
                <w:szCs w:val="18"/>
              </w:rPr>
              <w:t xml:space="preserve"> </w:t>
            </w:r>
            <w:proofErr w:type="spellStart"/>
            <w:r w:rsidRPr="00B06975">
              <w:rPr>
                <w:i/>
                <w:sz w:val="18"/>
                <w:szCs w:val="18"/>
              </w:rPr>
              <w:t>coli</w:t>
            </w:r>
            <w:proofErr w:type="spellEnd"/>
          </w:p>
        </w:tc>
        <w:tc>
          <w:tcPr>
            <w:tcW w:w="2174" w:type="dxa"/>
            <w:vAlign w:val="center"/>
          </w:tcPr>
          <w:p w14:paraId="7748468F" w14:textId="77777777" w:rsidR="0055495B" w:rsidRDefault="0055495B" w:rsidP="0055495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2AC7E187" w14:textId="77777777" w:rsidR="0055495B" w:rsidRDefault="0055495B" w:rsidP="0055495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5123D494" w14:textId="77777777" w:rsidR="0055495B" w:rsidRPr="00AE7201" w:rsidRDefault="0055495B" w:rsidP="0055495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2174" w:type="dxa"/>
            <w:vAlign w:val="center"/>
          </w:tcPr>
          <w:p w14:paraId="669F181E" w14:textId="77777777" w:rsidR="0055495B" w:rsidRDefault="0055495B" w:rsidP="0055495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006D1563" w14:textId="77777777" w:rsidR="0055495B" w:rsidRPr="00EE31F4" w:rsidRDefault="0055495B" w:rsidP="0055495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r>
    </w:tbl>
    <w:p w14:paraId="13E2DF7E" w14:textId="77777777" w:rsidR="0055495B" w:rsidRPr="005B1588" w:rsidRDefault="0055495B" w:rsidP="0055495B">
      <w:pPr>
        <w:rPr>
          <w:sz w:val="18"/>
          <w:szCs w:val="18"/>
          <w:lang w:val="es-ES"/>
        </w:rPr>
      </w:pPr>
      <w:r w:rsidRPr="005B1588">
        <w:rPr>
          <w:sz w:val="18"/>
          <w:szCs w:val="18"/>
          <w:lang w:val="es-ES"/>
        </w:rPr>
        <w:t xml:space="preserve">* Límite </w:t>
      </w:r>
      <w:r>
        <w:rPr>
          <w:sz w:val="18"/>
          <w:szCs w:val="18"/>
          <w:lang w:val="es-ES"/>
        </w:rPr>
        <w:t>correspondiente a la</w:t>
      </w:r>
      <w:r w:rsidRPr="005B1588">
        <w:rPr>
          <w:sz w:val="18"/>
          <w:szCs w:val="18"/>
          <w:lang w:val="es-ES"/>
        </w:rPr>
        <w:t xml:space="preserve"> NP 24 001 80</w:t>
      </w:r>
    </w:p>
    <w:p w14:paraId="01A4AF55" w14:textId="77777777" w:rsidR="0055495B" w:rsidRDefault="0055495B" w:rsidP="0055495B"/>
    <w:p w14:paraId="25E6F917" w14:textId="77777777" w:rsidR="0055495B" w:rsidRDefault="0055495B" w:rsidP="0055495B">
      <w:pPr>
        <w:jc w:val="both"/>
      </w:pPr>
      <w:r>
        <w:t>Utilizando como referencia la Ley 1614/2000 el pH se encuentra por debajo del límite inferior (ligeramente ácido) sin embargo</w:t>
      </w:r>
      <w:ins w:id="214" w:author="..fio celabe.." w:date="2022-07-06T13:12:00Z">
        <w:r>
          <w:t>,</w:t>
        </w:r>
      </w:ins>
      <w:r>
        <w:t xml:space="preserve"> las lecturas obtenidas se encuentran en el rango admisible para aguas subterráneas sin sistemas de distribución según la NP 24 001 80. No se registra elementos químicos que excedan los límites y los contaminantes encontrados son de origen microbiológicos. </w:t>
      </w:r>
    </w:p>
    <w:p w14:paraId="1E9658E8" w14:textId="1C4C8A1F" w:rsidR="00B53DD5" w:rsidRDefault="00B53DD5" w:rsidP="00DF1AEF">
      <w:pPr>
        <w:spacing w:after="160" w:line="259" w:lineRule="auto"/>
        <w:contextualSpacing w:val="0"/>
        <w:jc w:val="both"/>
      </w:pPr>
    </w:p>
    <w:p w14:paraId="15F18087" w14:textId="7ECFB65E" w:rsidR="00637E0D" w:rsidRDefault="0055495B" w:rsidP="00DA504C">
      <w:pPr>
        <w:pStyle w:val="Ttulo2"/>
        <w:rPr>
          <w:lang w:val="es-ES"/>
        </w:rPr>
      </w:pPr>
      <w:bookmarkStart w:id="215" w:name="_Toc70326626"/>
      <w:bookmarkStart w:id="216" w:name="_Toc70327434"/>
      <w:bookmarkStart w:id="217" w:name="_Toc108566570"/>
      <w:r>
        <w:t>4</w:t>
      </w:r>
      <w:r w:rsidR="00637E0D">
        <w:rPr>
          <w:lang w:val="es-ES"/>
        </w:rPr>
        <w:t>.</w:t>
      </w:r>
      <w:r>
        <w:rPr>
          <w:lang w:val="es-ES"/>
        </w:rPr>
        <w:t>1</w:t>
      </w:r>
      <w:r w:rsidR="00013487">
        <w:rPr>
          <w:lang w:val="es-ES"/>
        </w:rPr>
        <w:t>.</w:t>
      </w:r>
      <w:r w:rsidR="00637E0D">
        <w:rPr>
          <w:lang w:val="es-ES"/>
        </w:rPr>
        <w:t>5</w:t>
      </w:r>
      <w:r w:rsidR="00013487">
        <w:rPr>
          <w:lang w:val="es-ES"/>
        </w:rPr>
        <w:t xml:space="preserve"> Análisis </w:t>
      </w:r>
      <w:r w:rsidRPr="0055495B">
        <w:rPr>
          <w:lang w:val="es-ES"/>
        </w:rPr>
        <w:t>del punto GW 25 PLALO HAYA</w:t>
      </w:r>
      <w:bookmarkEnd w:id="215"/>
      <w:bookmarkEnd w:id="216"/>
      <w:bookmarkEnd w:id="217"/>
    </w:p>
    <w:p w14:paraId="7447A8CD" w14:textId="77777777" w:rsidR="00AF7CB6" w:rsidRPr="00AF7CB6" w:rsidRDefault="00AF7CB6" w:rsidP="00AF7CB6">
      <w:pPr>
        <w:rPr>
          <w:sz w:val="10"/>
        </w:rPr>
      </w:pPr>
    </w:p>
    <w:p w14:paraId="2D98CDF7" w14:textId="77777777" w:rsidR="0055495B" w:rsidRDefault="0055495B" w:rsidP="0055495B">
      <w:pPr>
        <w:jc w:val="both"/>
      </w:pPr>
      <w:r>
        <w:t xml:space="preserve">La estación de monitoreo GW 25-PALO HAYA se encuentra en un retiro de la estancia San Liberato, en la localidad conocida como Zona de Estancias perteneciente al distrito Sgto. José Félix Estigarribia del Departamento de Concepción; sus coordenadas UTM de referencia son 21 K 522532 m </w:t>
      </w:r>
      <w:proofErr w:type="gramStart"/>
      <w:r>
        <w:t>E  7498944</w:t>
      </w:r>
      <w:proofErr w:type="gramEnd"/>
      <w:r>
        <w:t xml:space="preserve"> m S.</w:t>
      </w:r>
    </w:p>
    <w:p w14:paraId="5A224509" w14:textId="77777777" w:rsidR="0055495B" w:rsidRDefault="0055495B" w:rsidP="0055495B">
      <w:pPr>
        <w:jc w:val="both"/>
      </w:pPr>
    </w:p>
    <w:p w14:paraId="6FBF4EF8" w14:textId="77777777" w:rsidR="0055495B" w:rsidRDefault="0055495B" w:rsidP="0055495B">
      <w:pPr>
        <w:jc w:val="both"/>
      </w:pPr>
      <w:r>
        <w:t xml:space="preserve">Este punto de monitoreo corresponde a un pozo artesiano utilizado en la provisión de agua del lugar, en un radio de 100 m se verifica la existencia de un campamento forestal, vivienda del personal y vivero de rusificación de plantines de Eucaliptus </w:t>
      </w:r>
      <w:proofErr w:type="spellStart"/>
      <w:r>
        <w:t>sp</w:t>
      </w:r>
      <w:proofErr w:type="spellEnd"/>
      <w:r>
        <w:t>. En su área de influencia se verifica la conversión de pasturas a plantaciones forestales.</w:t>
      </w:r>
    </w:p>
    <w:p w14:paraId="19458518" w14:textId="77777777" w:rsidR="0055495B" w:rsidRDefault="0055495B" w:rsidP="0055495B">
      <w:pPr>
        <w:jc w:val="both"/>
      </w:pPr>
    </w:p>
    <w:p w14:paraId="3471B08B" w14:textId="1B0FAD15" w:rsidR="00DA504C" w:rsidRDefault="0055495B" w:rsidP="0055495B">
      <w:pPr>
        <w:jc w:val="both"/>
      </w:pPr>
      <w:r>
        <w:t>Este punto de monitoreo fue incluido en el Ajuste de los Términos de Referencia del 2022, por ello este pozo cuenta únicamente con los resultados de la campaña en temporada de lluvias del corriente. En el grafico X se representa la aplicación del índice de calidad de agua (ICA) y la evaluación del grado de cumplimiento de los límites de calidad para agua potable establecidos en las normas nacionales.</w:t>
      </w:r>
    </w:p>
    <w:p w14:paraId="436FBD6B" w14:textId="77777777" w:rsidR="0055495B" w:rsidRDefault="0055495B" w:rsidP="0055495B"/>
    <w:p w14:paraId="33B2C890" w14:textId="1AAA031E" w:rsidR="0055495B" w:rsidRDefault="0055495B" w:rsidP="0055495B">
      <w:r>
        <w:rPr>
          <w:noProof/>
          <w:lang w:val="es-ES" w:eastAsia="es-ES"/>
        </w:rPr>
        <w:drawing>
          <wp:inline distT="0" distB="0" distL="0" distR="0" wp14:anchorId="0746633A" wp14:editId="08608D9B">
            <wp:extent cx="5400040" cy="2788315"/>
            <wp:effectExtent l="0" t="0" r="10160" b="12065"/>
            <wp:docPr id="529" name="Gráfico 5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55495B" w14:paraId="56BE26B2" w14:textId="77777777" w:rsidTr="0055495B">
        <w:trPr>
          <w:jc w:val="right"/>
        </w:trPr>
        <w:tc>
          <w:tcPr>
            <w:tcW w:w="662" w:type="pct"/>
            <w:vAlign w:val="center"/>
          </w:tcPr>
          <w:p w14:paraId="75AB406E" w14:textId="77777777" w:rsidR="0055495B" w:rsidRPr="002A42A5" w:rsidRDefault="0055495B" w:rsidP="0055495B">
            <w:pPr>
              <w:jc w:val="center"/>
              <w:rPr>
                <w:sz w:val="14"/>
                <w:szCs w:val="14"/>
              </w:rPr>
            </w:pPr>
            <w:r w:rsidRPr="002A42A5">
              <w:rPr>
                <w:sz w:val="14"/>
                <w:szCs w:val="14"/>
              </w:rPr>
              <w:t>ESCALA ICA</w:t>
            </w:r>
          </w:p>
        </w:tc>
        <w:tc>
          <w:tcPr>
            <w:tcW w:w="867" w:type="pct"/>
            <w:shd w:val="clear" w:color="auto" w:fill="2E74B5" w:themeFill="accent1" w:themeFillShade="BF"/>
            <w:vAlign w:val="center"/>
          </w:tcPr>
          <w:p w14:paraId="45D3A157" w14:textId="77777777" w:rsidR="0055495B" w:rsidRPr="002A42A5" w:rsidRDefault="0055495B" w:rsidP="0055495B">
            <w:pPr>
              <w:jc w:val="center"/>
              <w:rPr>
                <w:sz w:val="14"/>
                <w:szCs w:val="14"/>
              </w:rPr>
            </w:pPr>
            <w:r w:rsidRPr="002A42A5">
              <w:rPr>
                <w:sz w:val="14"/>
                <w:szCs w:val="14"/>
              </w:rPr>
              <w:t>Excelente: &lt; 50</w:t>
            </w:r>
          </w:p>
        </w:tc>
        <w:tc>
          <w:tcPr>
            <w:tcW w:w="868" w:type="pct"/>
            <w:shd w:val="clear" w:color="auto" w:fill="6CAB68"/>
            <w:vAlign w:val="center"/>
          </w:tcPr>
          <w:p w14:paraId="62E1574D" w14:textId="77777777" w:rsidR="0055495B" w:rsidRPr="002A42A5" w:rsidRDefault="0055495B" w:rsidP="0055495B">
            <w:pPr>
              <w:jc w:val="center"/>
              <w:rPr>
                <w:sz w:val="14"/>
                <w:szCs w:val="14"/>
              </w:rPr>
            </w:pPr>
            <w:r w:rsidRPr="002A42A5">
              <w:rPr>
                <w:sz w:val="14"/>
                <w:szCs w:val="14"/>
              </w:rPr>
              <w:t>Buena: 50-100</w:t>
            </w:r>
          </w:p>
        </w:tc>
        <w:tc>
          <w:tcPr>
            <w:tcW w:w="867" w:type="pct"/>
            <w:shd w:val="clear" w:color="auto" w:fill="F8F32B"/>
            <w:vAlign w:val="center"/>
          </w:tcPr>
          <w:p w14:paraId="79DF16DC" w14:textId="77777777" w:rsidR="0055495B" w:rsidRPr="002A42A5" w:rsidRDefault="0055495B" w:rsidP="0055495B">
            <w:pPr>
              <w:jc w:val="center"/>
              <w:rPr>
                <w:sz w:val="14"/>
                <w:szCs w:val="14"/>
              </w:rPr>
            </w:pPr>
            <w:r w:rsidRPr="002A42A5">
              <w:rPr>
                <w:sz w:val="14"/>
                <w:szCs w:val="14"/>
              </w:rPr>
              <w:t>Pobre: 101-200</w:t>
            </w:r>
          </w:p>
        </w:tc>
        <w:tc>
          <w:tcPr>
            <w:tcW w:w="868" w:type="pct"/>
            <w:shd w:val="clear" w:color="auto" w:fill="FFC000"/>
            <w:vAlign w:val="center"/>
          </w:tcPr>
          <w:p w14:paraId="7E7CF9B8" w14:textId="77777777" w:rsidR="0055495B" w:rsidRPr="002A42A5" w:rsidRDefault="0055495B" w:rsidP="0055495B">
            <w:pPr>
              <w:jc w:val="center"/>
              <w:rPr>
                <w:sz w:val="14"/>
                <w:szCs w:val="14"/>
              </w:rPr>
            </w:pPr>
            <w:r w:rsidRPr="002A42A5">
              <w:rPr>
                <w:sz w:val="14"/>
                <w:szCs w:val="14"/>
              </w:rPr>
              <w:t>Muy pobre: 201-300</w:t>
            </w:r>
          </w:p>
        </w:tc>
        <w:tc>
          <w:tcPr>
            <w:tcW w:w="868" w:type="pct"/>
            <w:shd w:val="clear" w:color="auto" w:fill="CC3300"/>
            <w:vAlign w:val="center"/>
          </w:tcPr>
          <w:p w14:paraId="1B84F52B" w14:textId="77777777" w:rsidR="0055495B" w:rsidRPr="002A42A5" w:rsidRDefault="0055495B" w:rsidP="0055495B">
            <w:pPr>
              <w:jc w:val="center"/>
              <w:rPr>
                <w:sz w:val="14"/>
                <w:szCs w:val="14"/>
              </w:rPr>
            </w:pPr>
            <w:r w:rsidRPr="002A42A5">
              <w:rPr>
                <w:sz w:val="14"/>
                <w:szCs w:val="14"/>
              </w:rPr>
              <w:t>No apta: &gt;300</w:t>
            </w:r>
          </w:p>
        </w:tc>
      </w:tr>
    </w:tbl>
    <w:p w14:paraId="2E5AFE8D" w14:textId="20941CE9" w:rsidR="00637E0D" w:rsidRPr="00600F9C" w:rsidRDefault="00AC505E" w:rsidP="00AC505E">
      <w:pPr>
        <w:pStyle w:val="Descripcin"/>
        <w:keepNext/>
        <w:jc w:val="left"/>
      </w:pPr>
      <w:bookmarkStart w:id="218" w:name="_Toc108470358"/>
      <w:r>
        <w:t xml:space="preserve">Figura </w:t>
      </w:r>
      <w:fldSimple w:instr=" SEQ Figura \* ARABIC ">
        <w:r w:rsidR="00626AE4">
          <w:rPr>
            <w:noProof/>
          </w:rPr>
          <w:t>26</w:t>
        </w:r>
      </w:fldSimple>
      <w:r>
        <w:t xml:space="preserve">. </w:t>
      </w:r>
      <w:r w:rsidR="0055495B" w:rsidRPr="0055495B">
        <w:rPr>
          <w:rFonts w:asciiTheme="majorHAnsi" w:hAnsiTheme="majorHAnsi" w:cs="Courier New"/>
          <w:lang w:val="es-ES"/>
        </w:rPr>
        <w:t>Evaluación del punto de monitoreo GW 25-PALO HAYA</w:t>
      </w:r>
      <w:r w:rsidR="00172BE5">
        <w:rPr>
          <w:rFonts w:asciiTheme="majorHAnsi" w:hAnsiTheme="majorHAnsi" w:cs="Courier New"/>
          <w:lang w:val="es-ES"/>
        </w:rPr>
        <w:t>.</w:t>
      </w:r>
      <w:bookmarkEnd w:id="218"/>
    </w:p>
    <w:p w14:paraId="0CCC614F" w14:textId="77777777" w:rsidR="0055495B" w:rsidRDefault="0055495B" w:rsidP="0055495B">
      <w:pPr>
        <w:jc w:val="both"/>
        <w:rPr>
          <w:lang w:val="es-ES"/>
        </w:rPr>
      </w:pPr>
      <w:proofErr w:type="gramStart"/>
      <w:r>
        <w:rPr>
          <w:lang w:val="es-ES"/>
        </w:rPr>
        <w:t>De acuerdo al</w:t>
      </w:r>
      <w:proofErr w:type="gramEnd"/>
      <w:r>
        <w:rPr>
          <w:lang w:val="es-ES"/>
        </w:rPr>
        <w:t xml:space="preserve"> ICA aplicado el pozo presenta agua de excelente calidad para el consumo humano, el cumplimiento de los límites de referencia fue de 76,5%. En el cuadro X se citan los parámetros que no cumplieron con los requisitos establecidos.</w:t>
      </w:r>
    </w:p>
    <w:p w14:paraId="17BDDEA1" w14:textId="77777777" w:rsidR="0055495B" w:rsidRDefault="0055495B" w:rsidP="0055495B">
      <w:pPr>
        <w:rPr>
          <w:lang w:val="es-ES"/>
        </w:rPr>
      </w:pPr>
    </w:p>
    <w:tbl>
      <w:tblPr>
        <w:tblStyle w:val="Cuadrculaclara"/>
        <w:tblW w:w="0" w:type="auto"/>
        <w:tblLook w:val="04A0" w:firstRow="1" w:lastRow="0" w:firstColumn="1" w:lastColumn="0" w:noHBand="0" w:noVBand="1"/>
      </w:tblPr>
      <w:tblGrid>
        <w:gridCol w:w="2417"/>
        <w:gridCol w:w="1945"/>
        <w:gridCol w:w="2155"/>
        <w:gridCol w:w="2203"/>
      </w:tblGrid>
      <w:tr w:rsidR="0055495B" w14:paraId="658C9FFB" w14:textId="77777777" w:rsidTr="0055495B">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6A12928A" w14:textId="401EF748" w:rsidR="0055495B" w:rsidRPr="008D2CF5" w:rsidRDefault="008D2CF5" w:rsidP="008D2CF5">
            <w:pPr>
              <w:pStyle w:val="Descripcin"/>
              <w:keepNext/>
              <w:spacing w:after="0"/>
              <w:jc w:val="center"/>
              <w:rPr>
                <w:b w:val="0"/>
              </w:rPr>
            </w:pPr>
            <w:bookmarkStart w:id="219" w:name="_Toc108436991"/>
            <w:r w:rsidRPr="008D2CF5">
              <w:rPr>
                <w:b w:val="0"/>
              </w:rPr>
              <w:t xml:space="preserve">CUADRO </w:t>
            </w:r>
            <w:r w:rsidRPr="008D2CF5">
              <w:fldChar w:fldCharType="begin"/>
            </w:r>
            <w:r w:rsidRPr="008D2CF5">
              <w:rPr>
                <w:b w:val="0"/>
              </w:rPr>
              <w:instrText xml:space="preserve"> SEQ CUADRO \* ARABIC </w:instrText>
            </w:r>
            <w:r w:rsidRPr="008D2CF5">
              <w:fldChar w:fldCharType="separate"/>
            </w:r>
            <w:r w:rsidR="00D14FCF">
              <w:rPr>
                <w:b w:val="0"/>
                <w:noProof/>
              </w:rPr>
              <w:t>26</w:t>
            </w:r>
            <w:r w:rsidRPr="008D2CF5">
              <w:fldChar w:fldCharType="end"/>
            </w:r>
            <w:r w:rsidRPr="008D2CF5">
              <w:rPr>
                <w:b w:val="0"/>
              </w:rPr>
              <w:t xml:space="preserve">. </w:t>
            </w:r>
            <w:r w:rsidR="0055495B" w:rsidRPr="008D2CF5">
              <w:rPr>
                <w:rFonts w:ascii="MADE Evolve Sans" w:hAnsi="MADE Evolve Sans"/>
                <w:b w:val="0"/>
                <w:color w:val="000000" w:themeColor="text1"/>
              </w:rPr>
              <w:t>CUMPLIMIENTO DE LA LEY 1614/2020 Y LA NP 24 001 80 GW 25 PLALO HAYA</w:t>
            </w:r>
            <w:bookmarkEnd w:id="219"/>
          </w:p>
        </w:tc>
      </w:tr>
      <w:tr w:rsidR="0055495B" w14:paraId="6EA2D407" w14:textId="77777777" w:rsidTr="0055495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5EE256F2" w14:textId="77777777" w:rsidR="0055495B" w:rsidRPr="00AE7201" w:rsidRDefault="0055495B" w:rsidP="0055495B">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2C2E57EF" w14:textId="77777777" w:rsidR="0055495B" w:rsidRPr="00AE7201" w:rsidRDefault="0055495B"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08F03362" w14:textId="77777777" w:rsidR="0055495B" w:rsidRPr="00AE7201" w:rsidRDefault="0055495B"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01EFFBFD" w14:textId="77777777" w:rsidR="0055495B" w:rsidRPr="00AE7201" w:rsidRDefault="0055495B"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55495B" w14:paraId="1EB2D10E" w14:textId="77777777" w:rsidTr="0055495B">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7ACF672" w14:textId="77777777" w:rsidR="0055495B" w:rsidRPr="00AE7201" w:rsidRDefault="0055495B" w:rsidP="0055495B">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064" w:type="dxa"/>
            <w:vAlign w:val="center"/>
          </w:tcPr>
          <w:p w14:paraId="41776561" w14:textId="77777777" w:rsidR="0055495B" w:rsidRDefault="0055495B" w:rsidP="0055495B">
            <w:pPr>
              <w:jc w:val="center"/>
              <w:cnfStyle w:val="000000010000" w:firstRow="0" w:lastRow="0" w:firstColumn="0" w:lastColumn="0" w:oddVBand="0" w:evenVBand="0" w:oddHBand="0" w:evenHBand="1" w:firstRowFirstColumn="0" w:firstRowLastColumn="0" w:lastRowFirstColumn="0" w:lastRowLastColumn="0"/>
            </w:pPr>
            <w:r w:rsidRPr="007761BA">
              <w:t>S/D</w:t>
            </w:r>
          </w:p>
        </w:tc>
        <w:tc>
          <w:tcPr>
            <w:tcW w:w="2292" w:type="dxa"/>
            <w:vAlign w:val="center"/>
          </w:tcPr>
          <w:p w14:paraId="1C791EB8" w14:textId="77777777" w:rsidR="0055495B" w:rsidRDefault="0055495B" w:rsidP="0055495B">
            <w:pPr>
              <w:jc w:val="center"/>
              <w:cnfStyle w:val="000000010000" w:firstRow="0" w:lastRow="0" w:firstColumn="0" w:lastColumn="0" w:oddVBand="0" w:evenVBand="0" w:oddHBand="0" w:evenHBand="1" w:firstRowFirstColumn="0" w:firstRowLastColumn="0" w:lastRowFirstColumn="0" w:lastRowLastColumn="0"/>
            </w:pPr>
            <w:r w:rsidRPr="007761BA">
              <w:t>S/D</w:t>
            </w:r>
          </w:p>
        </w:tc>
        <w:tc>
          <w:tcPr>
            <w:tcW w:w="2292" w:type="dxa"/>
          </w:tcPr>
          <w:p w14:paraId="6D9C4292" w14:textId="77777777" w:rsidR="0055495B" w:rsidRPr="00AE7201" w:rsidRDefault="0055495B" w:rsidP="0055495B">
            <w:pPr>
              <w:jc w:val="center"/>
              <w:cnfStyle w:val="000000010000" w:firstRow="0" w:lastRow="0" w:firstColumn="0" w:lastColumn="0" w:oddVBand="0" w:evenVBand="0" w:oddHBand="0" w:evenHBand="1" w:firstRowFirstColumn="0" w:firstRowLastColumn="0" w:lastRowFirstColumn="0" w:lastRowLastColumn="0"/>
            </w:pPr>
            <w:r>
              <w:t>76,5%</w:t>
            </w:r>
          </w:p>
        </w:tc>
      </w:tr>
      <w:tr w:rsidR="0055495B" w14:paraId="7463C17E" w14:textId="77777777" w:rsidTr="0055495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D0ABCDC" w14:textId="77777777" w:rsidR="0055495B" w:rsidRPr="00AE7201" w:rsidRDefault="0055495B" w:rsidP="0055495B">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064" w:type="dxa"/>
            <w:vAlign w:val="center"/>
          </w:tcPr>
          <w:p w14:paraId="2FFC154C" w14:textId="77777777" w:rsidR="0055495B" w:rsidRDefault="0055495B" w:rsidP="0055495B">
            <w:pPr>
              <w:jc w:val="center"/>
              <w:cnfStyle w:val="000000100000" w:firstRow="0" w:lastRow="0" w:firstColumn="0" w:lastColumn="0" w:oddVBand="0" w:evenVBand="0" w:oddHBand="1" w:evenHBand="0" w:firstRowFirstColumn="0" w:firstRowLastColumn="0" w:lastRowFirstColumn="0" w:lastRowLastColumn="0"/>
            </w:pPr>
            <w:r w:rsidRPr="007761BA">
              <w:t>S/D</w:t>
            </w:r>
          </w:p>
        </w:tc>
        <w:tc>
          <w:tcPr>
            <w:tcW w:w="2292" w:type="dxa"/>
            <w:vAlign w:val="center"/>
          </w:tcPr>
          <w:p w14:paraId="74C9C21F" w14:textId="77777777" w:rsidR="0055495B" w:rsidRDefault="0055495B" w:rsidP="0055495B">
            <w:pPr>
              <w:jc w:val="center"/>
              <w:cnfStyle w:val="000000100000" w:firstRow="0" w:lastRow="0" w:firstColumn="0" w:lastColumn="0" w:oddVBand="0" w:evenVBand="0" w:oddHBand="1" w:evenHBand="0" w:firstRowFirstColumn="0" w:firstRowLastColumn="0" w:lastRowFirstColumn="0" w:lastRowLastColumn="0"/>
            </w:pPr>
            <w:r w:rsidRPr="007761BA">
              <w:t>S/D</w:t>
            </w:r>
          </w:p>
        </w:tc>
        <w:tc>
          <w:tcPr>
            <w:tcW w:w="2292" w:type="dxa"/>
          </w:tcPr>
          <w:p w14:paraId="7B292455" w14:textId="77777777" w:rsidR="0055495B" w:rsidRPr="00AE7201" w:rsidRDefault="0055495B" w:rsidP="0055495B">
            <w:pPr>
              <w:jc w:val="center"/>
              <w:cnfStyle w:val="000000100000" w:firstRow="0" w:lastRow="0" w:firstColumn="0" w:lastColumn="0" w:oddVBand="0" w:evenVBand="0" w:oddHBand="1" w:evenHBand="0" w:firstRowFirstColumn="0" w:firstRowLastColumn="0" w:lastRowFirstColumn="0" w:lastRowLastColumn="0"/>
            </w:pPr>
            <w:r>
              <w:t>23,5%</w:t>
            </w:r>
          </w:p>
        </w:tc>
      </w:tr>
      <w:tr w:rsidR="0055495B" w14:paraId="12A42A10" w14:textId="77777777" w:rsidTr="0055495B">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202FF47" w14:textId="77777777" w:rsidR="0055495B" w:rsidRPr="00AE7201" w:rsidRDefault="0055495B" w:rsidP="0055495B">
            <w:pPr>
              <w:jc w:val="both"/>
              <w:rPr>
                <w:rFonts w:ascii="MADE Evolve Sans" w:hAnsi="MADE Evolve Sans"/>
                <w:b w:val="0"/>
                <w:sz w:val="18"/>
                <w:szCs w:val="18"/>
              </w:rPr>
            </w:pPr>
            <w:r>
              <w:rPr>
                <w:rFonts w:ascii="MADE Evolve Sans" w:hAnsi="MADE Evolve Sans"/>
                <w:b w:val="0"/>
                <w:sz w:val="18"/>
                <w:szCs w:val="18"/>
              </w:rPr>
              <w:t xml:space="preserve">Parámetros fuera de los </w:t>
            </w:r>
            <w:r>
              <w:rPr>
                <w:rFonts w:ascii="MADE Evolve Sans" w:hAnsi="MADE Evolve Sans"/>
                <w:b w:val="0"/>
                <w:sz w:val="18"/>
                <w:szCs w:val="18"/>
              </w:rPr>
              <w:lastRenderedPageBreak/>
              <w:t>lí</w:t>
            </w:r>
            <w:r w:rsidRPr="00AE7201">
              <w:rPr>
                <w:rFonts w:ascii="MADE Evolve Sans" w:hAnsi="MADE Evolve Sans"/>
                <w:b w:val="0"/>
                <w:sz w:val="18"/>
                <w:szCs w:val="18"/>
              </w:rPr>
              <w:t>mites</w:t>
            </w:r>
          </w:p>
        </w:tc>
        <w:tc>
          <w:tcPr>
            <w:tcW w:w="2064" w:type="dxa"/>
            <w:vAlign w:val="center"/>
          </w:tcPr>
          <w:p w14:paraId="38080E0D" w14:textId="77777777" w:rsidR="0055495B" w:rsidRDefault="0055495B" w:rsidP="0055495B">
            <w:pPr>
              <w:jc w:val="center"/>
              <w:cnfStyle w:val="000000010000" w:firstRow="0" w:lastRow="0" w:firstColumn="0" w:lastColumn="0" w:oddVBand="0" w:evenVBand="0" w:oddHBand="0" w:evenHBand="1" w:firstRowFirstColumn="0" w:firstRowLastColumn="0" w:lastRowFirstColumn="0" w:lastRowLastColumn="0"/>
            </w:pPr>
            <w:r w:rsidRPr="007761BA">
              <w:lastRenderedPageBreak/>
              <w:t>S/D</w:t>
            </w:r>
          </w:p>
        </w:tc>
        <w:tc>
          <w:tcPr>
            <w:tcW w:w="2292" w:type="dxa"/>
            <w:vAlign w:val="center"/>
          </w:tcPr>
          <w:p w14:paraId="280FD899" w14:textId="77777777" w:rsidR="0055495B" w:rsidRDefault="0055495B" w:rsidP="0055495B">
            <w:pPr>
              <w:jc w:val="center"/>
              <w:cnfStyle w:val="000000010000" w:firstRow="0" w:lastRow="0" w:firstColumn="0" w:lastColumn="0" w:oddVBand="0" w:evenVBand="0" w:oddHBand="0" w:evenHBand="1" w:firstRowFirstColumn="0" w:firstRowLastColumn="0" w:lastRowFirstColumn="0" w:lastRowLastColumn="0"/>
            </w:pPr>
            <w:r w:rsidRPr="007761BA">
              <w:t>S/D</w:t>
            </w:r>
          </w:p>
        </w:tc>
        <w:tc>
          <w:tcPr>
            <w:tcW w:w="2292" w:type="dxa"/>
            <w:vAlign w:val="center"/>
          </w:tcPr>
          <w:p w14:paraId="02F53130" w14:textId="77777777" w:rsidR="0055495B" w:rsidRDefault="0055495B" w:rsidP="0055495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136CBC7B" w14:textId="77777777" w:rsidR="0055495B" w:rsidRDefault="0055495B" w:rsidP="0055495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lastRenderedPageBreak/>
              <w:t>Potasio</w:t>
            </w:r>
          </w:p>
          <w:p w14:paraId="4D877D72" w14:textId="77777777" w:rsidR="0055495B" w:rsidRDefault="0055495B" w:rsidP="0055495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61E4692F" w14:textId="77777777" w:rsidR="0055495B" w:rsidRPr="00EE31F4" w:rsidRDefault="0055495B" w:rsidP="0055495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r>
    </w:tbl>
    <w:p w14:paraId="03D912FA" w14:textId="3EEE5033" w:rsidR="00172BE5" w:rsidRDefault="0055495B" w:rsidP="001A23AB">
      <w:pPr>
        <w:rPr>
          <w:sz w:val="18"/>
          <w:szCs w:val="18"/>
          <w:lang w:val="es-ES"/>
        </w:rPr>
      </w:pPr>
      <w:r w:rsidRPr="005B1588">
        <w:rPr>
          <w:sz w:val="18"/>
          <w:szCs w:val="18"/>
          <w:lang w:val="es-ES"/>
        </w:rPr>
        <w:lastRenderedPageBreak/>
        <w:t xml:space="preserve">* Límite </w:t>
      </w:r>
      <w:r>
        <w:rPr>
          <w:sz w:val="18"/>
          <w:szCs w:val="18"/>
          <w:lang w:val="es-ES"/>
        </w:rPr>
        <w:t>correspondiente a la</w:t>
      </w:r>
      <w:r w:rsidRPr="005B1588">
        <w:rPr>
          <w:sz w:val="18"/>
          <w:szCs w:val="18"/>
          <w:lang w:val="es-ES"/>
        </w:rPr>
        <w:t xml:space="preserve"> NP 24 001 80</w:t>
      </w:r>
    </w:p>
    <w:p w14:paraId="57878AB2" w14:textId="77777777" w:rsidR="0055495B" w:rsidRDefault="0055495B" w:rsidP="001A23AB">
      <w:pPr>
        <w:rPr>
          <w:sz w:val="18"/>
          <w:szCs w:val="18"/>
          <w:lang w:val="es-ES"/>
        </w:rPr>
      </w:pPr>
    </w:p>
    <w:p w14:paraId="05E0A429" w14:textId="77777777" w:rsidR="0055495B" w:rsidRDefault="0055495B" w:rsidP="001A23AB">
      <w:pPr>
        <w:rPr>
          <w:sz w:val="18"/>
          <w:szCs w:val="18"/>
          <w:lang w:val="es-ES"/>
        </w:rPr>
      </w:pPr>
    </w:p>
    <w:p w14:paraId="1606760A" w14:textId="77777777" w:rsidR="0055495B" w:rsidRDefault="0055495B" w:rsidP="001A23AB">
      <w:pPr>
        <w:rPr>
          <w:sz w:val="18"/>
          <w:szCs w:val="18"/>
          <w:lang w:val="es-ES"/>
        </w:rPr>
      </w:pPr>
    </w:p>
    <w:p w14:paraId="10EB1981" w14:textId="77777777" w:rsidR="0055495B" w:rsidRDefault="0055495B" w:rsidP="001A23AB">
      <w:pPr>
        <w:rPr>
          <w:sz w:val="18"/>
          <w:szCs w:val="18"/>
          <w:lang w:val="es-ES"/>
        </w:rPr>
      </w:pPr>
    </w:p>
    <w:p w14:paraId="263E225C" w14:textId="77777777" w:rsidR="0055495B" w:rsidRDefault="0055495B" w:rsidP="001A23AB">
      <w:pPr>
        <w:rPr>
          <w:sz w:val="18"/>
          <w:szCs w:val="18"/>
          <w:lang w:val="es-ES"/>
        </w:rPr>
      </w:pPr>
    </w:p>
    <w:p w14:paraId="38B8FB9D" w14:textId="77777777" w:rsidR="0055495B" w:rsidRPr="001A23AB" w:rsidRDefault="0055495B" w:rsidP="001A23AB">
      <w:pPr>
        <w:rPr>
          <w:sz w:val="18"/>
          <w:szCs w:val="18"/>
        </w:rPr>
      </w:pPr>
    </w:p>
    <w:p w14:paraId="1225E817" w14:textId="007BB046" w:rsidR="00637E0D" w:rsidRDefault="00133E9B" w:rsidP="00637E0D">
      <w:pPr>
        <w:spacing w:after="160" w:line="259" w:lineRule="auto"/>
        <w:contextualSpacing w:val="0"/>
        <w:rPr>
          <w:rFonts w:asciiTheme="majorHAnsi" w:hAnsiTheme="majorHAnsi" w:cs="Courier New"/>
          <w:lang w:val="es-ES"/>
        </w:rPr>
      </w:pPr>
      <w:bookmarkStart w:id="220" w:name="_Toc70326627"/>
      <w:bookmarkStart w:id="221" w:name="_Toc70327435"/>
      <w:bookmarkStart w:id="222" w:name="_Toc108566571"/>
      <w:r w:rsidRPr="00DA504C">
        <w:rPr>
          <w:rStyle w:val="Ttulo2Car"/>
        </w:rPr>
        <w:t>3</w:t>
      </w:r>
      <w:r w:rsidR="007F13ED">
        <w:rPr>
          <w:rStyle w:val="Ttulo2Car"/>
        </w:rPr>
        <w:t>.3</w:t>
      </w:r>
      <w:r w:rsidR="00F80968" w:rsidRPr="00DA504C">
        <w:rPr>
          <w:rStyle w:val="Ttulo2Car"/>
        </w:rPr>
        <w:t xml:space="preserve">.6 Análisis </w:t>
      </w:r>
      <w:bookmarkEnd w:id="220"/>
      <w:bookmarkEnd w:id="221"/>
      <w:r w:rsidR="0055495B" w:rsidRPr="0055495B">
        <w:rPr>
          <w:rStyle w:val="Ttulo2Car"/>
        </w:rPr>
        <w:t>del punto GW 16-GA</w:t>
      </w:r>
      <w:bookmarkEnd w:id="222"/>
    </w:p>
    <w:p w14:paraId="0B96FA85" w14:textId="77777777" w:rsidR="0055495B" w:rsidRPr="0055495B" w:rsidRDefault="0055495B" w:rsidP="0055495B">
      <w:pPr>
        <w:contextualSpacing w:val="0"/>
        <w:jc w:val="both"/>
        <w:rPr>
          <w:rFonts w:asciiTheme="majorHAnsi" w:hAnsiTheme="majorHAnsi" w:cs="Arial"/>
          <w:color w:val="202124"/>
          <w:shd w:val="clear" w:color="auto" w:fill="FFFFFF"/>
        </w:rPr>
      </w:pPr>
      <w:r w:rsidRPr="0055495B">
        <w:rPr>
          <w:rFonts w:asciiTheme="majorHAnsi" w:hAnsiTheme="majorHAnsi" w:cs="Arial"/>
          <w:color w:val="202124"/>
          <w:shd w:val="clear" w:color="auto" w:fill="FFFFFF"/>
        </w:rPr>
        <w:t>La estación de monitoreo GW 16-GA se encuentra en la estancia Gavilán, en la localidad conocida como Zona de Estancias perteneciente al distrito Sgto. José Félix Estigarribia del Departamento de Concepción; sus coordenadas UTM de referencia son 21</w:t>
      </w:r>
      <w:proofErr w:type="gramStart"/>
      <w:r w:rsidRPr="0055495B">
        <w:rPr>
          <w:rFonts w:asciiTheme="majorHAnsi" w:hAnsiTheme="majorHAnsi" w:cs="Arial"/>
          <w:color w:val="202124"/>
          <w:shd w:val="clear" w:color="auto" w:fill="FFFFFF"/>
        </w:rPr>
        <w:t>K  505125.00</w:t>
      </w:r>
      <w:proofErr w:type="gramEnd"/>
      <w:r w:rsidRPr="0055495B">
        <w:rPr>
          <w:rFonts w:asciiTheme="majorHAnsi" w:hAnsiTheme="majorHAnsi" w:cs="Arial"/>
          <w:color w:val="202124"/>
          <w:shd w:val="clear" w:color="auto" w:fill="FFFFFF"/>
        </w:rPr>
        <w:t xml:space="preserve"> m E 7498320.00 m S.</w:t>
      </w:r>
    </w:p>
    <w:p w14:paraId="3A1578F6" w14:textId="77777777" w:rsidR="0055495B" w:rsidRPr="0055495B" w:rsidRDefault="0055495B" w:rsidP="0055495B">
      <w:pPr>
        <w:contextualSpacing w:val="0"/>
        <w:jc w:val="both"/>
        <w:rPr>
          <w:rFonts w:asciiTheme="majorHAnsi" w:hAnsiTheme="majorHAnsi" w:cs="Arial"/>
          <w:color w:val="202124"/>
          <w:shd w:val="clear" w:color="auto" w:fill="FFFFFF"/>
        </w:rPr>
      </w:pPr>
    </w:p>
    <w:p w14:paraId="64CE5B7E" w14:textId="77777777" w:rsidR="0055495B" w:rsidRPr="0055495B" w:rsidRDefault="0055495B" w:rsidP="0055495B">
      <w:pPr>
        <w:contextualSpacing w:val="0"/>
        <w:jc w:val="both"/>
        <w:rPr>
          <w:rFonts w:asciiTheme="majorHAnsi" w:hAnsiTheme="majorHAnsi" w:cs="Arial"/>
          <w:color w:val="202124"/>
          <w:shd w:val="clear" w:color="auto" w:fill="FFFFFF"/>
        </w:rPr>
      </w:pPr>
      <w:r w:rsidRPr="0055495B">
        <w:rPr>
          <w:rFonts w:asciiTheme="majorHAnsi" w:hAnsiTheme="majorHAnsi" w:cs="Arial"/>
          <w:color w:val="202124"/>
          <w:shd w:val="clear" w:color="auto" w:fill="FFFFFF"/>
        </w:rPr>
        <w:t xml:space="preserve">Este punto de monitoreo corresponde a un pozo artesiano localizado en la sede de la finca y es utilizado para la provisión de agua del sitio, en sus alrededores se verifica el desarrollo de actividades ganaderas y plantaciones forestales de Eucaliptus </w:t>
      </w:r>
      <w:proofErr w:type="spellStart"/>
      <w:r w:rsidRPr="0055495B">
        <w:rPr>
          <w:rFonts w:asciiTheme="majorHAnsi" w:hAnsiTheme="majorHAnsi" w:cs="Arial"/>
          <w:color w:val="202124"/>
          <w:shd w:val="clear" w:color="auto" w:fill="FFFFFF"/>
        </w:rPr>
        <w:t>sp</w:t>
      </w:r>
      <w:proofErr w:type="spellEnd"/>
      <w:r w:rsidRPr="0055495B">
        <w:rPr>
          <w:rFonts w:asciiTheme="majorHAnsi" w:hAnsiTheme="majorHAnsi" w:cs="Arial"/>
          <w:color w:val="202124"/>
          <w:shd w:val="clear" w:color="auto" w:fill="FFFFFF"/>
        </w:rPr>
        <w:t>.</w:t>
      </w:r>
    </w:p>
    <w:p w14:paraId="5B98E0B7" w14:textId="77777777" w:rsidR="0055495B" w:rsidRPr="0055495B" w:rsidRDefault="0055495B" w:rsidP="0055495B">
      <w:pPr>
        <w:contextualSpacing w:val="0"/>
        <w:jc w:val="both"/>
        <w:rPr>
          <w:rFonts w:asciiTheme="majorHAnsi" w:hAnsiTheme="majorHAnsi" w:cs="Arial"/>
          <w:color w:val="202124"/>
          <w:shd w:val="clear" w:color="auto" w:fill="FFFFFF"/>
        </w:rPr>
      </w:pPr>
    </w:p>
    <w:p w14:paraId="162DE4F2" w14:textId="26CB447C" w:rsidR="001B3BF7" w:rsidRDefault="0055495B" w:rsidP="0055495B">
      <w:pPr>
        <w:contextualSpacing w:val="0"/>
        <w:jc w:val="both"/>
        <w:rPr>
          <w:rFonts w:asciiTheme="majorHAnsi" w:hAnsiTheme="majorHAnsi" w:cs="Arial"/>
          <w:color w:val="202124"/>
          <w:shd w:val="clear" w:color="auto" w:fill="FFFFFF"/>
        </w:rPr>
      </w:pPr>
      <w:r w:rsidRPr="0055495B">
        <w:rPr>
          <w:rFonts w:asciiTheme="majorHAnsi" w:hAnsiTheme="majorHAnsi" w:cs="Arial"/>
          <w:color w:val="202124"/>
          <w:shd w:val="clear" w:color="auto" w:fill="FFFFFF"/>
        </w:rPr>
        <w:t>En base a los resultados de laboratorio obtenidos en las sucesivas campañas se aplicó el índice de calidad de agua (ICA) y se evaluó el grado de cumplimiento de los límites de calidad para agua potable establecidos en las normas nacionales</w:t>
      </w:r>
      <w:r>
        <w:rPr>
          <w:rFonts w:asciiTheme="majorHAnsi" w:hAnsiTheme="majorHAnsi" w:cs="Arial"/>
          <w:color w:val="202124"/>
          <w:shd w:val="clear" w:color="auto" w:fill="FFFFFF"/>
        </w:rPr>
        <w:t>.</w:t>
      </w:r>
    </w:p>
    <w:p w14:paraId="433FA46B" w14:textId="77777777" w:rsidR="0055495B" w:rsidRDefault="0055495B" w:rsidP="0055495B">
      <w:pPr>
        <w:contextualSpacing w:val="0"/>
        <w:jc w:val="both"/>
        <w:rPr>
          <w:rFonts w:asciiTheme="majorHAnsi" w:hAnsiTheme="majorHAnsi" w:cs="Arial"/>
          <w:color w:val="202124"/>
          <w:shd w:val="clear" w:color="auto" w:fill="FFFFFF"/>
        </w:rPr>
      </w:pPr>
    </w:p>
    <w:p w14:paraId="5DA890E3" w14:textId="7865391B" w:rsidR="0055495B" w:rsidRDefault="0055495B" w:rsidP="0055495B">
      <w:pPr>
        <w:contextualSpacing w:val="0"/>
        <w:jc w:val="both"/>
        <w:rPr>
          <w:rFonts w:asciiTheme="majorHAnsi" w:hAnsiTheme="majorHAnsi" w:cs="Arial"/>
          <w:color w:val="202124"/>
          <w:shd w:val="clear" w:color="auto" w:fill="FFFFFF"/>
        </w:rPr>
      </w:pPr>
      <w:r>
        <w:rPr>
          <w:noProof/>
          <w:lang w:val="es-ES" w:eastAsia="es-ES"/>
        </w:rPr>
        <w:drawing>
          <wp:inline distT="0" distB="0" distL="0" distR="0" wp14:anchorId="5E4CBA44" wp14:editId="0DE02A93">
            <wp:extent cx="5400040" cy="2788315"/>
            <wp:effectExtent l="0" t="0" r="10160" b="12065"/>
            <wp:docPr id="548" name="Gráfico 5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55495B" w14:paraId="1A5D8EE3" w14:textId="77777777" w:rsidTr="0055495B">
        <w:trPr>
          <w:jc w:val="right"/>
        </w:trPr>
        <w:tc>
          <w:tcPr>
            <w:tcW w:w="662" w:type="pct"/>
            <w:vAlign w:val="center"/>
          </w:tcPr>
          <w:p w14:paraId="7CB2CDA4" w14:textId="77777777" w:rsidR="0055495B" w:rsidRPr="002A42A5" w:rsidRDefault="0055495B" w:rsidP="0055495B">
            <w:pPr>
              <w:jc w:val="center"/>
              <w:rPr>
                <w:sz w:val="14"/>
                <w:szCs w:val="14"/>
              </w:rPr>
            </w:pPr>
            <w:r w:rsidRPr="002A42A5">
              <w:rPr>
                <w:sz w:val="14"/>
                <w:szCs w:val="14"/>
              </w:rPr>
              <w:t>ESCALA ICA</w:t>
            </w:r>
          </w:p>
        </w:tc>
        <w:tc>
          <w:tcPr>
            <w:tcW w:w="867" w:type="pct"/>
            <w:shd w:val="clear" w:color="auto" w:fill="2E74B5" w:themeFill="accent1" w:themeFillShade="BF"/>
            <w:vAlign w:val="center"/>
          </w:tcPr>
          <w:p w14:paraId="7288085B" w14:textId="77777777" w:rsidR="0055495B" w:rsidRPr="002A42A5" w:rsidRDefault="0055495B" w:rsidP="0055495B">
            <w:pPr>
              <w:jc w:val="center"/>
              <w:rPr>
                <w:sz w:val="14"/>
                <w:szCs w:val="14"/>
              </w:rPr>
            </w:pPr>
            <w:r w:rsidRPr="002A42A5">
              <w:rPr>
                <w:sz w:val="14"/>
                <w:szCs w:val="14"/>
              </w:rPr>
              <w:t>Excelente: &lt; 50</w:t>
            </w:r>
          </w:p>
        </w:tc>
        <w:tc>
          <w:tcPr>
            <w:tcW w:w="868" w:type="pct"/>
            <w:shd w:val="clear" w:color="auto" w:fill="6CAB68"/>
            <w:vAlign w:val="center"/>
          </w:tcPr>
          <w:p w14:paraId="67B58DF5" w14:textId="77777777" w:rsidR="0055495B" w:rsidRPr="002A42A5" w:rsidRDefault="0055495B" w:rsidP="0055495B">
            <w:pPr>
              <w:jc w:val="center"/>
              <w:rPr>
                <w:sz w:val="14"/>
                <w:szCs w:val="14"/>
              </w:rPr>
            </w:pPr>
            <w:r w:rsidRPr="002A42A5">
              <w:rPr>
                <w:sz w:val="14"/>
                <w:szCs w:val="14"/>
              </w:rPr>
              <w:t>Buena: 50-100</w:t>
            </w:r>
          </w:p>
        </w:tc>
        <w:tc>
          <w:tcPr>
            <w:tcW w:w="867" w:type="pct"/>
            <w:shd w:val="clear" w:color="auto" w:fill="F8F32B"/>
            <w:vAlign w:val="center"/>
          </w:tcPr>
          <w:p w14:paraId="3B13D66E" w14:textId="77777777" w:rsidR="0055495B" w:rsidRPr="002A42A5" w:rsidRDefault="0055495B" w:rsidP="0055495B">
            <w:pPr>
              <w:jc w:val="center"/>
              <w:rPr>
                <w:sz w:val="14"/>
                <w:szCs w:val="14"/>
              </w:rPr>
            </w:pPr>
            <w:r w:rsidRPr="002A42A5">
              <w:rPr>
                <w:sz w:val="14"/>
                <w:szCs w:val="14"/>
              </w:rPr>
              <w:t>Pobre: 101-200</w:t>
            </w:r>
          </w:p>
        </w:tc>
        <w:tc>
          <w:tcPr>
            <w:tcW w:w="868" w:type="pct"/>
            <w:shd w:val="clear" w:color="auto" w:fill="FFC000"/>
            <w:vAlign w:val="center"/>
          </w:tcPr>
          <w:p w14:paraId="03161F6B" w14:textId="77777777" w:rsidR="0055495B" w:rsidRPr="002A42A5" w:rsidRDefault="0055495B" w:rsidP="0055495B">
            <w:pPr>
              <w:jc w:val="center"/>
              <w:rPr>
                <w:sz w:val="14"/>
                <w:szCs w:val="14"/>
              </w:rPr>
            </w:pPr>
            <w:r w:rsidRPr="002A42A5">
              <w:rPr>
                <w:sz w:val="14"/>
                <w:szCs w:val="14"/>
              </w:rPr>
              <w:t>Muy pobre: 201-300</w:t>
            </w:r>
          </w:p>
        </w:tc>
        <w:tc>
          <w:tcPr>
            <w:tcW w:w="868" w:type="pct"/>
            <w:shd w:val="clear" w:color="auto" w:fill="CC3300"/>
            <w:vAlign w:val="center"/>
          </w:tcPr>
          <w:p w14:paraId="02BFFD1A" w14:textId="77777777" w:rsidR="0055495B" w:rsidRPr="002A42A5" w:rsidRDefault="0055495B" w:rsidP="0055495B">
            <w:pPr>
              <w:jc w:val="center"/>
              <w:rPr>
                <w:sz w:val="14"/>
                <w:szCs w:val="14"/>
              </w:rPr>
            </w:pPr>
            <w:r w:rsidRPr="002A42A5">
              <w:rPr>
                <w:sz w:val="14"/>
                <w:szCs w:val="14"/>
              </w:rPr>
              <w:t>No apta: &gt;300</w:t>
            </w:r>
          </w:p>
        </w:tc>
      </w:tr>
    </w:tbl>
    <w:p w14:paraId="57719A6C" w14:textId="6EDA353A" w:rsidR="00637E0D" w:rsidRPr="00600F9C" w:rsidRDefault="00AC505E" w:rsidP="00626AE4">
      <w:pPr>
        <w:pStyle w:val="Descripcin"/>
        <w:keepNext/>
        <w:spacing w:after="0"/>
      </w:pPr>
      <w:bookmarkStart w:id="223" w:name="_Toc108470359"/>
      <w:r>
        <w:t xml:space="preserve">Figura </w:t>
      </w:r>
      <w:fldSimple w:instr=" SEQ Figura \* ARABIC ">
        <w:r w:rsidR="00626AE4">
          <w:rPr>
            <w:noProof/>
          </w:rPr>
          <w:t>27</w:t>
        </w:r>
      </w:fldSimple>
      <w:r>
        <w:t xml:space="preserve">. </w:t>
      </w:r>
      <w:r w:rsidR="0055495B" w:rsidRPr="0055495B">
        <w:rPr>
          <w:rFonts w:asciiTheme="majorHAnsi" w:hAnsiTheme="majorHAnsi" w:cs="Courier New"/>
          <w:lang w:val="es-ES"/>
        </w:rPr>
        <w:t>Evaluación del punto de monitoreo GW 16-GA</w:t>
      </w:r>
      <w:r w:rsidR="00172BE5">
        <w:rPr>
          <w:rFonts w:asciiTheme="majorHAnsi" w:hAnsiTheme="majorHAnsi" w:cs="Courier New"/>
          <w:lang w:val="es-ES"/>
        </w:rPr>
        <w:t>.</w:t>
      </w:r>
      <w:bookmarkEnd w:id="223"/>
    </w:p>
    <w:p w14:paraId="78ADA1B7" w14:textId="77777777" w:rsidR="001D263C" w:rsidRDefault="001D263C" w:rsidP="001B3BF7">
      <w:pPr>
        <w:jc w:val="both"/>
        <w:rPr>
          <w:color w:val="auto"/>
        </w:rPr>
      </w:pPr>
    </w:p>
    <w:p w14:paraId="5391A0CD" w14:textId="77777777" w:rsidR="0055495B" w:rsidRPr="00390A67" w:rsidRDefault="0055495B" w:rsidP="0055495B">
      <w:pPr>
        <w:jc w:val="both"/>
      </w:pPr>
      <w:proofErr w:type="gramStart"/>
      <w:r>
        <w:rPr>
          <w:lang w:val="es-ES"/>
        </w:rPr>
        <w:t>De acuerdo al</w:t>
      </w:r>
      <w:proofErr w:type="gramEnd"/>
      <w:r>
        <w:rPr>
          <w:lang w:val="es-ES"/>
        </w:rPr>
        <w:t xml:space="preserve"> ICA aplicado el pozo presenta aguas de excelente calidad para el consumo humano; en las campañas realizadas la adecuación a los límites de referencia fue superior </w:t>
      </w:r>
      <w:r w:rsidRPr="00390A67">
        <w:t>al 88%</w:t>
      </w:r>
      <w:r>
        <w:t>.</w:t>
      </w:r>
      <w:r w:rsidRPr="00390A67">
        <w:t xml:space="preserve"> </w:t>
      </w:r>
      <w:del w:id="224" w:author="..fio celabe.." w:date="2022-07-06T13:15:00Z">
        <w:r w:rsidRPr="00390A67" w:rsidDel="00436224">
          <w:delText xml:space="preserve"> </w:delText>
        </w:r>
      </w:del>
      <w:r w:rsidRPr="00390A67">
        <w:t>A causa de una avería en la bomba sumergible del pozo</w:t>
      </w:r>
      <w:r>
        <w:t>,</w:t>
      </w:r>
      <w:r w:rsidRPr="00390A67">
        <w:t xml:space="preserve"> no fue posible la toma de muestra en la temporada de lluvias del corriente.</w:t>
      </w:r>
    </w:p>
    <w:p w14:paraId="14D2A98C" w14:textId="77777777" w:rsidR="0055495B" w:rsidRDefault="0055495B" w:rsidP="0055495B">
      <w:pPr>
        <w:rPr>
          <w:lang w:val="es-ES"/>
        </w:rPr>
      </w:pPr>
    </w:p>
    <w:tbl>
      <w:tblPr>
        <w:tblStyle w:val="Cuadrculaclara"/>
        <w:tblW w:w="0" w:type="auto"/>
        <w:tblLook w:val="04A0" w:firstRow="1" w:lastRow="0" w:firstColumn="1" w:lastColumn="0" w:noHBand="0" w:noVBand="1"/>
      </w:tblPr>
      <w:tblGrid>
        <w:gridCol w:w="2405"/>
        <w:gridCol w:w="1985"/>
        <w:gridCol w:w="2192"/>
        <w:gridCol w:w="2138"/>
      </w:tblGrid>
      <w:tr w:rsidR="0055495B" w14:paraId="7069387A" w14:textId="77777777" w:rsidTr="0055495B">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70BF27DD" w14:textId="0FD937DE" w:rsidR="0055495B" w:rsidRPr="008D2CF5" w:rsidRDefault="008D2CF5" w:rsidP="008D2CF5">
            <w:pPr>
              <w:pStyle w:val="Descripcin"/>
              <w:keepNext/>
              <w:spacing w:after="0"/>
              <w:jc w:val="center"/>
              <w:rPr>
                <w:b w:val="0"/>
              </w:rPr>
            </w:pPr>
            <w:bookmarkStart w:id="225" w:name="_Toc108436992"/>
            <w:r w:rsidRPr="008D2CF5">
              <w:rPr>
                <w:b w:val="0"/>
              </w:rPr>
              <w:t xml:space="preserve">CUADRO </w:t>
            </w:r>
            <w:r w:rsidRPr="008D2CF5">
              <w:fldChar w:fldCharType="begin"/>
            </w:r>
            <w:r w:rsidRPr="008D2CF5">
              <w:rPr>
                <w:b w:val="0"/>
              </w:rPr>
              <w:instrText xml:space="preserve"> SEQ CUADRO \* ARABIC </w:instrText>
            </w:r>
            <w:r w:rsidRPr="008D2CF5">
              <w:fldChar w:fldCharType="separate"/>
            </w:r>
            <w:r w:rsidR="00D14FCF">
              <w:rPr>
                <w:b w:val="0"/>
                <w:noProof/>
              </w:rPr>
              <w:t>27</w:t>
            </w:r>
            <w:r w:rsidRPr="008D2CF5">
              <w:fldChar w:fldCharType="end"/>
            </w:r>
            <w:r w:rsidRPr="008D2CF5">
              <w:rPr>
                <w:b w:val="0"/>
              </w:rPr>
              <w:t xml:space="preserve">. </w:t>
            </w:r>
            <w:r w:rsidR="0055495B" w:rsidRPr="008D2CF5">
              <w:rPr>
                <w:rFonts w:ascii="MADE Evolve Sans" w:hAnsi="MADE Evolve Sans"/>
                <w:b w:val="0"/>
                <w:color w:val="000000" w:themeColor="text1"/>
              </w:rPr>
              <w:t>CUMPLIMIENTO DE LA LEY 1614/2020 Y LA NP 24 001 80 – GW 16-GA</w:t>
            </w:r>
            <w:bookmarkEnd w:id="225"/>
          </w:p>
        </w:tc>
      </w:tr>
      <w:tr w:rsidR="0055495B" w14:paraId="4161C62B" w14:textId="77777777" w:rsidTr="0055495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0FA88F71" w14:textId="77777777" w:rsidR="0055495B" w:rsidRPr="00AE7201" w:rsidRDefault="0055495B" w:rsidP="0055495B">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5093A3E9" w14:textId="77777777" w:rsidR="0055495B" w:rsidRPr="00AE7201" w:rsidRDefault="0055495B"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4B0414E2" w14:textId="77777777" w:rsidR="0055495B" w:rsidRPr="00AE7201" w:rsidRDefault="0055495B"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76A209E0" w14:textId="77777777" w:rsidR="0055495B" w:rsidRPr="00AE7201" w:rsidRDefault="0055495B" w:rsidP="0055495B">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55495B" w14:paraId="3BA10F83" w14:textId="77777777" w:rsidTr="0055495B">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EFC39C2" w14:textId="77777777" w:rsidR="0055495B" w:rsidRPr="00AE7201" w:rsidRDefault="0055495B" w:rsidP="0055495B">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064" w:type="dxa"/>
            <w:vAlign w:val="center"/>
          </w:tcPr>
          <w:p w14:paraId="0D40B506" w14:textId="77777777" w:rsidR="0055495B" w:rsidRPr="00AE7201" w:rsidRDefault="0055495B" w:rsidP="0055495B">
            <w:pPr>
              <w:jc w:val="center"/>
              <w:cnfStyle w:val="000000010000" w:firstRow="0" w:lastRow="0" w:firstColumn="0" w:lastColumn="0" w:oddVBand="0" w:evenVBand="0" w:oddHBand="0" w:evenHBand="1" w:firstRowFirstColumn="0" w:firstRowLastColumn="0" w:lastRowFirstColumn="0" w:lastRowLastColumn="0"/>
            </w:pPr>
            <w:r>
              <w:t>94,2%</w:t>
            </w:r>
          </w:p>
        </w:tc>
        <w:tc>
          <w:tcPr>
            <w:tcW w:w="2292" w:type="dxa"/>
            <w:vAlign w:val="center"/>
          </w:tcPr>
          <w:p w14:paraId="066D7017" w14:textId="77777777" w:rsidR="0055495B" w:rsidRPr="00AE7201" w:rsidRDefault="0055495B" w:rsidP="0055495B">
            <w:pPr>
              <w:jc w:val="center"/>
              <w:cnfStyle w:val="000000010000" w:firstRow="0" w:lastRow="0" w:firstColumn="0" w:lastColumn="0" w:oddVBand="0" w:evenVBand="0" w:oddHBand="0" w:evenHBand="1" w:firstRowFirstColumn="0" w:firstRowLastColumn="0" w:lastRowFirstColumn="0" w:lastRowLastColumn="0"/>
            </w:pPr>
            <w:r>
              <w:t>88,3%</w:t>
            </w:r>
          </w:p>
        </w:tc>
        <w:tc>
          <w:tcPr>
            <w:tcW w:w="2292" w:type="dxa"/>
          </w:tcPr>
          <w:p w14:paraId="2F71CBB8" w14:textId="77777777" w:rsidR="0055495B" w:rsidRPr="00AE7201" w:rsidRDefault="0055495B" w:rsidP="0055495B">
            <w:pPr>
              <w:jc w:val="center"/>
              <w:cnfStyle w:val="000000010000" w:firstRow="0" w:lastRow="0" w:firstColumn="0" w:lastColumn="0" w:oddVBand="0" w:evenVBand="0" w:oddHBand="0" w:evenHBand="1" w:firstRowFirstColumn="0" w:firstRowLastColumn="0" w:lastRowFirstColumn="0" w:lastRowLastColumn="0"/>
            </w:pPr>
            <w:r>
              <w:t>S/D</w:t>
            </w:r>
          </w:p>
        </w:tc>
      </w:tr>
      <w:tr w:rsidR="0055495B" w14:paraId="3765A532" w14:textId="77777777" w:rsidTr="0055495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CDCDAE0" w14:textId="77777777" w:rsidR="0055495B" w:rsidRPr="00AE7201" w:rsidRDefault="0055495B" w:rsidP="0055495B">
            <w:pPr>
              <w:jc w:val="both"/>
              <w:rPr>
                <w:rFonts w:ascii="MADE Evolve Sans" w:hAnsi="MADE Evolve Sans"/>
                <w:b w:val="0"/>
                <w:sz w:val="18"/>
                <w:szCs w:val="18"/>
              </w:rPr>
            </w:pPr>
            <w:r>
              <w:rPr>
                <w:rFonts w:ascii="MADE Evolve Sans" w:hAnsi="MADE Evolve Sans"/>
                <w:b w:val="0"/>
                <w:sz w:val="18"/>
                <w:szCs w:val="18"/>
              </w:rPr>
              <w:lastRenderedPageBreak/>
              <w:t>Fuera de los lí</w:t>
            </w:r>
            <w:r w:rsidRPr="00AE7201">
              <w:rPr>
                <w:rFonts w:ascii="MADE Evolve Sans" w:hAnsi="MADE Evolve Sans"/>
                <w:b w:val="0"/>
                <w:sz w:val="18"/>
                <w:szCs w:val="18"/>
              </w:rPr>
              <w:t>mites (%)</w:t>
            </w:r>
          </w:p>
        </w:tc>
        <w:tc>
          <w:tcPr>
            <w:tcW w:w="2064" w:type="dxa"/>
            <w:vAlign w:val="center"/>
          </w:tcPr>
          <w:p w14:paraId="2FC58563" w14:textId="77777777" w:rsidR="0055495B" w:rsidRPr="00AE7201" w:rsidRDefault="0055495B" w:rsidP="0055495B">
            <w:pPr>
              <w:jc w:val="center"/>
              <w:cnfStyle w:val="000000100000" w:firstRow="0" w:lastRow="0" w:firstColumn="0" w:lastColumn="0" w:oddVBand="0" w:evenVBand="0" w:oddHBand="1" w:evenHBand="0" w:firstRowFirstColumn="0" w:firstRowLastColumn="0" w:lastRowFirstColumn="0" w:lastRowLastColumn="0"/>
            </w:pPr>
            <w:r>
              <w:t>5,8%</w:t>
            </w:r>
          </w:p>
        </w:tc>
        <w:tc>
          <w:tcPr>
            <w:tcW w:w="2292" w:type="dxa"/>
            <w:vAlign w:val="center"/>
          </w:tcPr>
          <w:p w14:paraId="479B01C7" w14:textId="77777777" w:rsidR="0055495B" w:rsidRPr="00AE7201" w:rsidRDefault="0055495B" w:rsidP="0055495B">
            <w:pPr>
              <w:jc w:val="center"/>
              <w:cnfStyle w:val="000000100000" w:firstRow="0" w:lastRow="0" w:firstColumn="0" w:lastColumn="0" w:oddVBand="0" w:evenVBand="0" w:oddHBand="1" w:evenHBand="0" w:firstRowFirstColumn="0" w:firstRowLastColumn="0" w:lastRowFirstColumn="0" w:lastRowLastColumn="0"/>
            </w:pPr>
            <w:r>
              <w:t>11,7%</w:t>
            </w:r>
          </w:p>
        </w:tc>
        <w:tc>
          <w:tcPr>
            <w:tcW w:w="2292" w:type="dxa"/>
            <w:vAlign w:val="center"/>
          </w:tcPr>
          <w:p w14:paraId="20A00ED4" w14:textId="77777777" w:rsidR="0055495B" w:rsidRDefault="0055495B" w:rsidP="0055495B">
            <w:pPr>
              <w:jc w:val="center"/>
              <w:cnfStyle w:val="000000100000" w:firstRow="0" w:lastRow="0" w:firstColumn="0" w:lastColumn="0" w:oddVBand="0" w:evenVBand="0" w:oddHBand="1" w:evenHBand="0" w:firstRowFirstColumn="0" w:firstRowLastColumn="0" w:lastRowFirstColumn="0" w:lastRowLastColumn="0"/>
            </w:pPr>
            <w:r w:rsidRPr="00FE0ADE">
              <w:t>S/D</w:t>
            </w:r>
          </w:p>
        </w:tc>
      </w:tr>
      <w:tr w:rsidR="0055495B" w14:paraId="3589C16D" w14:textId="77777777" w:rsidTr="0055495B">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17F4242" w14:textId="77777777" w:rsidR="0055495B" w:rsidRPr="00AE7201" w:rsidRDefault="0055495B" w:rsidP="0055495B">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064" w:type="dxa"/>
            <w:vAlign w:val="center"/>
          </w:tcPr>
          <w:p w14:paraId="1A1DC8AD" w14:textId="77777777" w:rsidR="0055495B" w:rsidRPr="001B77E3" w:rsidRDefault="0055495B" w:rsidP="0055495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tc>
        <w:tc>
          <w:tcPr>
            <w:tcW w:w="2292" w:type="dxa"/>
            <w:vAlign w:val="center"/>
          </w:tcPr>
          <w:p w14:paraId="03A86181" w14:textId="77777777" w:rsidR="0055495B" w:rsidRDefault="0055495B" w:rsidP="0055495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6DB13E5E" w14:textId="77777777" w:rsidR="0055495B" w:rsidRPr="00AE7201" w:rsidRDefault="0055495B" w:rsidP="0055495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2292" w:type="dxa"/>
            <w:vAlign w:val="center"/>
          </w:tcPr>
          <w:p w14:paraId="43B2984E" w14:textId="77777777" w:rsidR="0055495B" w:rsidRDefault="0055495B" w:rsidP="0055495B">
            <w:pPr>
              <w:jc w:val="center"/>
              <w:cnfStyle w:val="000000010000" w:firstRow="0" w:lastRow="0" w:firstColumn="0" w:lastColumn="0" w:oddVBand="0" w:evenVBand="0" w:oddHBand="0" w:evenHBand="1" w:firstRowFirstColumn="0" w:firstRowLastColumn="0" w:lastRowFirstColumn="0" w:lastRowLastColumn="0"/>
            </w:pPr>
            <w:r w:rsidRPr="00FE0ADE">
              <w:t>S/D</w:t>
            </w:r>
          </w:p>
        </w:tc>
      </w:tr>
    </w:tbl>
    <w:p w14:paraId="00CE4B51" w14:textId="77777777" w:rsidR="0055495B" w:rsidRPr="005B1588" w:rsidRDefault="0055495B" w:rsidP="0055495B">
      <w:pPr>
        <w:rPr>
          <w:sz w:val="18"/>
          <w:szCs w:val="18"/>
          <w:lang w:val="es-ES"/>
        </w:rPr>
      </w:pPr>
      <w:r w:rsidRPr="005B1588">
        <w:rPr>
          <w:sz w:val="18"/>
          <w:szCs w:val="18"/>
          <w:lang w:val="es-ES"/>
        </w:rPr>
        <w:t xml:space="preserve">* Límite </w:t>
      </w:r>
      <w:r>
        <w:rPr>
          <w:sz w:val="18"/>
          <w:szCs w:val="18"/>
          <w:lang w:val="es-ES"/>
        </w:rPr>
        <w:t>correspondiente a la</w:t>
      </w:r>
      <w:r w:rsidRPr="005B1588">
        <w:rPr>
          <w:sz w:val="18"/>
          <w:szCs w:val="18"/>
          <w:lang w:val="es-ES"/>
        </w:rPr>
        <w:t xml:space="preserve"> NP 24 001 80</w:t>
      </w:r>
    </w:p>
    <w:p w14:paraId="052C184E" w14:textId="77777777" w:rsidR="0055495B" w:rsidRDefault="0055495B" w:rsidP="0055495B"/>
    <w:p w14:paraId="07AD0C75" w14:textId="77777777" w:rsidR="0055495B" w:rsidRDefault="0055495B" w:rsidP="0055495B">
      <w:pPr>
        <w:jc w:val="both"/>
      </w:pPr>
      <w:r>
        <w:t>No se registran parámetros fisicoquímicos que no cumplan con los requisitos para agua potable; los parámetros fuera del límite corresponden a indicadores microbiológicos.</w:t>
      </w:r>
    </w:p>
    <w:p w14:paraId="259E5E38" w14:textId="77777777" w:rsidR="00172BE5" w:rsidRDefault="00172BE5" w:rsidP="001B3BF7">
      <w:pPr>
        <w:jc w:val="both"/>
      </w:pPr>
    </w:p>
    <w:p w14:paraId="2BA9BFB1" w14:textId="456C3291" w:rsidR="00172BE5" w:rsidRPr="000610ED" w:rsidRDefault="00172BE5" w:rsidP="001B3BF7">
      <w:pPr>
        <w:jc w:val="both"/>
      </w:pPr>
    </w:p>
    <w:p w14:paraId="050FB34A" w14:textId="77777777" w:rsidR="001A23AB" w:rsidRDefault="001A23AB" w:rsidP="001B3BF7">
      <w:pPr>
        <w:spacing w:line="259" w:lineRule="auto"/>
        <w:contextualSpacing w:val="0"/>
        <w:jc w:val="both"/>
        <w:rPr>
          <w:rFonts w:asciiTheme="majorHAnsi" w:hAnsiTheme="majorHAnsi" w:cs="Courier New"/>
        </w:rPr>
      </w:pPr>
    </w:p>
    <w:p w14:paraId="14C39240" w14:textId="77777777" w:rsidR="0055495B" w:rsidRDefault="0055495B" w:rsidP="001B3BF7">
      <w:pPr>
        <w:spacing w:line="259" w:lineRule="auto"/>
        <w:contextualSpacing w:val="0"/>
        <w:jc w:val="both"/>
        <w:rPr>
          <w:rFonts w:asciiTheme="majorHAnsi" w:hAnsiTheme="majorHAnsi" w:cs="Courier New"/>
        </w:rPr>
      </w:pPr>
    </w:p>
    <w:p w14:paraId="6092BEF1" w14:textId="77777777" w:rsidR="0055495B" w:rsidRDefault="0055495B" w:rsidP="001B3BF7">
      <w:pPr>
        <w:spacing w:line="259" w:lineRule="auto"/>
        <w:contextualSpacing w:val="0"/>
        <w:jc w:val="both"/>
        <w:rPr>
          <w:rFonts w:asciiTheme="majorHAnsi" w:hAnsiTheme="majorHAnsi" w:cs="Courier New"/>
        </w:rPr>
      </w:pPr>
    </w:p>
    <w:p w14:paraId="0C72E74A" w14:textId="5E5FA551" w:rsidR="00A115C0" w:rsidRDefault="007F13ED" w:rsidP="001B3BF7">
      <w:pPr>
        <w:pStyle w:val="Ttulo2"/>
      </w:pPr>
      <w:bookmarkStart w:id="226" w:name="_Toc70326628"/>
      <w:bookmarkStart w:id="227" w:name="_Toc70327436"/>
      <w:bookmarkStart w:id="228" w:name="_Toc108566572"/>
      <w:r>
        <w:t>3.3</w:t>
      </w:r>
      <w:r w:rsidR="00396853">
        <w:t xml:space="preserve">.7 </w:t>
      </w:r>
      <w:bookmarkEnd w:id="226"/>
      <w:bookmarkEnd w:id="227"/>
      <w:r w:rsidR="0055495B" w:rsidRPr="0055495B">
        <w:t>Análisis del punto GW 24 BELEN</w:t>
      </w:r>
      <w:bookmarkEnd w:id="228"/>
    </w:p>
    <w:p w14:paraId="18C5057E" w14:textId="77777777" w:rsidR="00543960" w:rsidRPr="0055495B" w:rsidRDefault="00543960" w:rsidP="001B3BF7">
      <w:pPr>
        <w:rPr>
          <w:rFonts w:asciiTheme="majorHAnsi" w:hAnsiTheme="majorHAnsi"/>
          <w:color w:val="000000" w:themeColor="text1"/>
          <w:sz w:val="10"/>
          <w:shd w:val="clear" w:color="auto" w:fill="FFFFFF"/>
        </w:rPr>
      </w:pPr>
    </w:p>
    <w:p w14:paraId="7A3B11A6" w14:textId="77777777" w:rsidR="0055495B" w:rsidRDefault="0055495B" w:rsidP="0055495B">
      <w:pPr>
        <w:jc w:val="both"/>
      </w:pPr>
      <w:r>
        <w:t>La estación de monitoreo GW 24-BELEN se encuentra en el retiro denominado Belén perteneciente a la estancia San Liberato, administrativamente corresponde a la localidad conocida como Zona de Estancias del distrito Sgto. José Félix Estigarribia, Departamento de Concepción; sus coordenadas UTM de referencia son 21Kn 518775.00 m E 7492688.00 m S.</w:t>
      </w:r>
    </w:p>
    <w:p w14:paraId="47210869" w14:textId="77777777" w:rsidR="0055495B" w:rsidRDefault="0055495B" w:rsidP="0055495B">
      <w:pPr>
        <w:jc w:val="both"/>
      </w:pPr>
    </w:p>
    <w:p w14:paraId="594C8EC4" w14:textId="77777777" w:rsidR="0055495B" w:rsidRDefault="0055495B" w:rsidP="0055495B">
      <w:pPr>
        <w:jc w:val="both"/>
      </w:pPr>
      <w:r>
        <w:t xml:space="preserve">Este punto de monitoreo es un pozo artesiano reciente excavado que se utiliza para el abastecimiento de agua de un campamento forestal, en un radio de 100 metros se verifica la existencia viviendas del personal, oficina administrativa, depósito de maquinaria e implementos forestales y vivero de rusificación de plantines. En su zona de influencia se desarrollan plantaciones de </w:t>
      </w:r>
      <w:r w:rsidRPr="003B624F">
        <w:rPr>
          <w:i/>
        </w:rPr>
        <w:t xml:space="preserve">Eucaliptus </w:t>
      </w:r>
      <w:proofErr w:type="spellStart"/>
      <w:r w:rsidRPr="003B624F">
        <w:rPr>
          <w:i/>
        </w:rPr>
        <w:t>sp</w:t>
      </w:r>
      <w:proofErr w:type="spellEnd"/>
      <w:r>
        <w:t>.</w:t>
      </w:r>
    </w:p>
    <w:p w14:paraId="690DE13F" w14:textId="77777777" w:rsidR="0055495B" w:rsidRDefault="0055495B" w:rsidP="0055495B">
      <w:pPr>
        <w:jc w:val="both"/>
      </w:pPr>
    </w:p>
    <w:p w14:paraId="54872B3E" w14:textId="77777777" w:rsidR="0055495B" w:rsidRPr="003B624F" w:rsidRDefault="0055495B" w:rsidP="0055495B">
      <w:pPr>
        <w:jc w:val="both"/>
        <w:rPr>
          <w:lang w:val="es-ES"/>
        </w:rPr>
      </w:pPr>
      <w:r>
        <w:t>El punto de monitoreo fue incluido en el Ajuste de los Términos de Referencia del 2022, por ello solo se cuenta con datos analíticos para la campa</w:t>
      </w:r>
      <w:proofErr w:type="spellStart"/>
      <w:r>
        <w:rPr>
          <w:lang w:val="es-ES"/>
        </w:rPr>
        <w:t>ña</w:t>
      </w:r>
      <w:proofErr w:type="spellEnd"/>
      <w:r>
        <w:rPr>
          <w:lang w:val="es-ES"/>
        </w:rPr>
        <w:t xml:space="preserve"> en temporada de lluvia del corriente. En la figura x se representa la aplicación de un índice de calidad de agua y el grado de cumplimiento de los límites de referencia.</w:t>
      </w:r>
    </w:p>
    <w:p w14:paraId="59706A85" w14:textId="77777777" w:rsidR="00543960" w:rsidRDefault="00543960" w:rsidP="001B3BF7"/>
    <w:p w14:paraId="3DD1A819" w14:textId="48DEF730" w:rsidR="00C752F3" w:rsidRDefault="0055495B" w:rsidP="001B3BF7">
      <w:pPr>
        <w:spacing w:line="259" w:lineRule="auto"/>
        <w:contextualSpacing w:val="0"/>
        <w:rPr>
          <w:rFonts w:asciiTheme="majorHAnsi" w:hAnsiTheme="majorHAnsi" w:cs="Courier New"/>
        </w:rPr>
      </w:pPr>
      <w:r>
        <w:rPr>
          <w:noProof/>
          <w:lang w:val="es-ES" w:eastAsia="es-ES"/>
        </w:rPr>
        <w:drawing>
          <wp:inline distT="0" distB="0" distL="0" distR="0" wp14:anchorId="2CBDCD19" wp14:editId="2E447139">
            <wp:extent cx="5400040" cy="2788315"/>
            <wp:effectExtent l="0" t="0" r="10160" b="12065"/>
            <wp:docPr id="549" name="Gráfico 5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55495B" w14:paraId="78F9560C" w14:textId="77777777" w:rsidTr="0055495B">
        <w:trPr>
          <w:jc w:val="right"/>
        </w:trPr>
        <w:tc>
          <w:tcPr>
            <w:tcW w:w="662" w:type="pct"/>
            <w:vAlign w:val="center"/>
          </w:tcPr>
          <w:p w14:paraId="123F6D09" w14:textId="77777777" w:rsidR="0055495B" w:rsidRPr="002A42A5" w:rsidRDefault="0055495B" w:rsidP="0055495B">
            <w:pPr>
              <w:jc w:val="center"/>
              <w:rPr>
                <w:sz w:val="14"/>
                <w:szCs w:val="14"/>
              </w:rPr>
            </w:pPr>
            <w:r w:rsidRPr="002A42A5">
              <w:rPr>
                <w:sz w:val="14"/>
                <w:szCs w:val="14"/>
              </w:rPr>
              <w:t>ESCALA ICA</w:t>
            </w:r>
          </w:p>
        </w:tc>
        <w:tc>
          <w:tcPr>
            <w:tcW w:w="867" w:type="pct"/>
            <w:shd w:val="clear" w:color="auto" w:fill="2E74B5" w:themeFill="accent1" w:themeFillShade="BF"/>
            <w:vAlign w:val="center"/>
          </w:tcPr>
          <w:p w14:paraId="2646A491" w14:textId="77777777" w:rsidR="0055495B" w:rsidRPr="002A42A5" w:rsidRDefault="0055495B" w:rsidP="0055495B">
            <w:pPr>
              <w:jc w:val="center"/>
              <w:rPr>
                <w:sz w:val="14"/>
                <w:szCs w:val="14"/>
              </w:rPr>
            </w:pPr>
            <w:r w:rsidRPr="002A42A5">
              <w:rPr>
                <w:sz w:val="14"/>
                <w:szCs w:val="14"/>
              </w:rPr>
              <w:t>Excelente: &lt; 50</w:t>
            </w:r>
          </w:p>
        </w:tc>
        <w:tc>
          <w:tcPr>
            <w:tcW w:w="868" w:type="pct"/>
            <w:shd w:val="clear" w:color="auto" w:fill="6CAB68"/>
            <w:vAlign w:val="center"/>
          </w:tcPr>
          <w:p w14:paraId="7F241C18" w14:textId="77777777" w:rsidR="0055495B" w:rsidRPr="002A42A5" w:rsidRDefault="0055495B" w:rsidP="0055495B">
            <w:pPr>
              <w:jc w:val="center"/>
              <w:rPr>
                <w:sz w:val="14"/>
                <w:szCs w:val="14"/>
              </w:rPr>
            </w:pPr>
            <w:r w:rsidRPr="002A42A5">
              <w:rPr>
                <w:sz w:val="14"/>
                <w:szCs w:val="14"/>
              </w:rPr>
              <w:t>Buena: 50-100</w:t>
            </w:r>
          </w:p>
        </w:tc>
        <w:tc>
          <w:tcPr>
            <w:tcW w:w="867" w:type="pct"/>
            <w:shd w:val="clear" w:color="auto" w:fill="F8F32B"/>
            <w:vAlign w:val="center"/>
          </w:tcPr>
          <w:p w14:paraId="2756AF15" w14:textId="77777777" w:rsidR="0055495B" w:rsidRPr="002A42A5" w:rsidRDefault="0055495B" w:rsidP="0055495B">
            <w:pPr>
              <w:jc w:val="center"/>
              <w:rPr>
                <w:sz w:val="14"/>
                <w:szCs w:val="14"/>
              </w:rPr>
            </w:pPr>
            <w:r w:rsidRPr="002A42A5">
              <w:rPr>
                <w:sz w:val="14"/>
                <w:szCs w:val="14"/>
              </w:rPr>
              <w:t>Pobre: 101-200</w:t>
            </w:r>
          </w:p>
        </w:tc>
        <w:tc>
          <w:tcPr>
            <w:tcW w:w="868" w:type="pct"/>
            <w:shd w:val="clear" w:color="auto" w:fill="FFC000"/>
            <w:vAlign w:val="center"/>
          </w:tcPr>
          <w:p w14:paraId="43877924" w14:textId="77777777" w:rsidR="0055495B" w:rsidRPr="002A42A5" w:rsidRDefault="0055495B" w:rsidP="0055495B">
            <w:pPr>
              <w:jc w:val="center"/>
              <w:rPr>
                <w:sz w:val="14"/>
                <w:szCs w:val="14"/>
              </w:rPr>
            </w:pPr>
            <w:r w:rsidRPr="002A42A5">
              <w:rPr>
                <w:sz w:val="14"/>
                <w:szCs w:val="14"/>
              </w:rPr>
              <w:t>Muy pobre: 201-300</w:t>
            </w:r>
          </w:p>
        </w:tc>
        <w:tc>
          <w:tcPr>
            <w:tcW w:w="868" w:type="pct"/>
            <w:shd w:val="clear" w:color="auto" w:fill="CC3300"/>
            <w:vAlign w:val="center"/>
          </w:tcPr>
          <w:p w14:paraId="3F3F42FA" w14:textId="77777777" w:rsidR="0055495B" w:rsidRPr="002A42A5" w:rsidRDefault="0055495B" w:rsidP="0055495B">
            <w:pPr>
              <w:jc w:val="center"/>
              <w:rPr>
                <w:sz w:val="14"/>
                <w:szCs w:val="14"/>
              </w:rPr>
            </w:pPr>
            <w:r w:rsidRPr="002A42A5">
              <w:rPr>
                <w:sz w:val="14"/>
                <w:szCs w:val="14"/>
              </w:rPr>
              <w:t>No apta: &gt;300</w:t>
            </w:r>
          </w:p>
        </w:tc>
      </w:tr>
    </w:tbl>
    <w:p w14:paraId="7D09C19B" w14:textId="00652364" w:rsidR="00433F69" w:rsidRPr="00600F9C" w:rsidRDefault="00AC505E" w:rsidP="00626AE4">
      <w:pPr>
        <w:pStyle w:val="Descripcin"/>
        <w:keepNext/>
        <w:spacing w:after="0"/>
      </w:pPr>
      <w:bookmarkStart w:id="229" w:name="_Toc70330555"/>
      <w:bookmarkStart w:id="230" w:name="_Toc108470360"/>
      <w:r>
        <w:t xml:space="preserve">Figura </w:t>
      </w:r>
      <w:fldSimple w:instr=" SEQ Figura \* ARABIC ">
        <w:r w:rsidR="00626AE4">
          <w:rPr>
            <w:noProof/>
          </w:rPr>
          <w:t>28</w:t>
        </w:r>
      </w:fldSimple>
      <w:r>
        <w:t xml:space="preserve">. </w:t>
      </w:r>
      <w:r w:rsidR="0055495B" w:rsidRPr="0055495B">
        <w:rPr>
          <w:rFonts w:asciiTheme="majorHAnsi" w:hAnsiTheme="majorHAnsi" w:cs="Courier New"/>
        </w:rPr>
        <w:t>Evaluación del punto de monitoreo GW 24-BELEN</w:t>
      </w:r>
      <w:r w:rsidR="00396853">
        <w:rPr>
          <w:rFonts w:asciiTheme="majorHAnsi" w:hAnsiTheme="majorHAnsi" w:cs="Courier New"/>
        </w:rPr>
        <w:t>.</w:t>
      </w:r>
      <w:bookmarkEnd w:id="229"/>
      <w:bookmarkEnd w:id="230"/>
    </w:p>
    <w:p w14:paraId="25241B6D" w14:textId="77777777" w:rsidR="001B3BF7" w:rsidRDefault="001B3BF7" w:rsidP="001B3BF7">
      <w:pPr>
        <w:spacing w:line="259" w:lineRule="auto"/>
        <w:contextualSpacing w:val="0"/>
        <w:jc w:val="both"/>
        <w:rPr>
          <w:rFonts w:asciiTheme="majorHAnsi" w:hAnsiTheme="majorHAnsi" w:cs="Courier New"/>
        </w:rPr>
      </w:pPr>
    </w:p>
    <w:p w14:paraId="594E950E" w14:textId="45F1D0A6" w:rsidR="00102AE4" w:rsidRDefault="00102AE4" w:rsidP="00102AE4">
      <w:pPr>
        <w:jc w:val="both"/>
        <w:rPr>
          <w:lang w:val="es-ES"/>
        </w:rPr>
      </w:pPr>
      <w:proofErr w:type="gramStart"/>
      <w:r>
        <w:rPr>
          <w:lang w:val="es-ES"/>
        </w:rPr>
        <w:t>De acuerdo al</w:t>
      </w:r>
      <w:proofErr w:type="gramEnd"/>
      <w:r>
        <w:rPr>
          <w:lang w:val="es-ES"/>
        </w:rPr>
        <w:t xml:space="preserve"> ICA aplicado el pozo presenta una pobre calidad de agua para el consumo humano, el cumplimiento de los límites de referencia fue del 76,5%.</w:t>
      </w:r>
    </w:p>
    <w:p w14:paraId="36B91FC4" w14:textId="77777777" w:rsidR="00102AE4" w:rsidRDefault="00102AE4" w:rsidP="00102AE4">
      <w:pPr>
        <w:rPr>
          <w:lang w:val="es-ES"/>
        </w:rPr>
      </w:pPr>
    </w:p>
    <w:tbl>
      <w:tblPr>
        <w:tblStyle w:val="Cuadrculaclara"/>
        <w:tblW w:w="0" w:type="auto"/>
        <w:tblLook w:val="04A0" w:firstRow="1" w:lastRow="0" w:firstColumn="1" w:lastColumn="0" w:noHBand="0" w:noVBand="1"/>
      </w:tblPr>
      <w:tblGrid>
        <w:gridCol w:w="2416"/>
        <w:gridCol w:w="1945"/>
        <w:gridCol w:w="2155"/>
        <w:gridCol w:w="2204"/>
      </w:tblGrid>
      <w:tr w:rsidR="00102AE4" w14:paraId="7F2385AD" w14:textId="77777777" w:rsidTr="00DC69A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77046855" w14:textId="250463AD" w:rsidR="00102AE4" w:rsidRPr="008D2CF5" w:rsidRDefault="008D2CF5" w:rsidP="008D2CF5">
            <w:pPr>
              <w:pStyle w:val="Descripcin"/>
              <w:keepNext/>
              <w:spacing w:after="0"/>
              <w:jc w:val="center"/>
              <w:rPr>
                <w:b w:val="0"/>
              </w:rPr>
            </w:pPr>
            <w:bookmarkStart w:id="231" w:name="_Toc108436993"/>
            <w:r w:rsidRPr="008D2CF5">
              <w:rPr>
                <w:b w:val="0"/>
              </w:rPr>
              <w:lastRenderedPageBreak/>
              <w:t xml:space="preserve">CUADRO </w:t>
            </w:r>
            <w:r w:rsidRPr="008D2CF5">
              <w:fldChar w:fldCharType="begin"/>
            </w:r>
            <w:r w:rsidRPr="008D2CF5">
              <w:rPr>
                <w:b w:val="0"/>
              </w:rPr>
              <w:instrText xml:space="preserve"> SEQ CUADRO \* ARABIC </w:instrText>
            </w:r>
            <w:r w:rsidRPr="008D2CF5">
              <w:fldChar w:fldCharType="separate"/>
            </w:r>
            <w:r w:rsidR="00D14FCF">
              <w:rPr>
                <w:b w:val="0"/>
                <w:noProof/>
              </w:rPr>
              <w:t>28</w:t>
            </w:r>
            <w:r w:rsidRPr="008D2CF5">
              <w:fldChar w:fldCharType="end"/>
            </w:r>
            <w:r w:rsidRPr="008D2CF5">
              <w:rPr>
                <w:b w:val="0"/>
              </w:rPr>
              <w:t xml:space="preserve">. </w:t>
            </w:r>
            <w:r w:rsidR="00102AE4" w:rsidRPr="008D2CF5">
              <w:rPr>
                <w:rFonts w:ascii="MADE Evolve Sans" w:hAnsi="MADE Evolve Sans"/>
                <w:b w:val="0"/>
                <w:color w:val="000000" w:themeColor="text1"/>
              </w:rPr>
              <w:t>CUMPLIMIENTO DE LA LEY 1614/2020 Y LA NP 24 001 80 – GW 24-BELEN</w:t>
            </w:r>
            <w:bookmarkEnd w:id="231"/>
          </w:p>
        </w:tc>
      </w:tr>
      <w:tr w:rsidR="00102AE4" w14:paraId="3D5ED445"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10CC4758" w14:textId="77777777" w:rsidR="00102AE4" w:rsidRPr="00AE7201" w:rsidRDefault="00102AE4" w:rsidP="00DC69A0">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07D9BA70" w14:textId="77777777" w:rsidR="00102AE4" w:rsidRPr="00AE7201" w:rsidRDefault="00102AE4"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46D20865" w14:textId="77777777" w:rsidR="00102AE4" w:rsidRPr="00AE7201" w:rsidRDefault="00102AE4"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0298DCE4" w14:textId="77777777" w:rsidR="00102AE4" w:rsidRPr="00AE7201" w:rsidRDefault="00102AE4"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Pr>
                <w:b/>
                <w:color w:val="000000" w:themeColor="text1"/>
                <w:sz w:val="18"/>
                <w:szCs w:val="18"/>
              </w:rPr>
              <w:t>RS</w:t>
            </w:r>
            <w:r w:rsidRPr="00AE7201">
              <w:rPr>
                <w:b/>
                <w:color w:val="000000" w:themeColor="text1"/>
                <w:sz w:val="18"/>
                <w:szCs w:val="18"/>
              </w:rPr>
              <w:t xml:space="preserve"> 2022</w:t>
            </w:r>
          </w:p>
        </w:tc>
      </w:tr>
      <w:tr w:rsidR="00102AE4" w14:paraId="199DE1EA" w14:textId="77777777" w:rsidTr="00DC69A0">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A0232CE" w14:textId="77777777" w:rsidR="00102AE4" w:rsidRPr="00AE7201" w:rsidRDefault="00102AE4" w:rsidP="00DC69A0">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064" w:type="dxa"/>
            <w:vAlign w:val="center"/>
          </w:tcPr>
          <w:p w14:paraId="41641494" w14:textId="77777777" w:rsidR="00102AE4" w:rsidRDefault="00102AE4" w:rsidP="00DC69A0">
            <w:pPr>
              <w:jc w:val="center"/>
              <w:cnfStyle w:val="000000010000" w:firstRow="0" w:lastRow="0" w:firstColumn="0" w:lastColumn="0" w:oddVBand="0" w:evenVBand="0" w:oddHBand="0" w:evenHBand="1" w:firstRowFirstColumn="0" w:firstRowLastColumn="0" w:lastRowFirstColumn="0" w:lastRowLastColumn="0"/>
            </w:pPr>
            <w:r w:rsidRPr="00E52C6B">
              <w:t>S/D</w:t>
            </w:r>
          </w:p>
        </w:tc>
        <w:tc>
          <w:tcPr>
            <w:tcW w:w="2292" w:type="dxa"/>
            <w:vAlign w:val="center"/>
          </w:tcPr>
          <w:p w14:paraId="37764277" w14:textId="77777777" w:rsidR="00102AE4" w:rsidRDefault="00102AE4" w:rsidP="00DC69A0">
            <w:pPr>
              <w:jc w:val="center"/>
              <w:cnfStyle w:val="000000010000" w:firstRow="0" w:lastRow="0" w:firstColumn="0" w:lastColumn="0" w:oddVBand="0" w:evenVBand="0" w:oddHBand="0" w:evenHBand="1" w:firstRowFirstColumn="0" w:firstRowLastColumn="0" w:lastRowFirstColumn="0" w:lastRowLastColumn="0"/>
            </w:pPr>
            <w:r w:rsidRPr="00E52C6B">
              <w:t>S/D</w:t>
            </w:r>
          </w:p>
        </w:tc>
        <w:tc>
          <w:tcPr>
            <w:tcW w:w="2292" w:type="dxa"/>
            <w:vAlign w:val="center"/>
          </w:tcPr>
          <w:p w14:paraId="4EE09AC2" w14:textId="77777777" w:rsidR="00102AE4" w:rsidRPr="00AE7201" w:rsidRDefault="00102AE4" w:rsidP="00DC69A0">
            <w:pPr>
              <w:jc w:val="center"/>
              <w:cnfStyle w:val="000000010000" w:firstRow="0" w:lastRow="0" w:firstColumn="0" w:lastColumn="0" w:oddVBand="0" w:evenVBand="0" w:oddHBand="0" w:evenHBand="1" w:firstRowFirstColumn="0" w:firstRowLastColumn="0" w:lastRowFirstColumn="0" w:lastRowLastColumn="0"/>
            </w:pPr>
            <w:r>
              <w:t>76,5%</w:t>
            </w:r>
          </w:p>
        </w:tc>
      </w:tr>
      <w:tr w:rsidR="00102AE4" w14:paraId="4300CD81"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8F094E4" w14:textId="77777777" w:rsidR="00102AE4" w:rsidRPr="00AE7201" w:rsidRDefault="00102AE4" w:rsidP="00DC69A0">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064" w:type="dxa"/>
            <w:vAlign w:val="center"/>
          </w:tcPr>
          <w:p w14:paraId="208CC23A" w14:textId="77777777" w:rsidR="00102AE4" w:rsidRDefault="00102AE4" w:rsidP="00DC69A0">
            <w:pPr>
              <w:jc w:val="center"/>
              <w:cnfStyle w:val="000000100000" w:firstRow="0" w:lastRow="0" w:firstColumn="0" w:lastColumn="0" w:oddVBand="0" w:evenVBand="0" w:oddHBand="1" w:evenHBand="0" w:firstRowFirstColumn="0" w:firstRowLastColumn="0" w:lastRowFirstColumn="0" w:lastRowLastColumn="0"/>
            </w:pPr>
            <w:r w:rsidRPr="00E52C6B">
              <w:t>S/D</w:t>
            </w:r>
          </w:p>
        </w:tc>
        <w:tc>
          <w:tcPr>
            <w:tcW w:w="2292" w:type="dxa"/>
            <w:vAlign w:val="center"/>
          </w:tcPr>
          <w:p w14:paraId="5303E4EA" w14:textId="77777777" w:rsidR="00102AE4" w:rsidRDefault="00102AE4" w:rsidP="00DC69A0">
            <w:pPr>
              <w:jc w:val="center"/>
              <w:cnfStyle w:val="000000100000" w:firstRow="0" w:lastRow="0" w:firstColumn="0" w:lastColumn="0" w:oddVBand="0" w:evenVBand="0" w:oddHBand="1" w:evenHBand="0" w:firstRowFirstColumn="0" w:firstRowLastColumn="0" w:lastRowFirstColumn="0" w:lastRowLastColumn="0"/>
            </w:pPr>
            <w:r w:rsidRPr="00E52C6B">
              <w:t>S/D</w:t>
            </w:r>
          </w:p>
        </w:tc>
        <w:tc>
          <w:tcPr>
            <w:tcW w:w="2292" w:type="dxa"/>
            <w:vAlign w:val="center"/>
          </w:tcPr>
          <w:p w14:paraId="5771C78A" w14:textId="77777777" w:rsidR="00102AE4" w:rsidRPr="00AE7201" w:rsidRDefault="00102AE4" w:rsidP="00DC69A0">
            <w:pPr>
              <w:jc w:val="center"/>
              <w:cnfStyle w:val="000000100000" w:firstRow="0" w:lastRow="0" w:firstColumn="0" w:lastColumn="0" w:oddVBand="0" w:evenVBand="0" w:oddHBand="1" w:evenHBand="0" w:firstRowFirstColumn="0" w:firstRowLastColumn="0" w:lastRowFirstColumn="0" w:lastRowLastColumn="0"/>
            </w:pPr>
            <w:r>
              <w:t>23,5%</w:t>
            </w:r>
          </w:p>
        </w:tc>
      </w:tr>
      <w:tr w:rsidR="00102AE4" w14:paraId="57219BA5" w14:textId="77777777" w:rsidTr="00DC69A0">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0D89593" w14:textId="77777777" w:rsidR="00102AE4" w:rsidRPr="00AE7201" w:rsidRDefault="00102AE4" w:rsidP="00DC69A0">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064" w:type="dxa"/>
            <w:vAlign w:val="center"/>
          </w:tcPr>
          <w:p w14:paraId="5FEED55C" w14:textId="77777777" w:rsidR="00102AE4" w:rsidRDefault="00102AE4" w:rsidP="00DC69A0">
            <w:pPr>
              <w:jc w:val="center"/>
              <w:cnfStyle w:val="000000010000" w:firstRow="0" w:lastRow="0" w:firstColumn="0" w:lastColumn="0" w:oddVBand="0" w:evenVBand="0" w:oddHBand="0" w:evenHBand="1" w:firstRowFirstColumn="0" w:firstRowLastColumn="0" w:lastRowFirstColumn="0" w:lastRowLastColumn="0"/>
            </w:pPr>
            <w:r w:rsidRPr="00E52C6B">
              <w:t>S/D</w:t>
            </w:r>
          </w:p>
        </w:tc>
        <w:tc>
          <w:tcPr>
            <w:tcW w:w="2292" w:type="dxa"/>
            <w:vAlign w:val="center"/>
          </w:tcPr>
          <w:p w14:paraId="687C03A9" w14:textId="77777777" w:rsidR="00102AE4" w:rsidRDefault="00102AE4" w:rsidP="00DC69A0">
            <w:pPr>
              <w:jc w:val="center"/>
              <w:cnfStyle w:val="000000010000" w:firstRow="0" w:lastRow="0" w:firstColumn="0" w:lastColumn="0" w:oddVBand="0" w:evenVBand="0" w:oddHBand="0" w:evenHBand="1" w:firstRowFirstColumn="0" w:firstRowLastColumn="0" w:lastRowFirstColumn="0" w:lastRowLastColumn="0"/>
            </w:pPr>
            <w:r w:rsidRPr="00E52C6B">
              <w:t>S/D</w:t>
            </w:r>
          </w:p>
        </w:tc>
        <w:tc>
          <w:tcPr>
            <w:tcW w:w="2292" w:type="dxa"/>
            <w:vAlign w:val="center"/>
          </w:tcPr>
          <w:p w14:paraId="78A5510B" w14:textId="77777777" w:rsidR="00102AE4" w:rsidRDefault="00102AE4" w:rsidP="00102AE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Alcalinidad</w:t>
            </w:r>
          </w:p>
          <w:p w14:paraId="79230D5A" w14:textId="77777777" w:rsidR="00102AE4" w:rsidRDefault="00102AE4" w:rsidP="00102AE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Sodio</w:t>
            </w:r>
          </w:p>
          <w:p w14:paraId="50C4275C" w14:textId="77777777" w:rsidR="00102AE4" w:rsidRDefault="00102AE4" w:rsidP="00102AE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Potasio</w:t>
            </w:r>
          </w:p>
          <w:p w14:paraId="1026E365" w14:textId="77777777" w:rsidR="00102AE4" w:rsidRDefault="00102AE4" w:rsidP="00102AE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3EEE4D8B" w14:textId="77777777" w:rsidR="00102AE4" w:rsidRPr="001B77E3" w:rsidRDefault="00102AE4" w:rsidP="00102AE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r>
    </w:tbl>
    <w:p w14:paraId="3F5CF417" w14:textId="77777777" w:rsidR="00102AE4" w:rsidRPr="005B1588" w:rsidRDefault="00102AE4" w:rsidP="00102AE4">
      <w:pPr>
        <w:rPr>
          <w:sz w:val="18"/>
          <w:szCs w:val="18"/>
          <w:lang w:val="es-ES"/>
        </w:rPr>
      </w:pPr>
      <w:r w:rsidRPr="005B1588">
        <w:rPr>
          <w:sz w:val="18"/>
          <w:szCs w:val="18"/>
          <w:lang w:val="es-ES"/>
        </w:rPr>
        <w:t xml:space="preserve">* Límite </w:t>
      </w:r>
      <w:r>
        <w:rPr>
          <w:sz w:val="18"/>
          <w:szCs w:val="18"/>
          <w:lang w:val="es-ES"/>
        </w:rPr>
        <w:t>correspondiente a la</w:t>
      </w:r>
      <w:r w:rsidRPr="005B1588">
        <w:rPr>
          <w:sz w:val="18"/>
          <w:szCs w:val="18"/>
          <w:lang w:val="es-ES"/>
        </w:rPr>
        <w:t xml:space="preserve"> NP 24 001 80</w:t>
      </w:r>
    </w:p>
    <w:p w14:paraId="56B23693" w14:textId="0C9C3B4F" w:rsidR="00543960" w:rsidRDefault="00543960" w:rsidP="001B3BF7">
      <w:pPr>
        <w:spacing w:line="259" w:lineRule="auto"/>
        <w:contextualSpacing w:val="0"/>
        <w:jc w:val="both"/>
        <w:rPr>
          <w:rFonts w:asciiTheme="majorHAnsi" w:hAnsiTheme="majorHAnsi" w:cs="Courier New"/>
        </w:rPr>
      </w:pPr>
    </w:p>
    <w:p w14:paraId="3A67B17F" w14:textId="77777777" w:rsidR="0055495B" w:rsidRDefault="0055495B" w:rsidP="001B3BF7">
      <w:pPr>
        <w:spacing w:line="259" w:lineRule="auto"/>
        <w:contextualSpacing w:val="0"/>
        <w:jc w:val="both"/>
        <w:rPr>
          <w:rFonts w:asciiTheme="majorHAnsi" w:hAnsiTheme="majorHAnsi" w:cs="Courier New"/>
        </w:rPr>
      </w:pPr>
    </w:p>
    <w:p w14:paraId="27DDD75C" w14:textId="609BEFE2" w:rsidR="00172BE5" w:rsidRDefault="00172BE5" w:rsidP="001B3BF7">
      <w:pPr>
        <w:spacing w:line="259" w:lineRule="auto"/>
        <w:contextualSpacing w:val="0"/>
        <w:jc w:val="both"/>
        <w:rPr>
          <w:rFonts w:asciiTheme="majorHAnsi" w:hAnsiTheme="majorHAnsi" w:cs="Courier New"/>
          <w:sz w:val="18"/>
          <w:szCs w:val="18"/>
        </w:rPr>
      </w:pPr>
    </w:p>
    <w:p w14:paraId="4438E529" w14:textId="77777777" w:rsidR="00AC505E" w:rsidRDefault="00AC505E" w:rsidP="001B3BF7">
      <w:pPr>
        <w:spacing w:line="259" w:lineRule="auto"/>
        <w:contextualSpacing w:val="0"/>
        <w:jc w:val="both"/>
        <w:rPr>
          <w:rFonts w:asciiTheme="majorHAnsi" w:hAnsiTheme="majorHAnsi" w:cs="Courier New"/>
          <w:sz w:val="18"/>
          <w:szCs w:val="18"/>
        </w:rPr>
      </w:pPr>
    </w:p>
    <w:p w14:paraId="6555F7A5" w14:textId="77777777" w:rsidR="000F09D9" w:rsidRDefault="000F09D9" w:rsidP="001B3BF7">
      <w:pPr>
        <w:spacing w:line="259" w:lineRule="auto"/>
        <w:contextualSpacing w:val="0"/>
        <w:jc w:val="both"/>
        <w:rPr>
          <w:rFonts w:asciiTheme="majorHAnsi" w:hAnsiTheme="majorHAnsi" w:cs="Courier New"/>
          <w:sz w:val="18"/>
          <w:szCs w:val="18"/>
        </w:rPr>
      </w:pPr>
    </w:p>
    <w:p w14:paraId="2FCC85B8" w14:textId="2C5891DF" w:rsidR="009B473C" w:rsidRDefault="007F13ED" w:rsidP="001B3BF7">
      <w:pPr>
        <w:pStyle w:val="Ttulo2"/>
      </w:pPr>
      <w:bookmarkStart w:id="232" w:name="_Toc70326629"/>
      <w:bookmarkStart w:id="233" w:name="_Toc70327437"/>
      <w:bookmarkStart w:id="234" w:name="_Toc108566573"/>
      <w:r>
        <w:t>3.3</w:t>
      </w:r>
      <w:r w:rsidR="00870C9A">
        <w:t xml:space="preserve">.8 </w:t>
      </w:r>
      <w:bookmarkEnd w:id="232"/>
      <w:bookmarkEnd w:id="233"/>
      <w:r w:rsidR="00102AE4" w:rsidRPr="00102AE4">
        <w:t>Análisis del punto GW 11 MICHEL</w:t>
      </w:r>
      <w:bookmarkEnd w:id="234"/>
    </w:p>
    <w:p w14:paraId="68DE4858" w14:textId="77777777" w:rsidR="00102AE4" w:rsidRPr="00102AE4" w:rsidRDefault="00102AE4" w:rsidP="001B3BF7">
      <w:pPr>
        <w:rPr>
          <w:sz w:val="10"/>
        </w:rPr>
      </w:pPr>
    </w:p>
    <w:p w14:paraId="728285A9" w14:textId="77777777" w:rsidR="00102AE4" w:rsidRDefault="00102AE4" w:rsidP="00102AE4">
      <w:pPr>
        <w:jc w:val="both"/>
      </w:pPr>
      <w:r>
        <w:t>La estación de monitoreo GW 11-MICHEL se encuentra en el retiro Michel perteneciente a la estancia Trementina, administrativamente se ubica en la localidad conocida como Zona de Estancias del Distrito de Concepción del departamento homónimo</w:t>
      </w:r>
      <w:r w:rsidRPr="00FB6330">
        <w:t xml:space="preserve">; </w:t>
      </w:r>
      <w:r w:rsidRPr="003240E2">
        <w:t>sus coordenadas UTM de referencia son</w:t>
      </w:r>
      <w:r>
        <w:t xml:space="preserve"> 21K 518643.00 m </w:t>
      </w:r>
      <w:proofErr w:type="gramStart"/>
      <w:r>
        <w:t>E  7484801.00</w:t>
      </w:r>
      <w:proofErr w:type="gramEnd"/>
      <w:r>
        <w:t xml:space="preserve"> m S.</w:t>
      </w:r>
    </w:p>
    <w:p w14:paraId="144E96AA" w14:textId="77777777" w:rsidR="00102AE4" w:rsidRDefault="00102AE4" w:rsidP="00102AE4">
      <w:pPr>
        <w:jc w:val="both"/>
      </w:pPr>
    </w:p>
    <w:p w14:paraId="25F6AB63" w14:textId="77777777" w:rsidR="00102AE4" w:rsidRDefault="00102AE4" w:rsidP="00102AE4">
      <w:pPr>
        <w:jc w:val="both"/>
      </w:pPr>
      <w:r>
        <w:t xml:space="preserve">Este punto de monitoreo es un pozo artesiano que se encuentra en medio de las plantaciones de </w:t>
      </w:r>
      <w:r w:rsidRPr="0006028D">
        <w:rPr>
          <w:i/>
        </w:rPr>
        <w:t xml:space="preserve">Eucaliptus </w:t>
      </w:r>
      <w:proofErr w:type="spellStart"/>
      <w:r w:rsidRPr="0006028D">
        <w:rPr>
          <w:i/>
        </w:rPr>
        <w:t>sp</w:t>
      </w:r>
      <w:proofErr w:type="spellEnd"/>
      <w:r>
        <w:t>, sus aguas se utilizan en la plantación y también se bombean hasta la sede de la estancia que se encuentra a aproximadamente 2,5 m.</w:t>
      </w:r>
    </w:p>
    <w:p w14:paraId="0319AE37" w14:textId="77777777" w:rsidR="00102AE4" w:rsidRDefault="00102AE4" w:rsidP="00102AE4">
      <w:pPr>
        <w:jc w:val="both"/>
      </w:pPr>
    </w:p>
    <w:p w14:paraId="0B3D1EC5" w14:textId="77777777" w:rsidR="00102AE4" w:rsidRDefault="00102AE4" w:rsidP="00102AE4">
      <w:pPr>
        <w:jc w:val="both"/>
      </w:pPr>
      <w:r w:rsidRPr="00E70338">
        <w:t xml:space="preserve">En </w:t>
      </w:r>
      <w:r>
        <w:t>base a los resultados de laboratorio obtenidos en las sucesivas campa</w:t>
      </w:r>
      <w:proofErr w:type="spellStart"/>
      <w:r>
        <w:rPr>
          <w:lang w:val="es-ES"/>
        </w:rPr>
        <w:t>ñas</w:t>
      </w:r>
      <w:proofErr w:type="spellEnd"/>
      <w:r>
        <w:rPr>
          <w:lang w:val="es-ES"/>
        </w:rPr>
        <w:t xml:space="preserve"> se </w:t>
      </w:r>
      <w:r>
        <w:t>aplico</w:t>
      </w:r>
      <w:r w:rsidRPr="00E70338">
        <w:t xml:space="preserve"> el índice de calidad de agua (ICA) y </w:t>
      </w:r>
      <w:r>
        <w:t xml:space="preserve">se evalúo </w:t>
      </w:r>
      <w:r w:rsidRPr="00E70338">
        <w:t>el grado de cumplimiento de los límites de calidad</w:t>
      </w:r>
      <w:r>
        <w:t xml:space="preserve"> para</w:t>
      </w:r>
      <w:r w:rsidRPr="00E70338">
        <w:t xml:space="preserve"> agua potable</w:t>
      </w:r>
      <w:r>
        <w:t xml:space="preserve"> establecidos en las normas nacionales.</w:t>
      </w:r>
    </w:p>
    <w:p w14:paraId="1C9258D8" w14:textId="77777777" w:rsidR="00102AE4" w:rsidRDefault="00102AE4" w:rsidP="00102AE4">
      <w:pPr>
        <w:jc w:val="both"/>
      </w:pPr>
    </w:p>
    <w:p w14:paraId="6ECAF899" w14:textId="2970B5A1" w:rsidR="00A115C0" w:rsidRDefault="00102AE4" w:rsidP="001B3BF7">
      <w:r>
        <w:rPr>
          <w:noProof/>
          <w:lang w:val="es-ES" w:eastAsia="es-ES"/>
        </w:rPr>
        <w:drawing>
          <wp:inline distT="0" distB="0" distL="0" distR="0" wp14:anchorId="63F4B807" wp14:editId="560391E3">
            <wp:extent cx="5400040" cy="2788315"/>
            <wp:effectExtent l="0" t="0" r="10160" b="12065"/>
            <wp:docPr id="550" name="Gráfico 5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102AE4" w14:paraId="30CA98E2" w14:textId="77777777" w:rsidTr="00DC69A0">
        <w:trPr>
          <w:jc w:val="right"/>
        </w:trPr>
        <w:tc>
          <w:tcPr>
            <w:tcW w:w="662" w:type="pct"/>
            <w:vAlign w:val="center"/>
          </w:tcPr>
          <w:p w14:paraId="4CD7E89C" w14:textId="77777777" w:rsidR="00102AE4" w:rsidRPr="002A42A5" w:rsidRDefault="00102AE4" w:rsidP="00DC69A0">
            <w:pPr>
              <w:jc w:val="center"/>
              <w:rPr>
                <w:sz w:val="14"/>
                <w:szCs w:val="14"/>
              </w:rPr>
            </w:pPr>
            <w:r w:rsidRPr="002A42A5">
              <w:rPr>
                <w:sz w:val="14"/>
                <w:szCs w:val="14"/>
              </w:rPr>
              <w:t>ESCALA ICA</w:t>
            </w:r>
          </w:p>
        </w:tc>
        <w:tc>
          <w:tcPr>
            <w:tcW w:w="867" w:type="pct"/>
            <w:shd w:val="clear" w:color="auto" w:fill="2E74B5" w:themeFill="accent1" w:themeFillShade="BF"/>
            <w:vAlign w:val="center"/>
          </w:tcPr>
          <w:p w14:paraId="12039073" w14:textId="77777777" w:rsidR="00102AE4" w:rsidRPr="002A42A5" w:rsidRDefault="00102AE4" w:rsidP="00DC69A0">
            <w:pPr>
              <w:jc w:val="center"/>
              <w:rPr>
                <w:sz w:val="14"/>
                <w:szCs w:val="14"/>
              </w:rPr>
            </w:pPr>
            <w:r w:rsidRPr="002A42A5">
              <w:rPr>
                <w:sz w:val="14"/>
                <w:szCs w:val="14"/>
              </w:rPr>
              <w:t>Excelente: &lt; 50</w:t>
            </w:r>
          </w:p>
        </w:tc>
        <w:tc>
          <w:tcPr>
            <w:tcW w:w="868" w:type="pct"/>
            <w:shd w:val="clear" w:color="auto" w:fill="6CAB68"/>
            <w:vAlign w:val="center"/>
          </w:tcPr>
          <w:p w14:paraId="2DC95535" w14:textId="77777777" w:rsidR="00102AE4" w:rsidRPr="002A42A5" w:rsidRDefault="00102AE4" w:rsidP="00DC69A0">
            <w:pPr>
              <w:jc w:val="center"/>
              <w:rPr>
                <w:sz w:val="14"/>
                <w:szCs w:val="14"/>
              </w:rPr>
            </w:pPr>
            <w:r w:rsidRPr="002A42A5">
              <w:rPr>
                <w:sz w:val="14"/>
                <w:szCs w:val="14"/>
              </w:rPr>
              <w:t>Buena: 50-100</w:t>
            </w:r>
          </w:p>
        </w:tc>
        <w:tc>
          <w:tcPr>
            <w:tcW w:w="867" w:type="pct"/>
            <w:shd w:val="clear" w:color="auto" w:fill="F8F32B"/>
            <w:vAlign w:val="center"/>
          </w:tcPr>
          <w:p w14:paraId="1FD6AC65" w14:textId="77777777" w:rsidR="00102AE4" w:rsidRPr="002A42A5" w:rsidRDefault="00102AE4" w:rsidP="00DC69A0">
            <w:pPr>
              <w:jc w:val="center"/>
              <w:rPr>
                <w:sz w:val="14"/>
                <w:szCs w:val="14"/>
              </w:rPr>
            </w:pPr>
            <w:r w:rsidRPr="002A42A5">
              <w:rPr>
                <w:sz w:val="14"/>
                <w:szCs w:val="14"/>
              </w:rPr>
              <w:t>Pobre: 101-200</w:t>
            </w:r>
          </w:p>
        </w:tc>
        <w:tc>
          <w:tcPr>
            <w:tcW w:w="868" w:type="pct"/>
            <w:shd w:val="clear" w:color="auto" w:fill="FFC000"/>
            <w:vAlign w:val="center"/>
          </w:tcPr>
          <w:p w14:paraId="09A065E0" w14:textId="77777777" w:rsidR="00102AE4" w:rsidRPr="002A42A5" w:rsidRDefault="00102AE4" w:rsidP="00DC69A0">
            <w:pPr>
              <w:jc w:val="center"/>
              <w:rPr>
                <w:sz w:val="14"/>
                <w:szCs w:val="14"/>
              </w:rPr>
            </w:pPr>
            <w:r w:rsidRPr="002A42A5">
              <w:rPr>
                <w:sz w:val="14"/>
                <w:szCs w:val="14"/>
              </w:rPr>
              <w:t>Muy pobre: 201-300</w:t>
            </w:r>
          </w:p>
        </w:tc>
        <w:tc>
          <w:tcPr>
            <w:tcW w:w="868" w:type="pct"/>
            <w:shd w:val="clear" w:color="auto" w:fill="CC3300"/>
            <w:vAlign w:val="center"/>
          </w:tcPr>
          <w:p w14:paraId="69710B47" w14:textId="77777777" w:rsidR="00102AE4" w:rsidRPr="002A42A5" w:rsidRDefault="00102AE4" w:rsidP="00DC69A0">
            <w:pPr>
              <w:jc w:val="center"/>
              <w:rPr>
                <w:sz w:val="14"/>
                <w:szCs w:val="14"/>
              </w:rPr>
            </w:pPr>
            <w:r w:rsidRPr="002A42A5">
              <w:rPr>
                <w:sz w:val="14"/>
                <w:szCs w:val="14"/>
              </w:rPr>
              <w:t>No apta: &gt;300</w:t>
            </w:r>
          </w:p>
        </w:tc>
      </w:tr>
    </w:tbl>
    <w:p w14:paraId="3C3DF95A" w14:textId="68D219D6" w:rsidR="00637E0D" w:rsidRPr="00600F9C" w:rsidRDefault="00AC505E" w:rsidP="00AC505E">
      <w:pPr>
        <w:pStyle w:val="Descripcin"/>
        <w:keepNext/>
        <w:spacing w:after="0"/>
        <w:jc w:val="left"/>
      </w:pPr>
      <w:bookmarkStart w:id="235" w:name="_Toc108470361"/>
      <w:r>
        <w:t xml:space="preserve">Figura </w:t>
      </w:r>
      <w:fldSimple w:instr=" SEQ Figura \* ARABIC ">
        <w:r w:rsidR="00626AE4">
          <w:rPr>
            <w:noProof/>
          </w:rPr>
          <w:t>29</w:t>
        </w:r>
      </w:fldSimple>
      <w:r>
        <w:t xml:space="preserve">. </w:t>
      </w:r>
      <w:r w:rsidR="00102AE4" w:rsidRPr="00102AE4">
        <w:rPr>
          <w:lang w:val="es-ES"/>
        </w:rPr>
        <w:t>Evaluación del punto de monitoreo GW 11-MICEL</w:t>
      </w:r>
      <w:r w:rsidR="00172BE5">
        <w:rPr>
          <w:lang w:val="es-ES"/>
        </w:rPr>
        <w:t>.</w:t>
      </w:r>
      <w:bookmarkEnd w:id="235"/>
    </w:p>
    <w:p w14:paraId="74E6CF53" w14:textId="77777777" w:rsidR="001B3BF7" w:rsidRDefault="001B3BF7" w:rsidP="001B3BF7">
      <w:pPr>
        <w:spacing w:line="259" w:lineRule="auto"/>
        <w:contextualSpacing w:val="0"/>
        <w:jc w:val="both"/>
        <w:rPr>
          <w:rFonts w:asciiTheme="majorHAnsi" w:hAnsiTheme="majorHAnsi" w:cs="Courier New"/>
          <w:lang w:val="es-ES"/>
        </w:rPr>
      </w:pPr>
    </w:p>
    <w:p w14:paraId="42251477" w14:textId="77777777" w:rsidR="00102AE4" w:rsidRDefault="00102AE4" w:rsidP="00102AE4">
      <w:pPr>
        <w:jc w:val="both"/>
        <w:rPr>
          <w:lang w:val="es-ES"/>
        </w:rPr>
      </w:pPr>
      <w:proofErr w:type="gramStart"/>
      <w:r>
        <w:rPr>
          <w:lang w:val="es-ES"/>
        </w:rPr>
        <w:t>De acuerdo al</w:t>
      </w:r>
      <w:proofErr w:type="gramEnd"/>
      <w:r>
        <w:rPr>
          <w:lang w:val="es-ES"/>
        </w:rPr>
        <w:t xml:space="preserve"> ICA aplicado las aguas del pozo presentan una excelente calidad para el consumo humano, en todas las campañas el cumplimiento de los límites fue superior al 82%. En el cuadro x se presentan los parámetros que no cumplen con los estándares de agua potable.</w:t>
      </w:r>
    </w:p>
    <w:p w14:paraId="238EE150" w14:textId="77777777" w:rsidR="00102AE4" w:rsidRDefault="00102AE4" w:rsidP="00102AE4">
      <w:pPr>
        <w:rPr>
          <w:lang w:val="es-ES"/>
        </w:rPr>
      </w:pPr>
    </w:p>
    <w:tbl>
      <w:tblPr>
        <w:tblStyle w:val="Cuadrculaclara"/>
        <w:tblW w:w="0" w:type="auto"/>
        <w:tblLook w:val="04A0" w:firstRow="1" w:lastRow="0" w:firstColumn="1" w:lastColumn="0" w:noHBand="0" w:noVBand="1"/>
      </w:tblPr>
      <w:tblGrid>
        <w:gridCol w:w="2388"/>
        <w:gridCol w:w="1974"/>
        <w:gridCol w:w="2179"/>
        <w:gridCol w:w="2179"/>
      </w:tblGrid>
      <w:tr w:rsidR="00102AE4" w14:paraId="67C3A7EB" w14:textId="77777777" w:rsidTr="00DC69A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3B6689DD" w14:textId="5F46B9D5" w:rsidR="00102AE4" w:rsidRPr="008D2CF5" w:rsidRDefault="008D2CF5" w:rsidP="008D2CF5">
            <w:pPr>
              <w:pStyle w:val="Descripcin"/>
              <w:keepNext/>
              <w:spacing w:after="0"/>
              <w:jc w:val="center"/>
              <w:rPr>
                <w:b w:val="0"/>
              </w:rPr>
            </w:pPr>
            <w:bookmarkStart w:id="236" w:name="_Toc108436994"/>
            <w:r w:rsidRPr="008D2CF5">
              <w:rPr>
                <w:b w:val="0"/>
              </w:rPr>
              <w:t xml:space="preserve">CUADRO </w:t>
            </w:r>
            <w:r w:rsidRPr="008D2CF5">
              <w:fldChar w:fldCharType="begin"/>
            </w:r>
            <w:r w:rsidRPr="008D2CF5">
              <w:rPr>
                <w:b w:val="0"/>
              </w:rPr>
              <w:instrText xml:space="preserve"> SEQ CUADRO \* ARABIC </w:instrText>
            </w:r>
            <w:r w:rsidRPr="008D2CF5">
              <w:fldChar w:fldCharType="separate"/>
            </w:r>
            <w:r w:rsidR="00D14FCF">
              <w:rPr>
                <w:b w:val="0"/>
                <w:noProof/>
              </w:rPr>
              <w:t>29</w:t>
            </w:r>
            <w:r w:rsidRPr="008D2CF5">
              <w:fldChar w:fldCharType="end"/>
            </w:r>
            <w:r w:rsidRPr="008D2CF5">
              <w:rPr>
                <w:b w:val="0"/>
              </w:rPr>
              <w:t xml:space="preserve">. </w:t>
            </w:r>
            <w:r w:rsidR="00102AE4" w:rsidRPr="008D2CF5">
              <w:rPr>
                <w:rFonts w:ascii="MADE Evolve Sans" w:hAnsi="MADE Evolve Sans"/>
                <w:b w:val="0"/>
                <w:color w:val="000000" w:themeColor="text1"/>
              </w:rPr>
              <w:t>CUMPLIMIENTO DE LA LEY 1614/2020 Y LA NP 24 001 80 GW 11-MICHEL</w:t>
            </w:r>
            <w:bookmarkEnd w:id="236"/>
          </w:p>
        </w:tc>
      </w:tr>
      <w:tr w:rsidR="00102AE4" w14:paraId="4F29951B"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580DCAE5" w14:textId="77777777" w:rsidR="00102AE4" w:rsidRPr="00AE7201" w:rsidRDefault="00102AE4" w:rsidP="00DC69A0">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242D9BF1" w14:textId="77777777" w:rsidR="00102AE4" w:rsidRPr="00AE7201" w:rsidRDefault="00102AE4"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04C443D9" w14:textId="77777777" w:rsidR="00102AE4" w:rsidRPr="00AE7201" w:rsidRDefault="00102AE4"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786B8065" w14:textId="77777777" w:rsidR="00102AE4" w:rsidRPr="00AE7201" w:rsidRDefault="00102AE4"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102AE4" w14:paraId="14518F8B" w14:textId="77777777" w:rsidTr="00DC69A0">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94A14BD" w14:textId="77777777" w:rsidR="00102AE4" w:rsidRPr="00AE7201" w:rsidRDefault="00102AE4" w:rsidP="00DC69A0">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064" w:type="dxa"/>
            <w:vAlign w:val="center"/>
          </w:tcPr>
          <w:p w14:paraId="7A0A47A9" w14:textId="77777777" w:rsidR="00102AE4" w:rsidRPr="00AE7201" w:rsidRDefault="00102AE4" w:rsidP="00DC69A0">
            <w:pPr>
              <w:jc w:val="center"/>
              <w:cnfStyle w:val="000000010000" w:firstRow="0" w:lastRow="0" w:firstColumn="0" w:lastColumn="0" w:oddVBand="0" w:evenVBand="0" w:oddHBand="0" w:evenHBand="1" w:firstRowFirstColumn="0" w:firstRowLastColumn="0" w:lastRowFirstColumn="0" w:lastRowLastColumn="0"/>
            </w:pPr>
            <w:r>
              <w:t>82,3%</w:t>
            </w:r>
          </w:p>
        </w:tc>
        <w:tc>
          <w:tcPr>
            <w:tcW w:w="2292" w:type="dxa"/>
            <w:vAlign w:val="center"/>
          </w:tcPr>
          <w:p w14:paraId="776C16A7" w14:textId="77777777" w:rsidR="00102AE4" w:rsidRPr="00AE7201" w:rsidRDefault="00102AE4" w:rsidP="00DC69A0">
            <w:pPr>
              <w:jc w:val="center"/>
              <w:cnfStyle w:val="000000010000" w:firstRow="0" w:lastRow="0" w:firstColumn="0" w:lastColumn="0" w:oddVBand="0" w:evenVBand="0" w:oddHBand="0" w:evenHBand="1" w:firstRowFirstColumn="0" w:firstRowLastColumn="0" w:lastRowFirstColumn="0" w:lastRowLastColumn="0"/>
            </w:pPr>
            <w:r>
              <w:t>88.3%</w:t>
            </w:r>
          </w:p>
        </w:tc>
        <w:tc>
          <w:tcPr>
            <w:tcW w:w="2292" w:type="dxa"/>
            <w:vAlign w:val="center"/>
          </w:tcPr>
          <w:p w14:paraId="08ADF30B" w14:textId="77777777" w:rsidR="00102AE4" w:rsidRPr="00AE7201" w:rsidRDefault="00102AE4" w:rsidP="00DC69A0">
            <w:pPr>
              <w:jc w:val="center"/>
              <w:cnfStyle w:val="000000010000" w:firstRow="0" w:lastRow="0" w:firstColumn="0" w:lastColumn="0" w:oddVBand="0" w:evenVBand="0" w:oddHBand="0" w:evenHBand="1" w:firstRowFirstColumn="0" w:firstRowLastColumn="0" w:lastRowFirstColumn="0" w:lastRowLastColumn="0"/>
            </w:pPr>
            <w:r>
              <w:t>82,3%</w:t>
            </w:r>
          </w:p>
        </w:tc>
      </w:tr>
      <w:tr w:rsidR="00102AE4" w14:paraId="7FBD502A"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7FC70DC" w14:textId="77777777" w:rsidR="00102AE4" w:rsidRPr="00AE7201" w:rsidRDefault="00102AE4" w:rsidP="00DC69A0">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064" w:type="dxa"/>
            <w:vAlign w:val="center"/>
          </w:tcPr>
          <w:p w14:paraId="4A826596" w14:textId="77777777" w:rsidR="00102AE4" w:rsidRPr="00AE7201" w:rsidRDefault="00102AE4" w:rsidP="00DC69A0">
            <w:pPr>
              <w:jc w:val="center"/>
              <w:cnfStyle w:val="000000100000" w:firstRow="0" w:lastRow="0" w:firstColumn="0" w:lastColumn="0" w:oddVBand="0" w:evenVBand="0" w:oddHBand="1" w:evenHBand="0" w:firstRowFirstColumn="0" w:firstRowLastColumn="0" w:lastRowFirstColumn="0" w:lastRowLastColumn="0"/>
            </w:pPr>
            <w:r>
              <w:t>17,7%</w:t>
            </w:r>
          </w:p>
        </w:tc>
        <w:tc>
          <w:tcPr>
            <w:tcW w:w="2292" w:type="dxa"/>
            <w:vAlign w:val="center"/>
          </w:tcPr>
          <w:p w14:paraId="07801824" w14:textId="77777777" w:rsidR="00102AE4" w:rsidRPr="00AE7201" w:rsidRDefault="00102AE4" w:rsidP="00DC69A0">
            <w:pPr>
              <w:jc w:val="center"/>
              <w:cnfStyle w:val="000000100000" w:firstRow="0" w:lastRow="0" w:firstColumn="0" w:lastColumn="0" w:oddVBand="0" w:evenVBand="0" w:oddHBand="1" w:evenHBand="0" w:firstRowFirstColumn="0" w:firstRowLastColumn="0" w:lastRowFirstColumn="0" w:lastRowLastColumn="0"/>
            </w:pPr>
            <w:r>
              <w:t>11,7%</w:t>
            </w:r>
          </w:p>
        </w:tc>
        <w:tc>
          <w:tcPr>
            <w:tcW w:w="2292" w:type="dxa"/>
            <w:vAlign w:val="center"/>
          </w:tcPr>
          <w:p w14:paraId="582ADF17" w14:textId="77777777" w:rsidR="00102AE4" w:rsidRPr="00AE7201" w:rsidRDefault="00102AE4" w:rsidP="00DC69A0">
            <w:pPr>
              <w:jc w:val="center"/>
              <w:cnfStyle w:val="000000100000" w:firstRow="0" w:lastRow="0" w:firstColumn="0" w:lastColumn="0" w:oddVBand="0" w:evenVBand="0" w:oddHBand="1" w:evenHBand="0" w:firstRowFirstColumn="0" w:firstRowLastColumn="0" w:lastRowFirstColumn="0" w:lastRowLastColumn="0"/>
            </w:pPr>
            <w:r>
              <w:t>17,7%</w:t>
            </w:r>
          </w:p>
        </w:tc>
      </w:tr>
      <w:tr w:rsidR="00102AE4" w14:paraId="4D208718" w14:textId="77777777" w:rsidTr="00DC69A0">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CB96128" w14:textId="77777777" w:rsidR="00102AE4" w:rsidRPr="00AE7201" w:rsidRDefault="00102AE4" w:rsidP="00DC69A0">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064" w:type="dxa"/>
            <w:vAlign w:val="center"/>
          </w:tcPr>
          <w:p w14:paraId="0ED105CA" w14:textId="77777777" w:rsidR="00102AE4" w:rsidRDefault="00102AE4" w:rsidP="00102AE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03D7CA16" w14:textId="77777777" w:rsidR="00102AE4" w:rsidRDefault="00102AE4" w:rsidP="00102AE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08706E36" w14:textId="77777777" w:rsidR="00102AE4" w:rsidRPr="001B77E3" w:rsidRDefault="00102AE4" w:rsidP="00102AE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2292" w:type="dxa"/>
            <w:vAlign w:val="center"/>
          </w:tcPr>
          <w:p w14:paraId="5C40B447" w14:textId="77777777" w:rsidR="00102AE4" w:rsidRDefault="00102AE4" w:rsidP="00102AE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3950FD82" w14:textId="77777777" w:rsidR="00102AE4" w:rsidRPr="00AE7201" w:rsidRDefault="00102AE4" w:rsidP="00102AE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tc>
        <w:tc>
          <w:tcPr>
            <w:tcW w:w="2292" w:type="dxa"/>
            <w:vAlign w:val="center"/>
          </w:tcPr>
          <w:p w14:paraId="731A2569" w14:textId="77777777" w:rsidR="00102AE4" w:rsidRDefault="00102AE4" w:rsidP="00102AE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4D1A2E65" w14:textId="77777777" w:rsidR="00102AE4" w:rsidRDefault="00102AE4" w:rsidP="00102AE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0072BF46" w14:textId="77777777" w:rsidR="00102AE4" w:rsidRPr="00EE31F4" w:rsidRDefault="00102AE4" w:rsidP="00102AE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r>
    </w:tbl>
    <w:p w14:paraId="73EB7311" w14:textId="77777777" w:rsidR="00102AE4" w:rsidRPr="005B1588" w:rsidRDefault="00102AE4" w:rsidP="00102AE4">
      <w:pPr>
        <w:rPr>
          <w:sz w:val="18"/>
          <w:szCs w:val="18"/>
          <w:lang w:val="es-ES"/>
        </w:rPr>
      </w:pPr>
      <w:r w:rsidRPr="005B1588">
        <w:rPr>
          <w:sz w:val="18"/>
          <w:szCs w:val="18"/>
          <w:lang w:val="es-ES"/>
        </w:rPr>
        <w:t xml:space="preserve">* Límite </w:t>
      </w:r>
      <w:r>
        <w:rPr>
          <w:sz w:val="18"/>
          <w:szCs w:val="18"/>
          <w:lang w:val="es-ES"/>
        </w:rPr>
        <w:t>correspondiente a la</w:t>
      </w:r>
      <w:r w:rsidRPr="005B1588">
        <w:rPr>
          <w:sz w:val="18"/>
          <w:szCs w:val="18"/>
          <w:lang w:val="es-ES"/>
        </w:rPr>
        <w:t xml:space="preserve"> NP 24 001 80</w:t>
      </w:r>
    </w:p>
    <w:p w14:paraId="2AAA4631" w14:textId="77777777" w:rsidR="00102AE4" w:rsidRDefault="00102AE4" w:rsidP="00102AE4"/>
    <w:p w14:paraId="54DB4CC5" w14:textId="615398BF" w:rsidR="001A23AB" w:rsidRDefault="00102AE4" w:rsidP="00102AE4">
      <w:pPr>
        <w:rPr>
          <w:sz w:val="18"/>
          <w:szCs w:val="18"/>
        </w:rPr>
      </w:pPr>
      <w:r>
        <w:t>El pozo presenta aguas ligeramente acidas, por debajo del límite inferior de 6,5 establecido en la Ley 1614/2000</w:t>
      </w:r>
      <w:r w:rsidRPr="00FB6330">
        <w:t xml:space="preserve">; </w:t>
      </w:r>
      <w:r>
        <w:t>para aguas subterráneas sin sistemas de distribución</w:t>
      </w:r>
      <w:r w:rsidRPr="00FB6330">
        <w:t xml:space="preserve"> </w:t>
      </w:r>
      <w:r>
        <w:t>la Norma Paraguaya NP 24 001 80 admite una tolerancia de pH</w:t>
      </w:r>
      <w:del w:id="237" w:author="..fio celabe.." w:date="2022-07-06T13:20:00Z">
        <w:r w:rsidDel="008F2133">
          <w:delText xml:space="preserve"> </w:delText>
        </w:r>
      </w:del>
      <w:r>
        <w:t xml:space="preserve"> entre 5,0 a 9,0, atendiendo que la menor lectura de pH en el punto fue de 5,71 se puede afirmar que el pH aún se encuentra dentro los limites aptos para consumo humano. En todas las campa</w:t>
      </w:r>
      <w:proofErr w:type="spellStart"/>
      <w:r>
        <w:rPr>
          <w:lang w:val="es-ES"/>
        </w:rPr>
        <w:t>ñas</w:t>
      </w:r>
      <w:proofErr w:type="spellEnd"/>
      <w:r>
        <w:rPr>
          <w:lang w:val="es-ES"/>
        </w:rPr>
        <w:t xml:space="preserve"> se verifica parámetros microbiológicos que no se ajustan a los requisitos recomendados.</w:t>
      </w:r>
    </w:p>
    <w:p w14:paraId="10ED1DD1" w14:textId="77777777" w:rsidR="00102AE4" w:rsidRPr="001A23AB" w:rsidRDefault="00102AE4" w:rsidP="001B3BF7">
      <w:pPr>
        <w:rPr>
          <w:sz w:val="18"/>
          <w:szCs w:val="18"/>
        </w:rPr>
      </w:pPr>
    </w:p>
    <w:p w14:paraId="2EB5324F" w14:textId="7B79CE3E" w:rsidR="00637E0D" w:rsidRDefault="007048DD" w:rsidP="001B3BF7">
      <w:pPr>
        <w:spacing w:line="259" w:lineRule="auto"/>
        <w:contextualSpacing w:val="0"/>
        <w:rPr>
          <w:rFonts w:asciiTheme="majorHAnsi" w:hAnsiTheme="majorHAnsi" w:cs="Courier New"/>
          <w:lang w:val="es-ES"/>
        </w:rPr>
      </w:pPr>
      <w:bookmarkStart w:id="238" w:name="_Toc70326630"/>
      <w:bookmarkStart w:id="239" w:name="_Toc70327438"/>
      <w:bookmarkStart w:id="240" w:name="_Toc108566574"/>
      <w:r w:rsidRPr="00A115C0">
        <w:rPr>
          <w:rStyle w:val="Ttulo2Car"/>
        </w:rPr>
        <w:t>3</w:t>
      </w:r>
      <w:r w:rsidR="007F13ED">
        <w:rPr>
          <w:rStyle w:val="Ttulo2Car"/>
        </w:rPr>
        <w:t>.3</w:t>
      </w:r>
      <w:r w:rsidR="009B473C" w:rsidRPr="00A115C0">
        <w:rPr>
          <w:rStyle w:val="Ttulo2Car"/>
        </w:rPr>
        <w:t>.9</w:t>
      </w:r>
      <w:r w:rsidR="00F80968" w:rsidRPr="00A115C0">
        <w:rPr>
          <w:rStyle w:val="Ttulo2Car"/>
        </w:rPr>
        <w:t xml:space="preserve">. </w:t>
      </w:r>
      <w:bookmarkEnd w:id="238"/>
      <w:bookmarkEnd w:id="239"/>
      <w:r w:rsidR="00102AE4" w:rsidRPr="00102AE4">
        <w:rPr>
          <w:rStyle w:val="Ttulo2Car"/>
        </w:rPr>
        <w:t>Análisis del punto GW 10-TR</w:t>
      </w:r>
      <w:bookmarkEnd w:id="240"/>
      <w:r w:rsidR="00F80968" w:rsidRPr="00BF03A0">
        <w:rPr>
          <w:rFonts w:asciiTheme="majorHAnsi" w:hAnsiTheme="majorHAnsi" w:cs="Courier New"/>
          <w:lang w:val="es-ES"/>
        </w:rPr>
        <w:t>.</w:t>
      </w:r>
      <w:r w:rsidR="00232CDD">
        <w:rPr>
          <w:rFonts w:asciiTheme="majorHAnsi" w:hAnsiTheme="majorHAnsi" w:cs="Courier New"/>
          <w:lang w:val="es-ES"/>
        </w:rPr>
        <w:t xml:space="preserve"> </w:t>
      </w:r>
    </w:p>
    <w:p w14:paraId="6D632A2C" w14:textId="77777777" w:rsidR="001B3BF7" w:rsidRPr="001B3BF7" w:rsidRDefault="001B3BF7" w:rsidP="001B3BF7">
      <w:pPr>
        <w:spacing w:line="259" w:lineRule="auto"/>
        <w:contextualSpacing w:val="0"/>
        <w:rPr>
          <w:sz w:val="10"/>
        </w:rPr>
      </w:pPr>
    </w:p>
    <w:p w14:paraId="3244D1F5" w14:textId="77777777" w:rsidR="00102AE4" w:rsidRDefault="00102AE4" w:rsidP="00102AE4">
      <w:pPr>
        <w:jc w:val="both"/>
      </w:pPr>
      <w:r>
        <w:t>La estación de monitoreo GW 10-TR se encuentra en la estancia Trementina; en la localidad conocida como Zona de Estancias perteneciente al distrito Concepción del departamento homónimo, sus coordenadas UTM de referencia son 21K 516254.00 m E 7484946.00 m S.</w:t>
      </w:r>
    </w:p>
    <w:p w14:paraId="15376A5D" w14:textId="77777777" w:rsidR="00102AE4" w:rsidRDefault="00102AE4" w:rsidP="00102AE4">
      <w:pPr>
        <w:jc w:val="both"/>
      </w:pPr>
    </w:p>
    <w:p w14:paraId="09F83AC5" w14:textId="77777777" w:rsidR="00102AE4" w:rsidRDefault="00102AE4" w:rsidP="00102AE4">
      <w:pPr>
        <w:jc w:val="both"/>
      </w:pPr>
      <w:r>
        <w:t>Este punto de monitoreo es un pozo artesiano que se utiliza para el abastecimiento de agua de la sede de la finca, en su área de influencia se registran diversos usos como viviendas del personal, oficina administrativa, campamento forestal y pista de aviación. En cuanto a las actividades desarrolladas se aprecia una transición de ganadería a plantaciones forestales.</w:t>
      </w:r>
    </w:p>
    <w:p w14:paraId="12F347E6" w14:textId="77777777" w:rsidR="00102AE4" w:rsidRDefault="00102AE4" w:rsidP="00102AE4">
      <w:pPr>
        <w:jc w:val="both"/>
      </w:pPr>
    </w:p>
    <w:p w14:paraId="1A19FC1A" w14:textId="77777777" w:rsidR="00102AE4" w:rsidRDefault="00102AE4" w:rsidP="00102AE4">
      <w:pPr>
        <w:jc w:val="both"/>
      </w:pPr>
      <w:r w:rsidRPr="00E70338">
        <w:t xml:space="preserve">En </w:t>
      </w:r>
      <w:r>
        <w:t>base a los resultados de laboratorio obtenidos en las sucesivas campa</w:t>
      </w:r>
      <w:proofErr w:type="spellStart"/>
      <w:r>
        <w:rPr>
          <w:lang w:val="es-ES"/>
        </w:rPr>
        <w:t>ñas</w:t>
      </w:r>
      <w:proofErr w:type="spellEnd"/>
      <w:r>
        <w:rPr>
          <w:lang w:val="es-ES"/>
        </w:rPr>
        <w:t xml:space="preserve"> se </w:t>
      </w:r>
      <w:r>
        <w:t>aplico</w:t>
      </w:r>
      <w:r w:rsidRPr="00E70338">
        <w:t xml:space="preserve"> el índice de calidad de agua (ICA) y </w:t>
      </w:r>
      <w:r>
        <w:t xml:space="preserve">se evalúo </w:t>
      </w:r>
      <w:r w:rsidRPr="00E70338">
        <w:t>el grado de cumplimiento de los límites de calidad</w:t>
      </w:r>
      <w:r>
        <w:t xml:space="preserve"> para</w:t>
      </w:r>
      <w:r w:rsidRPr="00E70338">
        <w:t xml:space="preserve"> agua potable</w:t>
      </w:r>
      <w:r>
        <w:t xml:space="preserve"> establecidos en las normas nacionales.</w:t>
      </w:r>
    </w:p>
    <w:p w14:paraId="32312CB7" w14:textId="77777777" w:rsidR="001B3BF7" w:rsidRDefault="001B3BF7" w:rsidP="001B3BF7">
      <w:pPr>
        <w:spacing w:line="259" w:lineRule="auto"/>
        <w:contextualSpacing w:val="0"/>
        <w:rPr>
          <w:rFonts w:asciiTheme="majorHAnsi" w:hAnsiTheme="majorHAnsi" w:cs="Courier New"/>
          <w:lang w:val="es-ES"/>
        </w:rPr>
      </w:pPr>
    </w:p>
    <w:p w14:paraId="5A5F94B9" w14:textId="51704FFD" w:rsidR="00637E0D" w:rsidRDefault="00102AE4" w:rsidP="001B3BF7">
      <w:pPr>
        <w:spacing w:line="259" w:lineRule="auto"/>
        <w:contextualSpacing w:val="0"/>
        <w:rPr>
          <w:rFonts w:asciiTheme="majorHAnsi" w:hAnsiTheme="majorHAnsi" w:cs="Courier New"/>
          <w:lang w:val="es-ES"/>
        </w:rPr>
      </w:pPr>
      <w:r>
        <w:rPr>
          <w:noProof/>
          <w:lang w:val="es-ES" w:eastAsia="es-ES"/>
        </w:rPr>
        <w:drawing>
          <wp:inline distT="0" distB="0" distL="0" distR="0" wp14:anchorId="5CB97E8A" wp14:editId="484F1306">
            <wp:extent cx="5400040" cy="2788315"/>
            <wp:effectExtent l="0" t="0" r="10160" b="12065"/>
            <wp:docPr id="552" name="Gráfico 5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102AE4" w14:paraId="123DB041" w14:textId="77777777" w:rsidTr="00DC69A0">
        <w:trPr>
          <w:jc w:val="right"/>
        </w:trPr>
        <w:tc>
          <w:tcPr>
            <w:tcW w:w="662" w:type="pct"/>
            <w:vAlign w:val="center"/>
          </w:tcPr>
          <w:p w14:paraId="3F3DB454" w14:textId="77777777" w:rsidR="00102AE4" w:rsidRPr="002A42A5" w:rsidRDefault="00102AE4" w:rsidP="00DC69A0">
            <w:pPr>
              <w:jc w:val="center"/>
              <w:rPr>
                <w:sz w:val="14"/>
                <w:szCs w:val="14"/>
              </w:rPr>
            </w:pPr>
            <w:r w:rsidRPr="002A42A5">
              <w:rPr>
                <w:sz w:val="14"/>
                <w:szCs w:val="14"/>
              </w:rPr>
              <w:t>ESCALA ICA</w:t>
            </w:r>
          </w:p>
        </w:tc>
        <w:tc>
          <w:tcPr>
            <w:tcW w:w="867" w:type="pct"/>
            <w:shd w:val="clear" w:color="auto" w:fill="2E74B5" w:themeFill="accent1" w:themeFillShade="BF"/>
            <w:vAlign w:val="center"/>
          </w:tcPr>
          <w:p w14:paraId="3D3BC78B" w14:textId="77777777" w:rsidR="00102AE4" w:rsidRPr="002A42A5" w:rsidRDefault="00102AE4" w:rsidP="00DC69A0">
            <w:pPr>
              <w:jc w:val="center"/>
              <w:rPr>
                <w:sz w:val="14"/>
                <w:szCs w:val="14"/>
              </w:rPr>
            </w:pPr>
            <w:r w:rsidRPr="002A42A5">
              <w:rPr>
                <w:sz w:val="14"/>
                <w:szCs w:val="14"/>
              </w:rPr>
              <w:t>Excelente: &lt; 50</w:t>
            </w:r>
          </w:p>
        </w:tc>
        <w:tc>
          <w:tcPr>
            <w:tcW w:w="868" w:type="pct"/>
            <w:shd w:val="clear" w:color="auto" w:fill="6CAB68"/>
            <w:vAlign w:val="center"/>
          </w:tcPr>
          <w:p w14:paraId="3962EED9" w14:textId="77777777" w:rsidR="00102AE4" w:rsidRPr="002A42A5" w:rsidRDefault="00102AE4" w:rsidP="00DC69A0">
            <w:pPr>
              <w:jc w:val="center"/>
              <w:rPr>
                <w:sz w:val="14"/>
                <w:szCs w:val="14"/>
              </w:rPr>
            </w:pPr>
            <w:r w:rsidRPr="002A42A5">
              <w:rPr>
                <w:sz w:val="14"/>
                <w:szCs w:val="14"/>
              </w:rPr>
              <w:t>Buena: 50-100</w:t>
            </w:r>
          </w:p>
        </w:tc>
        <w:tc>
          <w:tcPr>
            <w:tcW w:w="867" w:type="pct"/>
            <w:shd w:val="clear" w:color="auto" w:fill="F8F32B"/>
            <w:vAlign w:val="center"/>
          </w:tcPr>
          <w:p w14:paraId="2371BC06" w14:textId="77777777" w:rsidR="00102AE4" w:rsidRPr="002A42A5" w:rsidRDefault="00102AE4" w:rsidP="00DC69A0">
            <w:pPr>
              <w:jc w:val="center"/>
              <w:rPr>
                <w:sz w:val="14"/>
                <w:szCs w:val="14"/>
              </w:rPr>
            </w:pPr>
            <w:r w:rsidRPr="002A42A5">
              <w:rPr>
                <w:sz w:val="14"/>
                <w:szCs w:val="14"/>
              </w:rPr>
              <w:t>Pobre: 101-200</w:t>
            </w:r>
          </w:p>
        </w:tc>
        <w:tc>
          <w:tcPr>
            <w:tcW w:w="868" w:type="pct"/>
            <w:shd w:val="clear" w:color="auto" w:fill="FFC000"/>
            <w:vAlign w:val="center"/>
          </w:tcPr>
          <w:p w14:paraId="5D46E6B4" w14:textId="77777777" w:rsidR="00102AE4" w:rsidRPr="002A42A5" w:rsidRDefault="00102AE4" w:rsidP="00DC69A0">
            <w:pPr>
              <w:jc w:val="center"/>
              <w:rPr>
                <w:sz w:val="14"/>
                <w:szCs w:val="14"/>
              </w:rPr>
            </w:pPr>
            <w:r w:rsidRPr="002A42A5">
              <w:rPr>
                <w:sz w:val="14"/>
                <w:szCs w:val="14"/>
              </w:rPr>
              <w:t>Muy pobre: 201-300</w:t>
            </w:r>
          </w:p>
        </w:tc>
        <w:tc>
          <w:tcPr>
            <w:tcW w:w="868" w:type="pct"/>
            <w:shd w:val="clear" w:color="auto" w:fill="CC3300"/>
            <w:vAlign w:val="center"/>
          </w:tcPr>
          <w:p w14:paraId="040D6DE6" w14:textId="77777777" w:rsidR="00102AE4" w:rsidRPr="002A42A5" w:rsidRDefault="00102AE4" w:rsidP="00DC69A0">
            <w:pPr>
              <w:jc w:val="center"/>
              <w:rPr>
                <w:sz w:val="14"/>
                <w:szCs w:val="14"/>
              </w:rPr>
            </w:pPr>
            <w:r w:rsidRPr="002A42A5">
              <w:rPr>
                <w:sz w:val="14"/>
                <w:szCs w:val="14"/>
              </w:rPr>
              <w:t>No apta: &gt;300</w:t>
            </w:r>
          </w:p>
        </w:tc>
      </w:tr>
    </w:tbl>
    <w:p w14:paraId="1FD956C0" w14:textId="46864431" w:rsidR="00637E0D" w:rsidRPr="00600F9C" w:rsidRDefault="00AC505E" w:rsidP="00626AE4">
      <w:pPr>
        <w:pStyle w:val="Descripcin"/>
        <w:keepNext/>
        <w:spacing w:after="0"/>
      </w:pPr>
      <w:bookmarkStart w:id="241" w:name="_Toc70330557"/>
      <w:bookmarkStart w:id="242" w:name="_Toc108470362"/>
      <w:r>
        <w:t xml:space="preserve">Figura </w:t>
      </w:r>
      <w:fldSimple w:instr=" SEQ Figura \* ARABIC ">
        <w:r w:rsidR="00626AE4">
          <w:rPr>
            <w:noProof/>
          </w:rPr>
          <w:t>30</w:t>
        </w:r>
      </w:fldSimple>
      <w:r>
        <w:t xml:space="preserve">. </w:t>
      </w:r>
      <w:r w:rsidR="00102AE4" w:rsidRPr="00102AE4">
        <w:rPr>
          <w:rFonts w:asciiTheme="majorHAnsi" w:hAnsiTheme="majorHAnsi" w:cs="Courier New"/>
          <w:lang w:val="es-ES"/>
        </w:rPr>
        <w:t>Evaluación del punto de monitoreo GW 10-TR</w:t>
      </w:r>
      <w:r w:rsidR="00F80968">
        <w:rPr>
          <w:rFonts w:asciiTheme="majorHAnsi" w:hAnsiTheme="majorHAnsi" w:cs="Courier New"/>
          <w:lang w:val="es-ES"/>
        </w:rPr>
        <w:t>.</w:t>
      </w:r>
      <w:bookmarkEnd w:id="241"/>
      <w:bookmarkEnd w:id="242"/>
    </w:p>
    <w:p w14:paraId="238D2D91" w14:textId="77777777" w:rsidR="001B3BF7" w:rsidRDefault="001B3BF7" w:rsidP="001B3BF7">
      <w:pPr>
        <w:spacing w:line="259" w:lineRule="auto"/>
        <w:contextualSpacing w:val="0"/>
        <w:rPr>
          <w:rFonts w:asciiTheme="majorHAnsi" w:hAnsiTheme="majorHAnsi" w:cs="Courier New"/>
        </w:rPr>
      </w:pPr>
    </w:p>
    <w:p w14:paraId="3F878983" w14:textId="0A561A2B" w:rsidR="00773738" w:rsidRDefault="00DA567C" w:rsidP="001B3BF7">
      <w:pPr>
        <w:spacing w:line="259" w:lineRule="auto"/>
        <w:contextualSpacing w:val="0"/>
        <w:rPr>
          <w:rFonts w:asciiTheme="majorHAnsi" w:hAnsiTheme="majorHAnsi" w:cs="Courier New"/>
        </w:rPr>
      </w:pPr>
      <w:r>
        <w:rPr>
          <w:rFonts w:asciiTheme="majorHAnsi" w:hAnsiTheme="majorHAnsi" w:cs="Courier New"/>
        </w:rPr>
        <w:lastRenderedPageBreak/>
        <w:t xml:space="preserve">Para nitratos, el tenor máximo establecido por la legislación de referencia es de 10 mg/L. Se verifica que </w:t>
      </w:r>
      <w:proofErr w:type="gramStart"/>
      <w:r>
        <w:rPr>
          <w:rFonts w:asciiTheme="majorHAnsi" w:hAnsiTheme="majorHAnsi" w:cs="Courier New"/>
        </w:rPr>
        <w:t>en  los</w:t>
      </w:r>
      <w:proofErr w:type="gramEnd"/>
      <w:r>
        <w:rPr>
          <w:rFonts w:asciiTheme="majorHAnsi" w:hAnsiTheme="majorHAnsi" w:cs="Courier New"/>
        </w:rPr>
        <w:t xml:space="preserve"> puntos </w:t>
      </w:r>
      <w:r w:rsidRPr="00BF03A0">
        <w:rPr>
          <w:rFonts w:asciiTheme="majorHAnsi" w:hAnsiTheme="majorHAnsi" w:cs="Courier New"/>
        </w:rPr>
        <w:t>GW 18-ZA</w:t>
      </w:r>
      <w:r>
        <w:rPr>
          <w:rFonts w:asciiTheme="majorHAnsi" w:hAnsiTheme="majorHAnsi" w:cs="Courier New"/>
        </w:rPr>
        <w:t xml:space="preserve"> y</w:t>
      </w:r>
      <w:r w:rsidRPr="00BF03A0">
        <w:rPr>
          <w:rFonts w:asciiTheme="majorHAnsi" w:hAnsiTheme="majorHAnsi" w:cs="Courier New"/>
        </w:rPr>
        <w:t>GW-13 San Juan,</w:t>
      </w:r>
      <w:r>
        <w:rPr>
          <w:rFonts w:asciiTheme="majorHAnsi" w:hAnsiTheme="majorHAnsi" w:cs="Courier New"/>
        </w:rPr>
        <w:t xml:space="preserve"> se </w:t>
      </w:r>
      <w:r w:rsidRPr="00BF03A0">
        <w:rPr>
          <w:rFonts w:asciiTheme="majorHAnsi" w:hAnsiTheme="majorHAnsi" w:cs="Courier New"/>
        </w:rPr>
        <w:t>sobrepasa el máximo permisible.</w:t>
      </w:r>
    </w:p>
    <w:p w14:paraId="7A19D948" w14:textId="77777777" w:rsidR="001B3BF7" w:rsidRDefault="001B3BF7" w:rsidP="001B3BF7">
      <w:pPr>
        <w:spacing w:line="259" w:lineRule="auto"/>
        <w:contextualSpacing w:val="0"/>
        <w:rPr>
          <w:rFonts w:asciiTheme="majorHAnsi" w:hAnsiTheme="majorHAnsi" w:cs="Courier New"/>
        </w:rPr>
      </w:pPr>
    </w:p>
    <w:p w14:paraId="2123DB5B" w14:textId="77777777" w:rsidR="00102AE4" w:rsidRDefault="00102AE4" w:rsidP="00102AE4">
      <w:pPr>
        <w:rPr>
          <w:lang w:val="es-ES"/>
        </w:rPr>
      </w:pPr>
      <w:proofErr w:type="gramStart"/>
      <w:r>
        <w:rPr>
          <w:lang w:val="es-ES"/>
        </w:rPr>
        <w:t>De acuerdo al</w:t>
      </w:r>
      <w:proofErr w:type="gramEnd"/>
      <w:r>
        <w:rPr>
          <w:lang w:val="es-ES"/>
        </w:rPr>
        <w:t xml:space="preserve"> ICA aplicado las aguas presentan una calidad excelente para el consumo humano, en todas las campañas el cumplimiento de los estándares de calidad de agua potable fue superior al 82%.</w:t>
      </w:r>
    </w:p>
    <w:p w14:paraId="77A3029A" w14:textId="77777777" w:rsidR="00102AE4" w:rsidRDefault="00102AE4" w:rsidP="00102AE4">
      <w:pPr>
        <w:rPr>
          <w:lang w:val="es-ES"/>
        </w:rPr>
      </w:pPr>
    </w:p>
    <w:tbl>
      <w:tblPr>
        <w:tblStyle w:val="Cuadrculaclara"/>
        <w:tblW w:w="0" w:type="auto"/>
        <w:tblLook w:val="04A0" w:firstRow="1" w:lastRow="0" w:firstColumn="1" w:lastColumn="0" w:noHBand="0" w:noVBand="1"/>
      </w:tblPr>
      <w:tblGrid>
        <w:gridCol w:w="2388"/>
        <w:gridCol w:w="1974"/>
        <w:gridCol w:w="2179"/>
        <w:gridCol w:w="2179"/>
      </w:tblGrid>
      <w:tr w:rsidR="00102AE4" w14:paraId="19206805" w14:textId="77777777" w:rsidTr="00DC69A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43A7D843" w14:textId="3C8F332E" w:rsidR="00102AE4" w:rsidRPr="00993C9F" w:rsidRDefault="00993C9F" w:rsidP="00993C9F">
            <w:pPr>
              <w:pStyle w:val="Descripcin"/>
              <w:keepNext/>
              <w:spacing w:after="0"/>
              <w:jc w:val="center"/>
              <w:rPr>
                <w:b w:val="0"/>
              </w:rPr>
            </w:pPr>
            <w:bookmarkStart w:id="243" w:name="_Toc108436995"/>
            <w:r w:rsidRPr="00993C9F">
              <w:rPr>
                <w:b w:val="0"/>
              </w:rPr>
              <w:t xml:space="preserve">CUADRO </w:t>
            </w:r>
            <w:r w:rsidRPr="00993C9F">
              <w:fldChar w:fldCharType="begin"/>
            </w:r>
            <w:r w:rsidRPr="00993C9F">
              <w:rPr>
                <w:b w:val="0"/>
              </w:rPr>
              <w:instrText xml:space="preserve"> SEQ CUADRO \* ARABIC </w:instrText>
            </w:r>
            <w:r w:rsidRPr="00993C9F">
              <w:fldChar w:fldCharType="separate"/>
            </w:r>
            <w:r w:rsidR="00D14FCF">
              <w:rPr>
                <w:b w:val="0"/>
                <w:noProof/>
              </w:rPr>
              <w:t>30</w:t>
            </w:r>
            <w:r w:rsidRPr="00993C9F">
              <w:fldChar w:fldCharType="end"/>
            </w:r>
            <w:r w:rsidRPr="00993C9F">
              <w:rPr>
                <w:b w:val="0"/>
              </w:rPr>
              <w:t xml:space="preserve">. </w:t>
            </w:r>
            <w:r w:rsidR="00102AE4" w:rsidRPr="00993C9F">
              <w:rPr>
                <w:rFonts w:ascii="MADE Evolve Sans" w:hAnsi="MADE Evolve Sans"/>
                <w:b w:val="0"/>
                <w:color w:val="000000" w:themeColor="text1"/>
              </w:rPr>
              <w:t>CUMPLIMIENTO DE LA LEY 1614/2020 Y LA NP 24 001 80 – GW 10-TR</w:t>
            </w:r>
            <w:bookmarkEnd w:id="243"/>
          </w:p>
        </w:tc>
      </w:tr>
      <w:tr w:rsidR="00102AE4" w14:paraId="68645ECE"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0B434DF4" w14:textId="77777777" w:rsidR="00102AE4" w:rsidRPr="00AE7201" w:rsidRDefault="00102AE4" w:rsidP="00DC69A0">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30123DB8" w14:textId="77777777" w:rsidR="00102AE4" w:rsidRPr="00AE7201" w:rsidRDefault="00102AE4"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46D67889" w14:textId="77777777" w:rsidR="00102AE4" w:rsidRPr="00AE7201" w:rsidRDefault="00102AE4"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2CDAFE8E" w14:textId="77777777" w:rsidR="00102AE4" w:rsidRPr="00AE7201" w:rsidRDefault="00102AE4"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102AE4" w14:paraId="3169B2AD" w14:textId="77777777" w:rsidTr="00DC69A0">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D960124" w14:textId="77777777" w:rsidR="00102AE4" w:rsidRPr="00AE7201" w:rsidRDefault="00102AE4" w:rsidP="00DC69A0">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064" w:type="dxa"/>
            <w:vAlign w:val="center"/>
          </w:tcPr>
          <w:p w14:paraId="2EB6A908" w14:textId="77777777" w:rsidR="00102AE4" w:rsidRPr="00AE7201" w:rsidRDefault="00102AE4" w:rsidP="00DC69A0">
            <w:pPr>
              <w:jc w:val="center"/>
              <w:cnfStyle w:val="000000010000" w:firstRow="0" w:lastRow="0" w:firstColumn="0" w:lastColumn="0" w:oddVBand="0" w:evenVBand="0" w:oddHBand="0" w:evenHBand="1" w:firstRowFirstColumn="0" w:firstRowLastColumn="0" w:lastRowFirstColumn="0" w:lastRowLastColumn="0"/>
            </w:pPr>
            <w:r>
              <w:t>88,3%</w:t>
            </w:r>
          </w:p>
        </w:tc>
        <w:tc>
          <w:tcPr>
            <w:tcW w:w="2292" w:type="dxa"/>
            <w:vAlign w:val="center"/>
          </w:tcPr>
          <w:p w14:paraId="307F616A" w14:textId="77777777" w:rsidR="00102AE4" w:rsidRPr="00AE7201" w:rsidRDefault="00102AE4" w:rsidP="00DC69A0">
            <w:pPr>
              <w:jc w:val="center"/>
              <w:cnfStyle w:val="000000010000" w:firstRow="0" w:lastRow="0" w:firstColumn="0" w:lastColumn="0" w:oddVBand="0" w:evenVBand="0" w:oddHBand="0" w:evenHBand="1" w:firstRowFirstColumn="0" w:firstRowLastColumn="0" w:lastRowFirstColumn="0" w:lastRowLastColumn="0"/>
            </w:pPr>
            <w:r>
              <w:t>88,3%</w:t>
            </w:r>
          </w:p>
        </w:tc>
        <w:tc>
          <w:tcPr>
            <w:tcW w:w="2292" w:type="dxa"/>
          </w:tcPr>
          <w:p w14:paraId="21C8DA41" w14:textId="77777777" w:rsidR="00102AE4" w:rsidRPr="00AE7201" w:rsidRDefault="00102AE4" w:rsidP="00DC69A0">
            <w:pPr>
              <w:jc w:val="center"/>
              <w:cnfStyle w:val="000000010000" w:firstRow="0" w:lastRow="0" w:firstColumn="0" w:lastColumn="0" w:oddVBand="0" w:evenVBand="0" w:oddHBand="0" w:evenHBand="1" w:firstRowFirstColumn="0" w:firstRowLastColumn="0" w:lastRowFirstColumn="0" w:lastRowLastColumn="0"/>
            </w:pPr>
            <w:r>
              <w:t>82,3%</w:t>
            </w:r>
          </w:p>
        </w:tc>
      </w:tr>
      <w:tr w:rsidR="00102AE4" w14:paraId="33A531D7"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EF86021" w14:textId="77777777" w:rsidR="00102AE4" w:rsidRPr="00AE7201" w:rsidRDefault="00102AE4" w:rsidP="00DC69A0">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064" w:type="dxa"/>
            <w:vAlign w:val="center"/>
          </w:tcPr>
          <w:p w14:paraId="598C9E30" w14:textId="77777777" w:rsidR="00102AE4" w:rsidRPr="00AE7201" w:rsidRDefault="00102AE4" w:rsidP="00DC69A0">
            <w:pPr>
              <w:jc w:val="center"/>
              <w:cnfStyle w:val="000000100000" w:firstRow="0" w:lastRow="0" w:firstColumn="0" w:lastColumn="0" w:oddVBand="0" w:evenVBand="0" w:oddHBand="1" w:evenHBand="0" w:firstRowFirstColumn="0" w:firstRowLastColumn="0" w:lastRowFirstColumn="0" w:lastRowLastColumn="0"/>
            </w:pPr>
            <w:r>
              <w:t>11,7%</w:t>
            </w:r>
          </w:p>
        </w:tc>
        <w:tc>
          <w:tcPr>
            <w:tcW w:w="2292" w:type="dxa"/>
            <w:vAlign w:val="center"/>
          </w:tcPr>
          <w:p w14:paraId="029D8D3B" w14:textId="77777777" w:rsidR="00102AE4" w:rsidRPr="00AE7201" w:rsidRDefault="00102AE4" w:rsidP="00DC69A0">
            <w:pPr>
              <w:jc w:val="center"/>
              <w:cnfStyle w:val="000000100000" w:firstRow="0" w:lastRow="0" w:firstColumn="0" w:lastColumn="0" w:oddVBand="0" w:evenVBand="0" w:oddHBand="1" w:evenHBand="0" w:firstRowFirstColumn="0" w:firstRowLastColumn="0" w:lastRowFirstColumn="0" w:lastRowLastColumn="0"/>
            </w:pPr>
            <w:r>
              <w:t>11,7%</w:t>
            </w:r>
          </w:p>
        </w:tc>
        <w:tc>
          <w:tcPr>
            <w:tcW w:w="2292" w:type="dxa"/>
          </w:tcPr>
          <w:p w14:paraId="713FB239" w14:textId="77777777" w:rsidR="00102AE4" w:rsidRPr="00AE7201" w:rsidRDefault="00102AE4" w:rsidP="00DC69A0">
            <w:pPr>
              <w:jc w:val="center"/>
              <w:cnfStyle w:val="000000100000" w:firstRow="0" w:lastRow="0" w:firstColumn="0" w:lastColumn="0" w:oddVBand="0" w:evenVBand="0" w:oddHBand="1" w:evenHBand="0" w:firstRowFirstColumn="0" w:firstRowLastColumn="0" w:lastRowFirstColumn="0" w:lastRowLastColumn="0"/>
            </w:pPr>
            <w:r>
              <w:t>17,7%</w:t>
            </w:r>
          </w:p>
        </w:tc>
      </w:tr>
      <w:tr w:rsidR="00102AE4" w14:paraId="33D05109" w14:textId="77777777" w:rsidTr="00DC69A0">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375DC8C" w14:textId="77777777" w:rsidR="00102AE4" w:rsidRPr="00AE7201" w:rsidRDefault="00102AE4" w:rsidP="00DC69A0">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064" w:type="dxa"/>
            <w:vAlign w:val="center"/>
          </w:tcPr>
          <w:p w14:paraId="3B9ABFBA" w14:textId="77777777" w:rsidR="00102AE4" w:rsidRDefault="00102AE4" w:rsidP="00102AE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3ABA0662" w14:textId="77777777" w:rsidR="00102AE4" w:rsidRPr="001B77E3" w:rsidRDefault="00102AE4" w:rsidP="00102AE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2292" w:type="dxa"/>
            <w:vAlign w:val="center"/>
          </w:tcPr>
          <w:p w14:paraId="0D939FD7" w14:textId="77777777" w:rsidR="00102AE4" w:rsidRDefault="00102AE4" w:rsidP="00102AE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7367C475" w14:textId="77777777" w:rsidR="00102AE4" w:rsidRPr="00AE7201" w:rsidRDefault="00102AE4" w:rsidP="00102AE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2292" w:type="dxa"/>
            <w:vAlign w:val="center"/>
          </w:tcPr>
          <w:p w14:paraId="6EE8B609" w14:textId="77777777" w:rsidR="00102AE4" w:rsidRDefault="00102AE4" w:rsidP="00102AE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Potasio</w:t>
            </w:r>
          </w:p>
          <w:p w14:paraId="709C68EF" w14:textId="77777777" w:rsidR="00102AE4" w:rsidRDefault="00102AE4" w:rsidP="00102AE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3B7287CB" w14:textId="77777777" w:rsidR="00102AE4" w:rsidRPr="00EE31F4" w:rsidRDefault="00102AE4" w:rsidP="00102AE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r>
    </w:tbl>
    <w:p w14:paraId="59C19B63" w14:textId="77777777" w:rsidR="00102AE4" w:rsidRPr="005B1588" w:rsidRDefault="00102AE4" w:rsidP="00102AE4">
      <w:pPr>
        <w:rPr>
          <w:sz w:val="18"/>
          <w:szCs w:val="18"/>
          <w:lang w:val="es-ES"/>
        </w:rPr>
      </w:pPr>
      <w:r w:rsidRPr="005B1588">
        <w:rPr>
          <w:sz w:val="18"/>
          <w:szCs w:val="18"/>
          <w:lang w:val="es-ES"/>
        </w:rPr>
        <w:t xml:space="preserve">* Límite </w:t>
      </w:r>
      <w:r>
        <w:rPr>
          <w:sz w:val="18"/>
          <w:szCs w:val="18"/>
          <w:lang w:val="es-ES"/>
        </w:rPr>
        <w:t>correspondiente a la</w:t>
      </w:r>
      <w:r w:rsidRPr="005B1588">
        <w:rPr>
          <w:sz w:val="18"/>
          <w:szCs w:val="18"/>
          <w:lang w:val="es-ES"/>
        </w:rPr>
        <w:t xml:space="preserve"> NP 24 001 80</w:t>
      </w:r>
    </w:p>
    <w:p w14:paraId="73730BFD" w14:textId="77777777" w:rsidR="00102AE4" w:rsidRDefault="00102AE4" w:rsidP="00102AE4"/>
    <w:p w14:paraId="1F9FDFC0" w14:textId="77777777" w:rsidR="00102AE4" w:rsidRDefault="00102AE4" w:rsidP="00102AE4">
      <w:pPr>
        <w:jc w:val="both"/>
      </w:pPr>
      <w:r>
        <w:t>Se encuentra que los parámetros microbiológicos no se ajustan a las recomendaciones de las normas nacionales, revisando los resultados históricos del punto, el único parámetro fisicoquímico fuera del límite fue el potasio en la campaña en temporada de lluvias de 2022.</w:t>
      </w:r>
    </w:p>
    <w:p w14:paraId="22016BA8" w14:textId="4E79042C" w:rsidR="00413831" w:rsidRDefault="00413831" w:rsidP="001B3BF7">
      <w:pPr>
        <w:spacing w:line="259" w:lineRule="auto"/>
        <w:contextualSpacing w:val="0"/>
        <w:rPr>
          <w:rFonts w:asciiTheme="majorHAnsi" w:hAnsiTheme="majorHAnsi" w:cs="Courier New"/>
        </w:rPr>
      </w:pPr>
    </w:p>
    <w:p w14:paraId="486120A3" w14:textId="13A1E4B4" w:rsidR="001A23AB" w:rsidRPr="001A23AB" w:rsidRDefault="001A23AB" w:rsidP="001B3BF7">
      <w:pPr>
        <w:rPr>
          <w:sz w:val="18"/>
          <w:szCs w:val="18"/>
        </w:rPr>
      </w:pPr>
    </w:p>
    <w:p w14:paraId="03200E1A" w14:textId="022F1EFB" w:rsidR="00637E0D" w:rsidRDefault="00213315" w:rsidP="001B3BF7">
      <w:pPr>
        <w:pStyle w:val="Ttulo2"/>
        <w:rPr>
          <w:lang w:val="es-ES"/>
        </w:rPr>
      </w:pPr>
      <w:bookmarkStart w:id="244" w:name="_Toc70326631"/>
      <w:bookmarkStart w:id="245" w:name="_Toc70327439"/>
      <w:bookmarkStart w:id="246" w:name="_Toc108566575"/>
      <w:r>
        <w:rPr>
          <w:lang w:val="es-ES"/>
        </w:rPr>
        <w:t>4.1</w:t>
      </w:r>
      <w:r w:rsidR="009B473C" w:rsidRPr="00BF03A0">
        <w:rPr>
          <w:lang w:val="es-ES"/>
        </w:rPr>
        <w:t>.10</w:t>
      </w:r>
      <w:r w:rsidR="00637E0D" w:rsidRPr="00BF03A0">
        <w:rPr>
          <w:lang w:val="es-ES"/>
        </w:rPr>
        <w:t xml:space="preserve"> </w:t>
      </w:r>
      <w:r w:rsidR="00773738" w:rsidRPr="00BF03A0">
        <w:rPr>
          <w:lang w:val="es-ES"/>
        </w:rPr>
        <w:t xml:space="preserve">Análisis </w:t>
      </w:r>
      <w:r w:rsidR="00102AE4" w:rsidRPr="00102AE4">
        <w:rPr>
          <w:lang w:val="es-ES"/>
        </w:rPr>
        <w:t>del punto GW 13 SAN JUAN</w:t>
      </w:r>
      <w:bookmarkEnd w:id="244"/>
      <w:bookmarkEnd w:id="245"/>
      <w:bookmarkEnd w:id="246"/>
    </w:p>
    <w:p w14:paraId="3AE44BC4" w14:textId="77777777" w:rsidR="00DA567C" w:rsidRPr="00102AE4" w:rsidRDefault="00DA567C" w:rsidP="001B3BF7">
      <w:pPr>
        <w:rPr>
          <w:sz w:val="10"/>
        </w:rPr>
      </w:pPr>
    </w:p>
    <w:p w14:paraId="3F5ADA40" w14:textId="77777777" w:rsidR="00102AE4" w:rsidRDefault="00102AE4" w:rsidP="00102AE4">
      <w:r>
        <w:t xml:space="preserve">La estación de monitoreo GW 13-SAN JUAN se encuentra en el retiro San Juan perteneciente a la Estancia Trementina; administrativamente se ubica en la localidad denominada Zona de Estancia del Distrito de Concepción, departamento homónimo. Sus coordenadas UTM de referencia son 21K 509767.00 m </w:t>
      </w:r>
      <w:proofErr w:type="gramStart"/>
      <w:r>
        <w:t>E  7486076.00</w:t>
      </w:r>
      <w:proofErr w:type="gramEnd"/>
      <w:r>
        <w:t xml:space="preserve"> m S.</w:t>
      </w:r>
    </w:p>
    <w:p w14:paraId="1B73A2CB" w14:textId="77777777" w:rsidR="00102AE4" w:rsidRDefault="00102AE4" w:rsidP="00102AE4"/>
    <w:p w14:paraId="3E38FB8C" w14:textId="77777777" w:rsidR="00102AE4" w:rsidRDefault="00102AE4" w:rsidP="00102AE4">
      <w:r>
        <w:t xml:space="preserve">Este punto de monitoreo es un pozo artesiano que se utiliza para el abastecimiento de agua de un campamento forestal, en un radio de 100 metros se verifica la existencia viviendas del personal, oficina administrativa y vivero de rusificación de plantines. En su zona de influencia se desarrollan plantaciones de Eucaliptus </w:t>
      </w:r>
      <w:proofErr w:type="spellStart"/>
      <w:r>
        <w:t>sp</w:t>
      </w:r>
      <w:proofErr w:type="spellEnd"/>
      <w:r>
        <w:t>.</w:t>
      </w:r>
    </w:p>
    <w:p w14:paraId="2B16ED5F" w14:textId="77777777" w:rsidR="00102AE4" w:rsidRDefault="00102AE4" w:rsidP="00102AE4"/>
    <w:p w14:paraId="3A74E497" w14:textId="230022D0" w:rsidR="00DA567C" w:rsidRDefault="00102AE4" w:rsidP="00102AE4">
      <w:r>
        <w:t xml:space="preserve">En base a los resultados de laboratorio obtenidos en las sucesivas campañas se </w:t>
      </w:r>
      <w:r w:rsidR="00213315">
        <w:t>aplicó</w:t>
      </w:r>
      <w:r>
        <w:t xml:space="preserve"> el índice de calidad de agua (ICA) y se e</w:t>
      </w:r>
      <w:r w:rsidR="00213315">
        <w:t>valuó</w:t>
      </w:r>
      <w:r>
        <w:t xml:space="preserve"> el grado de cumplimiento de los límites de calidad para agua potable establecidos en las normas nacionales.</w:t>
      </w:r>
    </w:p>
    <w:p w14:paraId="0C375801" w14:textId="77777777" w:rsidR="00102AE4" w:rsidRPr="00A115C0" w:rsidRDefault="00102AE4" w:rsidP="00102AE4">
      <w:pPr>
        <w:rPr>
          <w:lang w:val="es-ES"/>
        </w:rPr>
      </w:pPr>
    </w:p>
    <w:p w14:paraId="25460FCB" w14:textId="2A3FA208" w:rsidR="00911F0E" w:rsidRDefault="00102AE4" w:rsidP="001B3BF7">
      <w:pPr>
        <w:pStyle w:val="Descripcin"/>
        <w:spacing w:after="0"/>
      </w:pPr>
      <w:bookmarkStart w:id="247" w:name="_Toc70330558"/>
      <w:r>
        <w:rPr>
          <w:noProof/>
          <w:lang w:val="es-ES" w:eastAsia="es-ES"/>
        </w:rPr>
        <w:lastRenderedPageBreak/>
        <w:drawing>
          <wp:inline distT="0" distB="0" distL="0" distR="0" wp14:anchorId="6637D7E8" wp14:editId="57444B3F">
            <wp:extent cx="5400040" cy="2788315"/>
            <wp:effectExtent l="0" t="0" r="10160" b="12065"/>
            <wp:docPr id="553" name="Gráfico 5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102AE4" w14:paraId="3A9BD041" w14:textId="77777777" w:rsidTr="00DC69A0">
        <w:trPr>
          <w:jc w:val="right"/>
        </w:trPr>
        <w:tc>
          <w:tcPr>
            <w:tcW w:w="662" w:type="pct"/>
            <w:vAlign w:val="center"/>
          </w:tcPr>
          <w:p w14:paraId="639F5AB8" w14:textId="77777777" w:rsidR="00102AE4" w:rsidRPr="002A42A5" w:rsidRDefault="00102AE4" w:rsidP="00DC69A0">
            <w:pPr>
              <w:jc w:val="center"/>
              <w:rPr>
                <w:sz w:val="14"/>
                <w:szCs w:val="14"/>
              </w:rPr>
            </w:pPr>
            <w:r w:rsidRPr="002A42A5">
              <w:rPr>
                <w:sz w:val="14"/>
                <w:szCs w:val="14"/>
              </w:rPr>
              <w:t>ESCALA ICA</w:t>
            </w:r>
          </w:p>
        </w:tc>
        <w:tc>
          <w:tcPr>
            <w:tcW w:w="867" w:type="pct"/>
            <w:shd w:val="clear" w:color="auto" w:fill="2E74B5" w:themeFill="accent1" w:themeFillShade="BF"/>
            <w:vAlign w:val="center"/>
          </w:tcPr>
          <w:p w14:paraId="73682C04" w14:textId="77777777" w:rsidR="00102AE4" w:rsidRPr="002A42A5" w:rsidRDefault="00102AE4" w:rsidP="00DC69A0">
            <w:pPr>
              <w:jc w:val="center"/>
              <w:rPr>
                <w:sz w:val="14"/>
                <w:szCs w:val="14"/>
              </w:rPr>
            </w:pPr>
            <w:r w:rsidRPr="002A42A5">
              <w:rPr>
                <w:sz w:val="14"/>
                <w:szCs w:val="14"/>
              </w:rPr>
              <w:t>Excelente: &lt; 50</w:t>
            </w:r>
          </w:p>
        </w:tc>
        <w:tc>
          <w:tcPr>
            <w:tcW w:w="868" w:type="pct"/>
            <w:shd w:val="clear" w:color="auto" w:fill="6CAB68"/>
            <w:vAlign w:val="center"/>
          </w:tcPr>
          <w:p w14:paraId="7E6D9A39" w14:textId="77777777" w:rsidR="00102AE4" w:rsidRPr="002A42A5" w:rsidRDefault="00102AE4" w:rsidP="00DC69A0">
            <w:pPr>
              <w:jc w:val="center"/>
              <w:rPr>
                <w:sz w:val="14"/>
                <w:szCs w:val="14"/>
              </w:rPr>
            </w:pPr>
            <w:r w:rsidRPr="002A42A5">
              <w:rPr>
                <w:sz w:val="14"/>
                <w:szCs w:val="14"/>
              </w:rPr>
              <w:t>Buena: 50-100</w:t>
            </w:r>
          </w:p>
        </w:tc>
        <w:tc>
          <w:tcPr>
            <w:tcW w:w="867" w:type="pct"/>
            <w:shd w:val="clear" w:color="auto" w:fill="F8F32B"/>
            <w:vAlign w:val="center"/>
          </w:tcPr>
          <w:p w14:paraId="4DC277D0" w14:textId="77777777" w:rsidR="00102AE4" w:rsidRPr="002A42A5" w:rsidRDefault="00102AE4" w:rsidP="00DC69A0">
            <w:pPr>
              <w:jc w:val="center"/>
              <w:rPr>
                <w:sz w:val="14"/>
                <w:szCs w:val="14"/>
              </w:rPr>
            </w:pPr>
            <w:r w:rsidRPr="002A42A5">
              <w:rPr>
                <w:sz w:val="14"/>
                <w:szCs w:val="14"/>
              </w:rPr>
              <w:t>Pobre: 101-200</w:t>
            </w:r>
          </w:p>
        </w:tc>
        <w:tc>
          <w:tcPr>
            <w:tcW w:w="868" w:type="pct"/>
            <w:shd w:val="clear" w:color="auto" w:fill="FFC000"/>
            <w:vAlign w:val="center"/>
          </w:tcPr>
          <w:p w14:paraId="387B5130" w14:textId="77777777" w:rsidR="00102AE4" w:rsidRPr="002A42A5" w:rsidRDefault="00102AE4" w:rsidP="00DC69A0">
            <w:pPr>
              <w:jc w:val="center"/>
              <w:rPr>
                <w:sz w:val="14"/>
                <w:szCs w:val="14"/>
              </w:rPr>
            </w:pPr>
            <w:r w:rsidRPr="002A42A5">
              <w:rPr>
                <w:sz w:val="14"/>
                <w:szCs w:val="14"/>
              </w:rPr>
              <w:t>Muy pobre: 201-300</w:t>
            </w:r>
          </w:p>
        </w:tc>
        <w:tc>
          <w:tcPr>
            <w:tcW w:w="868" w:type="pct"/>
            <w:shd w:val="clear" w:color="auto" w:fill="CC3300"/>
            <w:vAlign w:val="center"/>
          </w:tcPr>
          <w:p w14:paraId="6DE6641E" w14:textId="77777777" w:rsidR="00102AE4" w:rsidRPr="002A42A5" w:rsidRDefault="00102AE4" w:rsidP="00DC69A0">
            <w:pPr>
              <w:jc w:val="center"/>
              <w:rPr>
                <w:sz w:val="14"/>
                <w:szCs w:val="14"/>
              </w:rPr>
            </w:pPr>
            <w:r w:rsidRPr="002A42A5">
              <w:rPr>
                <w:sz w:val="14"/>
                <w:szCs w:val="14"/>
              </w:rPr>
              <w:t>No apta: &gt;300</w:t>
            </w:r>
          </w:p>
        </w:tc>
      </w:tr>
    </w:tbl>
    <w:p w14:paraId="3EFBAF01" w14:textId="7E1B65EB" w:rsidR="00637E0D" w:rsidRPr="00373159" w:rsidRDefault="00AC505E" w:rsidP="00626AE4">
      <w:pPr>
        <w:pStyle w:val="Descripcin"/>
        <w:keepNext/>
        <w:spacing w:after="0"/>
      </w:pPr>
      <w:bookmarkStart w:id="248" w:name="_Toc108470363"/>
      <w:bookmarkEnd w:id="247"/>
      <w:r>
        <w:t xml:space="preserve">Figura </w:t>
      </w:r>
      <w:fldSimple w:instr=" SEQ Figura \* ARABIC ">
        <w:r w:rsidR="00626AE4">
          <w:rPr>
            <w:noProof/>
          </w:rPr>
          <w:t>31</w:t>
        </w:r>
      </w:fldSimple>
      <w:r>
        <w:t xml:space="preserve">. </w:t>
      </w:r>
      <w:r w:rsidR="00213315" w:rsidRPr="00213315">
        <w:rPr>
          <w:rFonts w:asciiTheme="majorHAnsi" w:hAnsiTheme="majorHAnsi" w:cs="Courier New"/>
          <w:lang w:val="es-ES"/>
        </w:rPr>
        <w:t>Evaluación del punto de monitoreo</w:t>
      </w:r>
      <w:r w:rsidR="00213315">
        <w:rPr>
          <w:rFonts w:asciiTheme="majorHAnsi" w:hAnsiTheme="majorHAnsi" w:cs="Courier New"/>
          <w:lang w:val="es-ES"/>
        </w:rPr>
        <w:t xml:space="preserve"> GW 13-SAN JUAN</w:t>
      </w:r>
      <w:r w:rsidR="00413831" w:rsidRPr="00373159">
        <w:rPr>
          <w:rFonts w:asciiTheme="majorHAnsi" w:hAnsiTheme="majorHAnsi" w:cs="Courier New"/>
          <w:lang w:val="es-ES"/>
        </w:rPr>
        <w:t>.</w:t>
      </w:r>
      <w:bookmarkEnd w:id="248"/>
    </w:p>
    <w:p w14:paraId="12EC2DD6" w14:textId="77777777" w:rsidR="001B3BF7" w:rsidRDefault="001B3BF7" w:rsidP="001B3BF7">
      <w:pPr>
        <w:spacing w:line="259" w:lineRule="auto"/>
        <w:contextualSpacing w:val="0"/>
        <w:jc w:val="both"/>
        <w:rPr>
          <w:rFonts w:asciiTheme="majorHAnsi" w:hAnsiTheme="majorHAnsi" w:cs="Courier New"/>
          <w:lang w:val="es-ES"/>
        </w:rPr>
      </w:pPr>
    </w:p>
    <w:p w14:paraId="2D793C66" w14:textId="77777777" w:rsidR="00213315" w:rsidRDefault="00DA567C" w:rsidP="00213315">
      <w:pPr>
        <w:jc w:val="both"/>
        <w:rPr>
          <w:lang w:val="es-ES"/>
        </w:rPr>
      </w:pPr>
      <w:r w:rsidRPr="00373159">
        <w:rPr>
          <w:rFonts w:asciiTheme="majorHAnsi" w:hAnsiTheme="majorHAnsi" w:cs="Courier New"/>
          <w:lang w:val="es-ES"/>
        </w:rPr>
        <w:t xml:space="preserve">. </w:t>
      </w:r>
      <w:proofErr w:type="gramStart"/>
      <w:r w:rsidR="00213315">
        <w:rPr>
          <w:lang w:val="es-ES"/>
        </w:rPr>
        <w:t>De acuerdo al</w:t>
      </w:r>
      <w:proofErr w:type="gramEnd"/>
      <w:r w:rsidR="00213315">
        <w:rPr>
          <w:lang w:val="es-ES"/>
        </w:rPr>
        <w:t xml:space="preserve"> ICA aplicado el pozo presenta una calidad muy pobre durante la campaña en temporada de lluvias del 2021 y pobre durante la temporada de lluvias del corriente, esta valoración responde a los altos valores de nitratos hallados en las muestras, los cuales superan el</w:t>
      </w:r>
      <w:del w:id="249" w:author="..fio celabe.." w:date="2022-07-06T13:24:00Z">
        <w:r w:rsidR="00213315" w:rsidDel="008F2133">
          <w:rPr>
            <w:lang w:val="es-ES"/>
          </w:rPr>
          <w:delText xml:space="preserve"> </w:delText>
        </w:r>
      </w:del>
      <w:r w:rsidR="00213315">
        <w:rPr>
          <w:lang w:val="es-ES"/>
        </w:rPr>
        <w:t xml:space="preserve"> límite establecido en la Ley 1614/2000. Durante la campaña en temporada seca 2021 se encontró aguas de excelente calidad para el consumo humano.</w:t>
      </w:r>
    </w:p>
    <w:p w14:paraId="1F0EDE7D" w14:textId="77777777" w:rsidR="00213315" w:rsidRDefault="00213315" w:rsidP="00213315">
      <w:pPr>
        <w:rPr>
          <w:lang w:val="es-ES"/>
        </w:rPr>
      </w:pPr>
    </w:p>
    <w:tbl>
      <w:tblPr>
        <w:tblStyle w:val="Cuadrculaclara"/>
        <w:tblW w:w="0" w:type="auto"/>
        <w:tblLook w:val="04A0" w:firstRow="1" w:lastRow="0" w:firstColumn="1" w:lastColumn="0" w:noHBand="0" w:noVBand="1"/>
      </w:tblPr>
      <w:tblGrid>
        <w:gridCol w:w="2388"/>
        <w:gridCol w:w="1974"/>
        <w:gridCol w:w="2179"/>
        <w:gridCol w:w="2179"/>
      </w:tblGrid>
      <w:tr w:rsidR="00213315" w14:paraId="1E8B999F" w14:textId="77777777" w:rsidTr="00DC69A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187A1530" w14:textId="3458E645" w:rsidR="00213315" w:rsidRPr="00993C9F" w:rsidRDefault="00993C9F" w:rsidP="00993C9F">
            <w:pPr>
              <w:pStyle w:val="Descripcin"/>
              <w:keepNext/>
              <w:spacing w:after="0"/>
              <w:jc w:val="center"/>
              <w:rPr>
                <w:b w:val="0"/>
              </w:rPr>
            </w:pPr>
            <w:bookmarkStart w:id="250" w:name="_Toc108436996"/>
            <w:r w:rsidRPr="00993C9F">
              <w:rPr>
                <w:b w:val="0"/>
              </w:rPr>
              <w:t xml:space="preserve">CUADRO </w:t>
            </w:r>
            <w:r w:rsidRPr="00993C9F">
              <w:fldChar w:fldCharType="begin"/>
            </w:r>
            <w:r w:rsidRPr="00993C9F">
              <w:rPr>
                <w:b w:val="0"/>
              </w:rPr>
              <w:instrText xml:space="preserve"> SEQ CUADRO \* ARABIC </w:instrText>
            </w:r>
            <w:r w:rsidRPr="00993C9F">
              <w:fldChar w:fldCharType="separate"/>
            </w:r>
            <w:r w:rsidR="00D14FCF">
              <w:rPr>
                <w:b w:val="0"/>
                <w:noProof/>
              </w:rPr>
              <w:t>31</w:t>
            </w:r>
            <w:r w:rsidRPr="00993C9F">
              <w:fldChar w:fldCharType="end"/>
            </w:r>
            <w:r w:rsidRPr="00993C9F">
              <w:rPr>
                <w:b w:val="0"/>
              </w:rPr>
              <w:t xml:space="preserve">. </w:t>
            </w:r>
            <w:r w:rsidR="00213315" w:rsidRPr="00993C9F">
              <w:rPr>
                <w:rFonts w:ascii="MADE Evolve Sans" w:hAnsi="MADE Evolve Sans"/>
                <w:b w:val="0"/>
                <w:color w:val="000000" w:themeColor="text1"/>
              </w:rPr>
              <w:t>CUMPLIMIENTO DE LA LEY 1614/2000 Y LA NP 24 001 80 GW 13-SAN JUAN</w:t>
            </w:r>
            <w:bookmarkEnd w:id="250"/>
          </w:p>
        </w:tc>
      </w:tr>
      <w:tr w:rsidR="00213315" w14:paraId="6AF98307"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6C9131AA" w14:textId="77777777" w:rsidR="00213315" w:rsidRPr="00AE7201" w:rsidRDefault="00213315" w:rsidP="00DC69A0">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192B3CD9" w14:textId="77777777" w:rsidR="00213315" w:rsidRPr="00AE7201" w:rsidRDefault="00213315"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2ACA0E80" w14:textId="77777777" w:rsidR="00213315" w:rsidRPr="00AE7201" w:rsidRDefault="00213315"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249B0AC9" w14:textId="77777777" w:rsidR="00213315" w:rsidRPr="00AE7201" w:rsidRDefault="00213315"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213315" w14:paraId="64657283" w14:textId="77777777" w:rsidTr="00DC69A0">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124A4B9" w14:textId="77777777" w:rsidR="00213315" w:rsidRPr="00AE7201" w:rsidRDefault="00213315" w:rsidP="00DC69A0">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064" w:type="dxa"/>
            <w:vAlign w:val="center"/>
          </w:tcPr>
          <w:p w14:paraId="75D00660" w14:textId="77777777" w:rsidR="00213315" w:rsidRPr="00AE7201" w:rsidRDefault="00213315" w:rsidP="00DC69A0">
            <w:pPr>
              <w:jc w:val="center"/>
              <w:cnfStyle w:val="000000010000" w:firstRow="0" w:lastRow="0" w:firstColumn="0" w:lastColumn="0" w:oddVBand="0" w:evenVBand="0" w:oddHBand="0" w:evenHBand="1" w:firstRowFirstColumn="0" w:firstRowLastColumn="0" w:lastRowFirstColumn="0" w:lastRowLastColumn="0"/>
            </w:pPr>
            <w:r>
              <w:t>82,3%</w:t>
            </w:r>
          </w:p>
        </w:tc>
        <w:tc>
          <w:tcPr>
            <w:tcW w:w="2292" w:type="dxa"/>
            <w:vAlign w:val="center"/>
          </w:tcPr>
          <w:p w14:paraId="4891816B" w14:textId="77777777" w:rsidR="00213315" w:rsidRPr="00AE7201" w:rsidRDefault="00213315" w:rsidP="00DC69A0">
            <w:pPr>
              <w:jc w:val="center"/>
              <w:cnfStyle w:val="000000010000" w:firstRow="0" w:lastRow="0" w:firstColumn="0" w:lastColumn="0" w:oddVBand="0" w:evenVBand="0" w:oddHBand="0" w:evenHBand="1" w:firstRowFirstColumn="0" w:firstRowLastColumn="0" w:lastRowFirstColumn="0" w:lastRowLastColumn="0"/>
            </w:pPr>
            <w:r>
              <w:t>88,3%</w:t>
            </w:r>
          </w:p>
        </w:tc>
        <w:tc>
          <w:tcPr>
            <w:tcW w:w="2292" w:type="dxa"/>
            <w:vAlign w:val="center"/>
          </w:tcPr>
          <w:p w14:paraId="111EC482" w14:textId="77777777" w:rsidR="00213315" w:rsidRPr="00AE7201" w:rsidRDefault="00213315" w:rsidP="00DC69A0">
            <w:pPr>
              <w:jc w:val="center"/>
              <w:cnfStyle w:val="000000010000" w:firstRow="0" w:lastRow="0" w:firstColumn="0" w:lastColumn="0" w:oddVBand="0" w:evenVBand="0" w:oddHBand="0" w:evenHBand="1" w:firstRowFirstColumn="0" w:firstRowLastColumn="0" w:lastRowFirstColumn="0" w:lastRowLastColumn="0"/>
            </w:pPr>
            <w:r>
              <w:t>82,3%</w:t>
            </w:r>
          </w:p>
        </w:tc>
      </w:tr>
      <w:tr w:rsidR="00213315" w14:paraId="3A55AAE8"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2E6E9C7" w14:textId="77777777" w:rsidR="00213315" w:rsidRPr="00AE7201" w:rsidRDefault="00213315" w:rsidP="00DC69A0">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064" w:type="dxa"/>
            <w:vAlign w:val="center"/>
          </w:tcPr>
          <w:p w14:paraId="0FA33723" w14:textId="77777777" w:rsidR="00213315" w:rsidRPr="00AE7201" w:rsidRDefault="00213315" w:rsidP="00DC69A0">
            <w:pPr>
              <w:jc w:val="center"/>
              <w:cnfStyle w:val="000000100000" w:firstRow="0" w:lastRow="0" w:firstColumn="0" w:lastColumn="0" w:oddVBand="0" w:evenVBand="0" w:oddHBand="1" w:evenHBand="0" w:firstRowFirstColumn="0" w:firstRowLastColumn="0" w:lastRowFirstColumn="0" w:lastRowLastColumn="0"/>
            </w:pPr>
            <w:r>
              <w:t>17,7%</w:t>
            </w:r>
          </w:p>
        </w:tc>
        <w:tc>
          <w:tcPr>
            <w:tcW w:w="2292" w:type="dxa"/>
            <w:vAlign w:val="center"/>
          </w:tcPr>
          <w:p w14:paraId="0386E3E7" w14:textId="77777777" w:rsidR="00213315" w:rsidRPr="00AE7201" w:rsidRDefault="00213315" w:rsidP="00DC69A0">
            <w:pPr>
              <w:jc w:val="center"/>
              <w:cnfStyle w:val="000000100000" w:firstRow="0" w:lastRow="0" w:firstColumn="0" w:lastColumn="0" w:oddVBand="0" w:evenVBand="0" w:oddHBand="1" w:evenHBand="0" w:firstRowFirstColumn="0" w:firstRowLastColumn="0" w:lastRowFirstColumn="0" w:lastRowLastColumn="0"/>
            </w:pPr>
            <w:r>
              <w:t>11,7%</w:t>
            </w:r>
          </w:p>
        </w:tc>
        <w:tc>
          <w:tcPr>
            <w:tcW w:w="2292" w:type="dxa"/>
            <w:vAlign w:val="center"/>
          </w:tcPr>
          <w:p w14:paraId="68E1D282" w14:textId="77777777" w:rsidR="00213315" w:rsidRPr="00AE7201" w:rsidRDefault="00213315" w:rsidP="00DC69A0">
            <w:pPr>
              <w:jc w:val="center"/>
              <w:cnfStyle w:val="000000100000" w:firstRow="0" w:lastRow="0" w:firstColumn="0" w:lastColumn="0" w:oddVBand="0" w:evenVBand="0" w:oddHBand="1" w:evenHBand="0" w:firstRowFirstColumn="0" w:firstRowLastColumn="0" w:lastRowFirstColumn="0" w:lastRowLastColumn="0"/>
            </w:pPr>
            <w:r>
              <w:t>17,7%</w:t>
            </w:r>
          </w:p>
        </w:tc>
      </w:tr>
      <w:tr w:rsidR="00213315" w14:paraId="5A879AC7" w14:textId="77777777" w:rsidTr="00DC69A0">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38A4C6B" w14:textId="77777777" w:rsidR="00213315" w:rsidRPr="00AE7201" w:rsidRDefault="00213315" w:rsidP="00DC69A0">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064" w:type="dxa"/>
            <w:vAlign w:val="center"/>
          </w:tcPr>
          <w:p w14:paraId="6BA258F2" w14:textId="77777777" w:rsidR="00213315" w:rsidRDefault="00213315" w:rsidP="00213315">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Nitratos</w:t>
            </w:r>
          </w:p>
          <w:p w14:paraId="4E3B1EF8" w14:textId="77777777" w:rsidR="00213315" w:rsidRDefault="00213315" w:rsidP="00213315">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4D1FEEE1" w14:textId="77777777" w:rsidR="00213315" w:rsidRPr="00BF1166" w:rsidRDefault="00213315" w:rsidP="00213315">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2292" w:type="dxa"/>
            <w:vAlign w:val="center"/>
          </w:tcPr>
          <w:p w14:paraId="5D1BFEF6" w14:textId="77777777" w:rsidR="00213315" w:rsidRDefault="00213315" w:rsidP="00213315">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1610F950" w14:textId="77777777" w:rsidR="00213315" w:rsidRPr="00AE7201" w:rsidRDefault="00213315" w:rsidP="00213315">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2292" w:type="dxa"/>
            <w:vAlign w:val="center"/>
          </w:tcPr>
          <w:p w14:paraId="243932A7" w14:textId="77777777" w:rsidR="00213315" w:rsidRDefault="00213315" w:rsidP="00213315">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Nitratos</w:t>
            </w:r>
          </w:p>
          <w:p w14:paraId="4158FA2C" w14:textId="77777777" w:rsidR="00213315" w:rsidRDefault="00213315" w:rsidP="00213315">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0D824B18" w14:textId="77777777" w:rsidR="00213315" w:rsidRPr="00EE31F4" w:rsidRDefault="00213315" w:rsidP="00213315">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r>
    </w:tbl>
    <w:p w14:paraId="619E32B5" w14:textId="1F49B3F0" w:rsidR="00911F0E" w:rsidRPr="005846EC" w:rsidRDefault="00213315" w:rsidP="001B3BF7">
      <w:pPr>
        <w:spacing w:line="259" w:lineRule="auto"/>
        <w:contextualSpacing w:val="0"/>
        <w:jc w:val="both"/>
        <w:rPr>
          <w:rFonts w:asciiTheme="majorHAnsi" w:hAnsiTheme="majorHAnsi" w:cs="Courier New"/>
          <w:lang w:val="es-ES"/>
        </w:rPr>
      </w:pPr>
      <w:r w:rsidRPr="005B1588">
        <w:rPr>
          <w:sz w:val="18"/>
          <w:szCs w:val="18"/>
          <w:lang w:val="es-ES"/>
        </w:rPr>
        <w:t xml:space="preserve">* Límite </w:t>
      </w:r>
      <w:r>
        <w:rPr>
          <w:sz w:val="18"/>
          <w:szCs w:val="18"/>
          <w:lang w:val="es-ES"/>
        </w:rPr>
        <w:t>correspondiente a la</w:t>
      </w:r>
      <w:r w:rsidRPr="005B1588">
        <w:rPr>
          <w:sz w:val="18"/>
          <w:szCs w:val="18"/>
          <w:lang w:val="es-ES"/>
        </w:rPr>
        <w:t xml:space="preserve"> NP 24 001 80</w:t>
      </w:r>
    </w:p>
    <w:p w14:paraId="0359C432" w14:textId="3E21C3B0" w:rsidR="00911F0E" w:rsidRDefault="00911F0E" w:rsidP="001B3BF7">
      <w:pPr>
        <w:spacing w:line="259" w:lineRule="auto"/>
        <w:contextualSpacing w:val="0"/>
        <w:jc w:val="both"/>
        <w:rPr>
          <w:rFonts w:asciiTheme="majorHAnsi" w:hAnsiTheme="majorHAnsi" w:cs="Courier New"/>
          <w:lang w:val="es-ES"/>
        </w:rPr>
      </w:pPr>
    </w:p>
    <w:p w14:paraId="6988CA63" w14:textId="77777777" w:rsidR="00213315" w:rsidRDefault="00213315" w:rsidP="001B3BF7">
      <w:pPr>
        <w:spacing w:line="259" w:lineRule="auto"/>
        <w:contextualSpacing w:val="0"/>
        <w:jc w:val="both"/>
        <w:rPr>
          <w:rFonts w:asciiTheme="majorHAnsi" w:hAnsiTheme="majorHAnsi" w:cs="Courier New"/>
          <w:lang w:val="es-ES"/>
        </w:rPr>
      </w:pPr>
    </w:p>
    <w:p w14:paraId="3FC92DC1" w14:textId="77777777" w:rsidR="00213315" w:rsidRDefault="00213315" w:rsidP="001B3BF7">
      <w:pPr>
        <w:spacing w:line="259" w:lineRule="auto"/>
        <w:contextualSpacing w:val="0"/>
        <w:jc w:val="both"/>
        <w:rPr>
          <w:rFonts w:asciiTheme="majorHAnsi" w:hAnsiTheme="majorHAnsi" w:cs="Courier New"/>
          <w:lang w:val="es-ES"/>
        </w:rPr>
      </w:pPr>
    </w:p>
    <w:p w14:paraId="23ED0D45" w14:textId="77777777" w:rsidR="00213315" w:rsidRDefault="00213315" w:rsidP="001B3BF7">
      <w:pPr>
        <w:spacing w:line="259" w:lineRule="auto"/>
        <w:contextualSpacing w:val="0"/>
        <w:jc w:val="both"/>
        <w:rPr>
          <w:rFonts w:asciiTheme="majorHAnsi" w:hAnsiTheme="majorHAnsi" w:cs="Courier New"/>
          <w:lang w:val="es-ES"/>
        </w:rPr>
      </w:pPr>
    </w:p>
    <w:p w14:paraId="33BF2AFE" w14:textId="2727E110" w:rsidR="00637E0D" w:rsidRDefault="00213315" w:rsidP="001B3BF7">
      <w:pPr>
        <w:spacing w:line="259" w:lineRule="auto"/>
        <w:contextualSpacing w:val="0"/>
        <w:rPr>
          <w:rFonts w:asciiTheme="majorHAnsi" w:hAnsiTheme="majorHAnsi" w:cs="Courier New"/>
          <w:lang w:val="es-ES"/>
        </w:rPr>
      </w:pPr>
      <w:bookmarkStart w:id="251" w:name="_Toc70326632"/>
      <w:bookmarkStart w:id="252" w:name="_Toc70327440"/>
      <w:bookmarkStart w:id="253" w:name="_Toc108566576"/>
      <w:r>
        <w:rPr>
          <w:rStyle w:val="Ttulo2Car"/>
        </w:rPr>
        <w:t>4.1</w:t>
      </w:r>
      <w:r w:rsidR="009B473C" w:rsidRPr="00A115C0">
        <w:rPr>
          <w:rStyle w:val="Ttulo2Car"/>
        </w:rPr>
        <w:t>.11</w:t>
      </w:r>
      <w:r w:rsidR="00FC58A0" w:rsidRPr="00A115C0">
        <w:rPr>
          <w:rStyle w:val="Ttulo2Car"/>
        </w:rPr>
        <w:t xml:space="preserve"> </w:t>
      </w:r>
      <w:bookmarkEnd w:id="251"/>
      <w:bookmarkEnd w:id="252"/>
      <w:r w:rsidR="003F2B00" w:rsidRPr="003F2B00">
        <w:rPr>
          <w:rStyle w:val="Ttulo2Car"/>
        </w:rPr>
        <w:t>Análisis del punto GW 22-SILVA</w:t>
      </w:r>
      <w:bookmarkEnd w:id="253"/>
    </w:p>
    <w:p w14:paraId="78F6774D" w14:textId="77777777" w:rsidR="001B3BF7" w:rsidRPr="003F2B00" w:rsidRDefault="001B3BF7" w:rsidP="001B3BF7">
      <w:pPr>
        <w:jc w:val="both"/>
        <w:rPr>
          <w:sz w:val="10"/>
        </w:rPr>
      </w:pPr>
    </w:p>
    <w:p w14:paraId="60F391B4" w14:textId="77777777" w:rsidR="003F2B00" w:rsidRDefault="003F2B00" w:rsidP="003F2B00">
      <w:pPr>
        <w:jc w:val="both"/>
      </w:pPr>
      <w:r>
        <w:t>La estación de monitoreo GW 22-SILVA se encuentra el retiro Silva-cue de la estancia Trementina</w:t>
      </w:r>
      <w:r w:rsidRPr="00FB6330">
        <w:t xml:space="preserve">; </w:t>
      </w:r>
      <w:r>
        <w:t>administrativamente se ubica en la localidad denominada Zona de Estancia del Distrito de Concepción, departamento homónimo. Sus coordenadas UTM de referencia son 21K 509830.00 m E 7484037.00 m S.</w:t>
      </w:r>
    </w:p>
    <w:p w14:paraId="7B29A35E" w14:textId="77777777" w:rsidR="003F2B00" w:rsidRDefault="003F2B00" w:rsidP="003F2B00">
      <w:pPr>
        <w:jc w:val="both"/>
      </w:pPr>
    </w:p>
    <w:p w14:paraId="076D4C75" w14:textId="77777777" w:rsidR="003F2B00" w:rsidRDefault="003F2B00" w:rsidP="003F2B00">
      <w:pPr>
        <w:jc w:val="both"/>
      </w:pPr>
      <w:r>
        <w:t>Este punto de monitoreo es un pozo artesiano que se encuentra en retiro abandonado, en un radio de 100 metros se verifica la existencia potreros y campos naturales.</w:t>
      </w:r>
    </w:p>
    <w:p w14:paraId="071AC8FF" w14:textId="77777777" w:rsidR="003F2B00" w:rsidRDefault="003F2B00" w:rsidP="003F2B00">
      <w:pPr>
        <w:jc w:val="both"/>
      </w:pPr>
    </w:p>
    <w:p w14:paraId="21F94225" w14:textId="1F87F717" w:rsidR="00637E0D" w:rsidRDefault="003F2B00" w:rsidP="003F2B00">
      <w:pPr>
        <w:spacing w:line="259" w:lineRule="auto"/>
        <w:contextualSpacing w:val="0"/>
        <w:jc w:val="both"/>
      </w:pPr>
      <w:r w:rsidRPr="00E70338">
        <w:t>En</w:t>
      </w:r>
      <w:r>
        <w:t xml:space="preserve"> la campa</w:t>
      </w:r>
      <w:proofErr w:type="spellStart"/>
      <w:r>
        <w:rPr>
          <w:lang w:val="es-ES"/>
        </w:rPr>
        <w:t>ña</w:t>
      </w:r>
      <w:proofErr w:type="spellEnd"/>
      <w:r>
        <w:rPr>
          <w:lang w:val="es-ES"/>
        </w:rPr>
        <w:t xml:space="preserve"> en temporada de lluvias del corriente la bomba sumergible se encontraba fuera de servicio y fue imposible la toma de muestra, en</w:t>
      </w:r>
      <w:r w:rsidRPr="00E70338">
        <w:t xml:space="preserve"> </w:t>
      </w:r>
      <w:r>
        <w:t>base a los resultados de laboratorio obtenidos en las campa</w:t>
      </w:r>
      <w:proofErr w:type="spellStart"/>
      <w:r>
        <w:rPr>
          <w:lang w:val="es-ES"/>
        </w:rPr>
        <w:t>ñas</w:t>
      </w:r>
      <w:proofErr w:type="spellEnd"/>
      <w:r>
        <w:rPr>
          <w:lang w:val="es-ES"/>
        </w:rPr>
        <w:t xml:space="preserve"> del 2021 se </w:t>
      </w:r>
      <w:r>
        <w:t>aplico</w:t>
      </w:r>
      <w:r w:rsidRPr="00E70338">
        <w:t xml:space="preserve"> el índice de calidad de agua (ICA) y </w:t>
      </w:r>
      <w:r>
        <w:t xml:space="preserve">se evalúo </w:t>
      </w:r>
      <w:r w:rsidRPr="00E70338">
        <w:t>el grado de cumplimiento de los límites de calidad</w:t>
      </w:r>
      <w:r>
        <w:t xml:space="preserve"> para</w:t>
      </w:r>
      <w:r w:rsidRPr="00E70338">
        <w:t xml:space="preserve"> agua potable</w:t>
      </w:r>
      <w:r>
        <w:t xml:space="preserve"> establecidos en las normas nacionales.</w:t>
      </w:r>
    </w:p>
    <w:p w14:paraId="461A20E2" w14:textId="77777777" w:rsidR="003F2B00" w:rsidRDefault="003F2B00" w:rsidP="003F2B00">
      <w:pPr>
        <w:spacing w:line="259" w:lineRule="auto"/>
        <w:contextualSpacing w:val="0"/>
        <w:jc w:val="both"/>
        <w:rPr>
          <w:rFonts w:asciiTheme="majorHAnsi" w:hAnsiTheme="majorHAnsi" w:cs="Courier New"/>
          <w:noProof/>
          <w:lang w:val="es-ES" w:eastAsia="es-ES"/>
        </w:rPr>
      </w:pPr>
    </w:p>
    <w:p w14:paraId="26B1E2F3" w14:textId="1D75898C" w:rsidR="003F2B00" w:rsidRDefault="003F2B00" w:rsidP="003F2B00">
      <w:pPr>
        <w:spacing w:line="259" w:lineRule="auto"/>
        <w:contextualSpacing w:val="0"/>
        <w:rPr>
          <w:rFonts w:asciiTheme="majorHAnsi" w:hAnsiTheme="majorHAnsi" w:cs="Courier New"/>
          <w:noProof/>
          <w:lang w:val="es-ES" w:eastAsia="es-ES"/>
        </w:rPr>
      </w:pPr>
      <w:r>
        <w:rPr>
          <w:noProof/>
          <w:lang w:val="es-ES" w:eastAsia="es-ES"/>
        </w:rPr>
        <w:lastRenderedPageBreak/>
        <w:drawing>
          <wp:inline distT="0" distB="0" distL="0" distR="0" wp14:anchorId="412A7489" wp14:editId="1F341221">
            <wp:extent cx="5400040" cy="2788315"/>
            <wp:effectExtent l="0" t="0" r="10160" b="1206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3F2B00" w14:paraId="23AE6F15" w14:textId="77777777" w:rsidTr="00DC69A0">
        <w:trPr>
          <w:jc w:val="right"/>
        </w:trPr>
        <w:tc>
          <w:tcPr>
            <w:tcW w:w="662" w:type="pct"/>
            <w:vAlign w:val="center"/>
          </w:tcPr>
          <w:p w14:paraId="19A5408A" w14:textId="77777777" w:rsidR="003F2B00" w:rsidRPr="002A42A5" w:rsidRDefault="003F2B00" w:rsidP="00DC69A0">
            <w:pPr>
              <w:jc w:val="center"/>
              <w:rPr>
                <w:sz w:val="14"/>
                <w:szCs w:val="14"/>
              </w:rPr>
            </w:pPr>
            <w:r w:rsidRPr="002A42A5">
              <w:rPr>
                <w:sz w:val="14"/>
                <w:szCs w:val="14"/>
              </w:rPr>
              <w:t>ESCALA ICA</w:t>
            </w:r>
          </w:p>
        </w:tc>
        <w:tc>
          <w:tcPr>
            <w:tcW w:w="867" w:type="pct"/>
            <w:shd w:val="clear" w:color="auto" w:fill="2E74B5" w:themeFill="accent1" w:themeFillShade="BF"/>
            <w:vAlign w:val="center"/>
          </w:tcPr>
          <w:p w14:paraId="73A9B3AA" w14:textId="77777777" w:rsidR="003F2B00" w:rsidRPr="002A42A5" w:rsidRDefault="003F2B00" w:rsidP="00DC69A0">
            <w:pPr>
              <w:jc w:val="center"/>
              <w:rPr>
                <w:sz w:val="14"/>
                <w:szCs w:val="14"/>
              </w:rPr>
            </w:pPr>
            <w:r w:rsidRPr="002A42A5">
              <w:rPr>
                <w:sz w:val="14"/>
                <w:szCs w:val="14"/>
              </w:rPr>
              <w:t>Excelente: &lt; 50</w:t>
            </w:r>
          </w:p>
        </w:tc>
        <w:tc>
          <w:tcPr>
            <w:tcW w:w="868" w:type="pct"/>
            <w:shd w:val="clear" w:color="auto" w:fill="6CAB68"/>
            <w:vAlign w:val="center"/>
          </w:tcPr>
          <w:p w14:paraId="505E702D" w14:textId="77777777" w:rsidR="003F2B00" w:rsidRPr="002A42A5" w:rsidRDefault="003F2B00" w:rsidP="00DC69A0">
            <w:pPr>
              <w:jc w:val="center"/>
              <w:rPr>
                <w:sz w:val="14"/>
                <w:szCs w:val="14"/>
              </w:rPr>
            </w:pPr>
            <w:r w:rsidRPr="002A42A5">
              <w:rPr>
                <w:sz w:val="14"/>
                <w:szCs w:val="14"/>
              </w:rPr>
              <w:t>Buena: 50-100</w:t>
            </w:r>
          </w:p>
        </w:tc>
        <w:tc>
          <w:tcPr>
            <w:tcW w:w="867" w:type="pct"/>
            <w:shd w:val="clear" w:color="auto" w:fill="F8F32B"/>
            <w:vAlign w:val="center"/>
          </w:tcPr>
          <w:p w14:paraId="52024C15" w14:textId="77777777" w:rsidR="003F2B00" w:rsidRPr="002A42A5" w:rsidRDefault="003F2B00" w:rsidP="00DC69A0">
            <w:pPr>
              <w:jc w:val="center"/>
              <w:rPr>
                <w:sz w:val="14"/>
                <w:szCs w:val="14"/>
              </w:rPr>
            </w:pPr>
            <w:r w:rsidRPr="002A42A5">
              <w:rPr>
                <w:sz w:val="14"/>
                <w:szCs w:val="14"/>
              </w:rPr>
              <w:t>Pobre: 101-200</w:t>
            </w:r>
          </w:p>
        </w:tc>
        <w:tc>
          <w:tcPr>
            <w:tcW w:w="868" w:type="pct"/>
            <w:shd w:val="clear" w:color="auto" w:fill="FFC000"/>
            <w:vAlign w:val="center"/>
          </w:tcPr>
          <w:p w14:paraId="3D2DA463" w14:textId="77777777" w:rsidR="003F2B00" w:rsidRPr="002A42A5" w:rsidRDefault="003F2B00" w:rsidP="00DC69A0">
            <w:pPr>
              <w:jc w:val="center"/>
              <w:rPr>
                <w:sz w:val="14"/>
                <w:szCs w:val="14"/>
              </w:rPr>
            </w:pPr>
            <w:r w:rsidRPr="002A42A5">
              <w:rPr>
                <w:sz w:val="14"/>
                <w:szCs w:val="14"/>
              </w:rPr>
              <w:t>Muy pobre: 201-300</w:t>
            </w:r>
          </w:p>
        </w:tc>
        <w:tc>
          <w:tcPr>
            <w:tcW w:w="868" w:type="pct"/>
            <w:shd w:val="clear" w:color="auto" w:fill="CC3300"/>
            <w:vAlign w:val="center"/>
          </w:tcPr>
          <w:p w14:paraId="1B082CE1" w14:textId="77777777" w:rsidR="003F2B00" w:rsidRPr="002A42A5" w:rsidRDefault="003F2B00" w:rsidP="00DC69A0">
            <w:pPr>
              <w:jc w:val="center"/>
              <w:rPr>
                <w:sz w:val="14"/>
                <w:szCs w:val="14"/>
              </w:rPr>
            </w:pPr>
            <w:r w:rsidRPr="002A42A5">
              <w:rPr>
                <w:sz w:val="14"/>
                <w:szCs w:val="14"/>
              </w:rPr>
              <w:t>No apta: &gt;300</w:t>
            </w:r>
          </w:p>
        </w:tc>
      </w:tr>
    </w:tbl>
    <w:p w14:paraId="726B4042" w14:textId="558873FF" w:rsidR="00637E0D" w:rsidRPr="00600F9C" w:rsidRDefault="00AC505E" w:rsidP="00626AE4">
      <w:pPr>
        <w:pStyle w:val="Descripcin"/>
        <w:keepNext/>
        <w:spacing w:after="0"/>
      </w:pPr>
      <w:bookmarkStart w:id="254" w:name="_Toc108470364"/>
      <w:r>
        <w:t xml:space="preserve">Figura </w:t>
      </w:r>
      <w:fldSimple w:instr=" SEQ Figura \* ARABIC ">
        <w:r w:rsidR="00626AE4">
          <w:rPr>
            <w:noProof/>
          </w:rPr>
          <w:t>32</w:t>
        </w:r>
      </w:fldSimple>
      <w:r>
        <w:t xml:space="preserve">. </w:t>
      </w:r>
      <w:r w:rsidR="003F2B00" w:rsidRPr="003F2B00">
        <w:rPr>
          <w:rFonts w:asciiTheme="majorHAnsi" w:hAnsiTheme="majorHAnsi" w:cs="Courier New"/>
          <w:lang w:val="es-ES"/>
        </w:rPr>
        <w:t>Evaluación del punto de monitoreo</w:t>
      </w:r>
      <w:r w:rsidR="003F2B00">
        <w:rPr>
          <w:rFonts w:asciiTheme="majorHAnsi" w:hAnsiTheme="majorHAnsi" w:cs="Courier New"/>
          <w:lang w:val="es-ES"/>
        </w:rPr>
        <w:t xml:space="preserve"> GW 22-SILVA</w:t>
      </w:r>
      <w:r w:rsidR="00CD72DE">
        <w:rPr>
          <w:rFonts w:asciiTheme="majorHAnsi" w:hAnsiTheme="majorHAnsi" w:cs="Courier New"/>
          <w:lang w:val="es-ES"/>
        </w:rPr>
        <w:t>.</w:t>
      </w:r>
      <w:bookmarkEnd w:id="254"/>
    </w:p>
    <w:p w14:paraId="79F908CD" w14:textId="77777777" w:rsidR="001B3BF7" w:rsidRDefault="001B3BF7" w:rsidP="001B3BF7">
      <w:pPr>
        <w:spacing w:line="259" w:lineRule="auto"/>
        <w:contextualSpacing w:val="0"/>
        <w:jc w:val="both"/>
        <w:rPr>
          <w:rFonts w:asciiTheme="majorHAnsi" w:hAnsiTheme="majorHAnsi" w:cs="Courier New"/>
          <w:lang w:val="es-ES"/>
        </w:rPr>
      </w:pPr>
    </w:p>
    <w:p w14:paraId="3EDFB957" w14:textId="77777777" w:rsidR="003F2B00" w:rsidRDefault="003F2B00" w:rsidP="003F2B00">
      <w:pPr>
        <w:jc w:val="both"/>
        <w:rPr>
          <w:lang w:val="es-ES"/>
        </w:rPr>
      </w:pPr>
      <w:proofErr w:type="gramStart"/>
      <w:r>
        <w:rPr>
          <w:lang w:val="es-ES"/>
        </w:rPr>
        <w:t>De acuerdo al</w:t>
      </w:r>
      <w:proofErr w:type="gramEnd"/>
      <w:r>
        <w:rPr>
          <w:lang w:val="es-ES"/>
        </w:rPr>
        <w:t xml:space="preserve"> ICA aplicado la calidad de agua del pozo presenta una variación de calidad entre pobre a excelente, el grado de cumplimiento de los requisitos para agua potable estuvo en torno al 70,5 y 76,5 porciento.</w:t>
      </w:r>
    </w:p>
    <w:p w14:paraId="27D62423" w14:textId="77777777" w:rsidR="003F2B00" w:rsidRDefault="003F2B00" w:rsidP="003F2B00">
      <w:pPr>
        <w:rPr>
          <w:lang w:val="es-ES"/>
        </w:rPr>
      </w:pPr>
    </w:p>
    <w:tbl>
      <w:tblPr>
        <w:tblStyle w:val="Cuadrculaclara"/>
        <w:tblW w:w="0" w:type="auto"/>
        <w:tblLook w:val="04A0" w:firstRow="1" w:lastRow="0" w:firstColumn="1" w:lastColumn="0" w:noHBand="0" w:noVBand="1"/>
      </w:tblPr>
      <w:tblGrid>
        <w:gridCol w:w="2403"/>
        <w:gridCol w:w="1977"/>
        <w:gridCol w:w="2179"/>
        <w:gridCol w:w="2161"/>
      </w:tblGrid>
      <w:tr w:rsidR="003F2B00" w14:paraId="60EBA575" w14:textId="77777777" w:rsidTr="003F2B0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8720" w:type="dxa"/>
            <w:gridSpan w:val="4"/>
          </w:tcPr>
          <w:p w14:paraId="56F06F53" w14:textId="0387DA71" w:rsidR="003F2B00" w:rsidRPr="00993C9F" w:rsidRDefault="00993C9F" w:rsidP="00993C9F">
            <w:pPr>
              <w:pStyle w:val="Descripcin"/>
              <w:keepNext/>
              <w:spacing w:after="0"/>
              <w:jc w:val="center"/>
              <w:rPr>
                <w:b w:val="0"/>
              </w:rPr>
            </w:pPr>
            <w:bookmarkStart w:id="255" w:name="_Toc108436997"/>
            <w:r w:rsidRPr="00993C9F">
              <w:rPr>
                <w:b w:val="0"/>
              </w:rPr>
              <w:t xml:space="preserve">CUADRO </w:t>
            </w:r>
            <w:r w:rsidRPr="00993C9F">
              <w:fldChar w:fldCharType="begin"/>
            </w:r>
            <w:r w:rsidRPr="00993C9F">
              <w:rPr>
                <w:b w:val="0"/>
              </w:rPr>
              <w:instrText xml:space="preserve"> SEQ CUADRO \* ARABIC </w:instrText>
            </w:r>
            <w:r w:rsidRPr="00993C9F">
              <w:fldChar w:fldCharType="separate"/>
            </w:r>
            <w:r w:rsidR="00D14FCF">
              <w:rPr>
                <w:b w:val="0"/>
                <w:noProof/>
              </w:rPr>
              <w:t>32</w:t>
            </w:r>
            <w:r w:rsidRPr="00993C9F">
              <w:fldChar w:fldCharType="end"/>
            </w:r>
            <w:r w:rsidRPr="00993C9F">
              <w:rPr>
                <w:b w:val="0"/>
              </w:rPr>
              <w:t xml:space="preserve">. </w:t>
            </w:r>
            <w:r w:rsidR="003F2B00" w:rsidRPr="00993C9F">
              <w:rPr>
                <w:rFonts w:ascii="MADE Evolve Sans" w:hAnsi="MADE Evolve Sans"/>
                <w:b w:val="0"/>
                <w:color w:val="000000" w:themeColor="text1"/>
              </w:rPr>
              <w:t>CUMPLIMIENTO DE LA LEY 1614/2020 Y LA NP 24 001 80 – GW 22-SILVA</w:t>
            </w:r>
            <w:bookmarkEnd w:id="255"/>
          </w:p>
        </w:tc>
      </w:tr>
      <w:tr w:rsidR="003F2B00" w14:paraId="468E5C95" w14:textId="77777777" w:rsidTr="003F2B0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3" w:type="dxa"/>
          </w:tcPr>
          <w:p w14:paraId="4B375F55" w14:textId="77777777" w:rsidR="003F2B00" w:rsidRPr="00AE7201" w:rsidRDefault="003F2B00" w:rsidP="00DC69A0">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1977" w:type="dxa"/>
          </w:tcPr>
          <w:p w14:paraId="265113F3" w14:textId="77777777" w:rsidR="003F2B00" w:rsidRPr="00AE7201" w:rsidRDefault="003F2B00"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179" w:type="dxa"/>
          </w:tcPr>
          <w:p w14:paraId="0F77237A" w14:textId="77777777" w:rsidR="003F2B00" w:rsidRPr="00AE7201" w:rsidRDefault="003F2B00"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161" w:type="dxa"/>
          </w:tcPr>
          <w:p w14:paraId="6898BCC2" w14:textId="77777777" w:rsidR="003F2B00" w:rsidRPr="00AE7201" w:rsidRDefault="003F2B00"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3F2B00" w14:paraId="59C612B5" w14:textId="77777777" w:rsidTr="003F2B00">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3" w:type="dxa"/>
            <w:vAlign w:val="center"/>
          </w:tcPr>
          <w:p w14:paraId="5E828E81" w14:textId="77777777" w:rsidR="003F2B00" w:rsidRPr="00AE7201" w:rsidRDefault="003F2B00" w:rsidP="00DC69A0">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1977" w:type="dxa"/>
            <w:vAlign w:val="center"/>
          </w:tcPr>
          <w:p w14:paraId="51A1C48D" w14:textId="77777777" w:rsidR="003F2B00" w:rsidRPr="00AE7201" w:rsidRDefault="003F2B00" w:rsidP="00DC69A0">
            <w:pPr>
              <w:jc w:val="center"/>
              <w:cnfStyle w:val="000000010000" w:firstRow="0" w:lastRow="0" w:firstColumn="0" w:lastColumn="0" w:oddVBand="0" w:evenVBand="0" w:oddHBand="0" w:evenHBand="1" w:firstRowFirstColumn="0" w:firstRowLastColumn="0" w:lastRowFirstColumn="0" w:lastRowLastColumn="0"/>
            </w:pPr>
            <w:r>
              <w:t>70,5%</w:t>
            </w:r>
          </w:p>
        </w:tc>
        <w:tc>
          <w:tcPr>
            <w:tcW w:w="2179" w:type="dxa"/>
            <w:vAlign w:val="center"/>
          </w:tcPr>
          <w:p w14:paraId="45FE3F52" w14:textId="77777777" w:rsidR="003F2B00" w:rsidRPr="00AE7201" w:rsidRDefault="003F2B00" w:rsidP="00DC69A0">
            <w:pPr>
              <w:jc w:val="center"/>
              <w:cnfStyle w:val="000000010000" w:firstRow="0" w:lastRow="0" w:firstColumn="0" w:lastColumn="0" w:oddVBand="0" w:evenVBand="0" w:oddHBand="0" w:evenHBand="1" w:firstRowFirstColumn="0" w:firstRowLastColumn="0" w:lastRowFirstColumn="0" w:lastRowLastColumn="0"/>
            </w:pPr>
            <w:r>
              <w:t>76.5%</w:t>
            </w:r>
          </w:p>
        </w:tc>
        <w:tc>
          <w:tcPr>
            <w:tcW w:w="2161" w:type="dxa"/>
          </w:tcPr>
          <w:p w14:paraId="45D00E6C" w14:textId="77777777" w:rsidR="003F2B00" w:rsidRPr="00AE7201" w:rsidRDefault="003F2B00" w:rsidP="00DC69A0">
            <w:pPr>
              <w:jc w:val="center"/>
              <w:cnfStyle w:val="000000010000" w:firstRow="0" w:lastRow="0" w:firstColumn="0" w:lastColumn="0" w:oddVBand="0" w:evenVBand="0" w:oddHBand="0" w:evenHBand="1" w:firstRowFirstColumn="0" w:firstRowLastColumn="0" w:lastRowFirstColumn="0" w:lastRowLastColumn="0"/>
            </w:pPr>
            <w:r>
              <w:t>S/D</w:t>
            </w:r>
          </w:p>
        </w:tc>
      </w:tr>
      <w:tr w:rsidR="003F2B00" w14:paraId="40998E08" w14:textId="77777777" w:rsidTr="003F2B0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3" w:type="dxa"/>
            <w:vAlign w:val="center"/>
          </w:tcPr>
          <w:p w14:paraId="1EC8A2EA" w14:textId="77777777" w:rsidR="003F2B00" w:rsidRPr="00AE7201" w:rsidRDefault="003F2B00" w:rsidP="00DC69A0">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1977" w:type="dxa"/>
            <w:vAlign w:val="center"/>
          </w:tcPr>
          <w:p w14:paraId="121EB9D6" w14:textId="77777777" w:rsidR="003F2B00" w:rsidRPr="00AE7201" w:rsidRDefault="003F2B00" w:rsidP="00DC69A0">
            <w:pPr>
              <w:jc w:val="center"/>
              <w:cnfStyle w:val="000000100000" w:firstRow="0" w:lastRow="0" w:firstColumn="0" w:lastColumn="0" w:oddVBand="0" w:evenVBand="0" w:oddHBand="1" w:evenHBand="0" w:firstRowFirstColumn="0" w:firstRowLastColumn="0" w:lastRowFirstColumn="0" w:lastRowLastColumn="0"/>
            </w:pPr>
            <w:r>
              <w:t>29,5%</w:t>
            </w:r>
          </w:p>
        </w:tc>
        <w:tc>
          <w:tcPr>
            <w:tcW w:w="2179" w:type="dxa"/>
            <w:vAlign w:val="center"/>
          </w:tcPr>
          <w:p w14:paraId="3FCBFD84" w14:textId="77777777" w:rsidR="003F2B00" w:rsidRPr="00AE7201" w:rsidRDefault="003F2B00" w:rsidP="00DC69A0">
            <w:pPr>
              <w:jc w:val="center"/>
              <w:cnfStyle w:val="000000100000" w:firstRow="0" w:lastRow="0" w:firstColumn="0" w:lastColumn="0" w:oddVBand="0" w:evenVBand="0" w:oddHBand="1" w:evenHBand="0" w:firstRowFirstColumn="0" w:firstRowLastColumn="0" w:lastRowFirstColumn="0" w:lastRowLastColumn="0"/>
            </w:pPr>
            <w:r>
              <w:t>23,5%</w:t>
            </w:r>
          </w:p>
        </w:tc>
        <w:tc>
          <w:tcPr>
            <w:tcW w:w="2161" w:type="dxa"/>
          </w:tcPr>
          <w:p w14:paraId="0FC98254" w14:textId="77777777" w:rsidR="003F2B00" w:rsidRPr="00AE7201" w:rsidRDefault="003F2B00" w:rsidP="00DC69A0">
            <w:pPr>
              <w:jc w:val="center"/>
              <w:cnfStyle w:val="000000100000" w:firstRow="0" w:lastRow="0" w:firstColumn="0" w:lastColumn="0" w:oddVBand="0" w:evenVBand="0" w:oddHBand="1" w:evenHBand="0" w:firstRowFirstColumn="0" w:firstRowLastColumn="0" w:lastRowFirstColumn="0" w:lastRowLastColumn="0"/>
            </w:pPr>
            <w:r>
              <w:t>S/D</w:t>
            </w:r>
          </w:p>
        </w:tc>
      </w:tr>
      <w:tr w:rsidR="003F2B00" w14:paraId="58E128E0" w14:textId="77777777" w:rsidTr="003F2B00">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403" w:type="dxa"/>
            <w:vAlign w:val="center"/>
          </w:tcPr>
          <w:p w14:paraId="5DEAA79D" w14:textId="77777777" w:rsidR="003F2B00" w:rsidRPr="00AE7201" w:rsidRDefault="003F2B00" w:rsidP="00DC69A0">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1977" w:type="dxa"/>
            <w:vAlign w:val="center"/>
          </w:tcPr>
          <w:p w14:paraId="0E2D22A8" w14:textId="77777777" w:rsidR="003F2B00" w:rsidRDefault="003F2B00" w:rsidP="003F2B00">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74973ABB" w14:textId="77777777" w:rsidR="003F2B00" w:rsidRDefault="003F2B00" w:rsidP="003F2B00">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Nitratos</w:t>
            </w:r>
          </w:p>
          <w:p w14:paraId="68B4FE82" w14:textId="77777777" w:rsidR="003F2B00" w:rsidRDefault="003F2B00" w:rsidP="003F2B00">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0294B4B2" w14:textId="77777777" w:rsidR="003F2B00" w:rsidRDefault="003F2B00" w:rsidP="003F2B00">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p w14:paraId="1DE4C09F" w14:textId="77777777" w:rsidR="003F2B00" w:rsidRPr="0049355D" w:rsidRDefault="003F2B00" w:rsidP="003F2B00">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i/>
                <w:sz w:val="18"/>
                <w:szCs w:val="18"/>
              </w:rPr>
            </w:pPr>
            <w:proofErr w:type="spellStart"/>
            <w:r w:rsidRPr="0049355D">
              <w:rPr>
                <w:i/>
                <w:sz w:val="18"/>
                <w:szCs w:val="18"/>
              </w:rPr>
              <w:t>Escherichia</w:t>
            </w:r>
            <w:proofErr w:type="spellEnd"/>
            <w:r w:rsidRPr="0049355D">
              <w:rPr>
                <w:i/>
                <w:sz w:val="18"/>
                <w:szCs w:val="18"/>
              </w:rPr>
              <w:t xml:space="preserve"> </w:t>
            </w:r>
            <w:proofErr w:type="spellStart"/>
            <w:r w:rsidRPr="0049355D">
              <w:rPr>
                <w:i/>
                <w:sz w:val="18"/>
                <w:szCs w:val="18"/>
              </w:rPr>
              <w:t>coli</w:t>
            </w:r>
            <w:proofErr w:type="spellEnd"/>
          </w:p>
        </w:tc>
        <w:tc>
          <w:tcPr>
            <w:tcW w:w="2179" w:type="dxa"/>
            <w:vAlign w:val="center"/>
          </w:tcPr>
          <w:p w14:paraId="6BBE50D4" w14:textId="77777777" w:rsidR="003F2B00" w:rsidRDefault="003F2B00" w:rsidP="003F2B00">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7F2FC747" w14:textId="77777777" w:rsidR="003F2B00" w:rsidRDefault="003F2B00" w:rsidP="003F2B00">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Potasio</w:t>
            </w:r>
          </w:p>
          <w:p w14:paraId="66FCEF25" w14:textId="77777777" w:rsidR="003F2B00" w:rsidRDefault="003F2B00" w:rsidP="003F2B00">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106F3E21" w14:textId="77777777" w:rsidR="003F2B00" w:rsidRPr="00AE7201" w:rsidRDefault="003F2B00" w:rsidP="003F2B00">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2161" w:type="dxa"/>
            <w:vAlign w:val="center"/>
          </w:tcPr>
          <w:p w14:paraId="16AF29BE" w14:textId="77777777" w:rsidR="003F2B00" w:rsidRPr="007505E8" w:rsidRDefault="003F2B00" w:rsidP="00DC69A0">
            <w:pPr>
              <w:jc w:val="both"/>
              <w:cnfStyle w:val="000000010000" w:firstRow="0" w:lastRow="0" w:firstColumn="0" w:lastColumn="0" w:oddVBand="0" w:evenVBand="0" w:oddHBand="0" w:evenHBand="1" w:firstRowFirstColumn="0" w:firstRowLastColumn="0" w:lastRowFirstColumn="0" w:lastRowLastColumn="0"/>
              <w:rPr>
                <w:sz w:val="18"/>
                <w:szCs w:val="18"/>
              </w:rPr>
            </w:pPr>
            <w:r w:rsidRPr="007505E8">
              <w:rPr>
                <w:sz w:val="18"/>
                <w:szCs w:val="18"/>
              </w:rPr>
              <w:t>S/D: bomba sumergible fuera de servicio.</w:t>
            </w:r>
          </w:p>
        </w:tc>
      </w:tr>
    </w:tbl>
    <w:p w14:paraId="50EA04D2" w14:textId="77777777" w:rsidR="003F2B00" w:rsidRPr="005B1588" w:rsidRDefault="003F2B00" w:rsidP="003F2B00">
      <w:pPr>
        <w:rPr>
          <w:sz w:val="18"/>
          <w:szCs w:val="18"/>
          <w:lang w:val="es-ES"/>
        </w:rPr>
      </w:pPr>
      <w:r w:rsidRPr="005B1588">
        <w:rPr>
          <w:sz w:val="18"/>
          <w:szCs w:val="18"/>
          <w:lang w:val="es-ES"/>
        </w:rPr>
        <w:t xml:space="preserve">* Límite </w:t>
      </w:r>
      <w:r>
        <w:rPr>
          <w:sz w:val="18"/>
          <w:szCs w:val="18"/>
          <w:lang w:val="es-ES"/>
        </w:rPr>
        <w:t>correspondiente a la</w:t>
      </w:r>
      <w:r w:rsidRPr="005B1588">
        <w:rPr>
          <w:sz w:val="18"/>
          <w:szCs w:val="18"/>
          <w:lang w:val="es-ES"/>
        </w:rPr>
        <w:t xml:space="preserve"> NP 24 001 80</w:t>
      </w:r>
    </w:p>
    <w:p w14:paraId="6BE1A093" w14:textId="77777777" w:rsidR="003F2B00" w:rsidRDefault="003F2B00" w:rsidP="001B3BF7">
      <w:pPr>
        <w:spacing w:line="259" w:lineRule="auto"/>
        <w:contextualSpacing w:val="0"/>
        <w:jc w:val="both"/>
        <w:rPr>
          <w:rFonts w:asciiTheme="majorHAnsi" w:hAnsiTheme="majorHAnsi" w:cs="Courier New"/>
          <w:lang w:val="es-ES"/>
        </w:rPr>
      </w:pPr>
    </w:p>
    <w:p w14:paraId="49DA1CF7" w14:textId="77777777" w:rsidR="003F2B00" w:rsidRDefault="003F2B00" w:rsidP="001B3BF7">
      <w:pPr>
        <w:spacing w:line="259" w:lineRule="auto"/>
        <w:contextualSpacing w:val="0"/>
        <w:jc w:val="both"/>
        <w:rPr>
          <w:rFonts w:asciiTheme="majorHAnsi" w:hAnsiTheme="majorHAnsi" w:cs="Courier New"/>
          <w:lang w:val="es-ES"/>
        </w:rPr>
      </w:pPr>
    </w:p>
    <w:p w14:paraId="26BE4D67" w14:textId="77777777" w:rsidR="003F2B00" w:rsidRDefault="003F2B00" w:rsidP="001B3BF7">
      <w:pPr>
        <w:spacing w:line="259" w:lineRule="auto"/>
        <w:contextualSpacing w:val="0"/>
        <w:jc w:val="both"/>
        <w:rPr>
          <w:rFonts w:asciiTheme="majorHAnsi" w:hAnsiTheme="majorHAnsi" w:cs="Courier New"/>
          <w:lang w:val="es-ES"/>
        </w:rPr>
      </w:pPr>
    </w:p>
    <w:p w14:paraId="6DAC427B" w14:textId="77777777" w:rsidR="003F2B00" w:rsidRDefault="003F2B00" w:rsidP="001B3BF7">
      <w:pPr>
        <w:spacing w:line="259" w:lineRule="auto"/>
        <w:contextualSpacing w:val="0"/>
        <w:jc w:val="both"/>
        <w:rPr>
          <w:rFonts w:asciiTheme="majorHAnsi" w:hAnsiTheme="majorHAnsi" w:cs="Courier New"/>
          <w:lang w:val="es-ES"/>
        </w:rPr>
      </w:pPr>
    </w:p>
    <w:p w14:paraId="047F4F44" w14:textId="77777777" w:rsidR="003F2B00" w:rsidRDefault="003F2B00" w:rsidP="001B3BF7">
      <w:pPr>
        <w:spacing w:line="259" w:lineRule="auto"/>
        <w:contextualSpacing w:val="0"/>
        <w:jc w:val="both"/>
        <w:rPr>
          <w:rFonts w:asciiTheme="majorHAnsi" w:hAnsiTheme="majorHAnsi" w:cs="Courier New"/>
          <w:lang w:val="es-ES"/>
        </w:rPr>
      </w:pPr>
    </w:p>
    <w:p w14:paraId="07A4A411" w14:textId="05B4E829" w:rsidR="00637E0D" w:rsidRDefault="00927717" w:rsidP="001B3BF7">
      <w:pPr>
        <w:pStyle w:val="Ttulo2"/>
      </w:pPr>
      <w:bookmarkStart w:id="256" w:name="_Toc70326633"/>
      <w:bookmarkStart w:id="257" w:name="_Toc70327441"/>
      <w:bookmarkStart w:id="258" w:name="_Toc108566577"/>
      <w:r>
        <w:rPr>
          <w:rFonts w:cs="Courier New"/>
          <w:lang w:val="es-ES"/>
        </w:rPr>
        <w:t>4</w:t>
      </w:r>
      <w:r w:rsidR="00637E0D" w:rsidRPr="00ED10E9">
        <w:rPr>
          <w:rFonts w:cs="Courier New"/>
          <w:lang w:val="es-ES"/>
        </w:rPr>
        <w:t>.</w:t>
      </w:r>
      <w:r>
        <w:rPr>
          <w:rFonts w:cs="Courier New"/>
          <w:lang w:val="es-ES"/>
        </w:rPr>
        <w:t>1</w:t>
      </w:r>
      <w:r w:rsidR="009B473C" w:rsidRPr="00ED10E9">
        <w:rPr>
          <w:rFonts w:cs="Courier New"/>
          <w:lang w:val="es-ES"/>
        </w:rPr>
        <w:t>.12</w:t>
      </w:r>
      <w:r w:rsidR="00637E0D" w:rsidRPr="00ED10E9">
        <w:rPr>
          <w:rFonts w:cs="Courier New"/>
          <w:lang w:val="es-ES"/>
        </w:rPr>
        <w:t xml:space="preserve"> </w:t>
      </w:r>
      <w:bookmarkEnd w:id="256"/>
      <w:bookmarkEnd w:id="257"/>
      <w:r w:rsidRPr="00927717">
        <w:rPr>
          <w:rFonts w:cs="Courier New"/>
          <w:lang w:val="es-ES"/>
        </w:rPr>
        <w:t>Análisis del punto GW 12-LAGUNA</w:t>
      </w:r>
      <w:bookmarkEnd w:id="258"/>
    </w:p>
    <w:p w14:paraId="6281DCDC" w14:textId="77777777" w:rsidR="00DA567C" w:rsidRPr="001B3BF7" w:rsidRDefault="00DA567C" w:rsidP="001B3BF7">
      <w:pPr>
        <w:shd w:val="clear" w:color="auto" w:fill="FFFFFF"/>
        <w:textAlignment w:val="top"/>
        <w:rPr>
          <w:rStyle w:val="hgkelc"/>
          <w:rFonts w:asciiTheme="majorHAnsi" w:hAnsiTheme="majorHAnsi" w:cs="Arial"/>
          <w:color w:val="202124"/>
          <w:sz w:val="10"/>
        </w:rPr>
      </w:pPr>
    </w:p>
    <w:p w14:paraId="26108652" w14:textId="77777777" w:rsidR="00927717" w:rsidRPr="00927717" w:rsidRDefault="00927717" w:rsidP="00927717">
      <w:pPr>
        <w:jc w:val="both"/>
        <w:rPr>
          <w:rStyle w:val="hgkelc"/>
          <w:rFonts w:asciiTheme="majorHAnsi" w:hAnsiTheme="majorHAnsi" w:cs="Arial"/>
          <w:color w:val="202124"/>
        </w:rPr>
      </w:pPr>
      <w:r w:rsidRPr="00927717">
        <w:rPr>
          <w:rStyle w:val="hgkelc"/>
          <w:rFonts w:asciiTheme="majorHAnsi" w:hAnsiTheme="majorHAnsi" w:cs="Arial"/>
          <w:color w:val="202124"/>
        </w:rPr>
        <w:t xml:space="preserve">La estación de monitoreo GW 12-Laguna se encuentra dentro de la estancia Trementina que administrativamente se halla en la denominada Zona de Estancias, distrito de Concepción del departamento </w:t>
      </w:r>
      <w:proofErr w:type="gramStart"/>
      <w:r w:rsidRPr="00927717">
        <w:rPr>
          <w:rStyle w:val="hgkelc"/>
          <w:rFonts w:asciiTheme="majorHAnsi" w:hAnsiTheme="majorHAnsi" w:cs="Arial"/>
          <w:color w:val="202124"/>
        </w:rPr>
        <w:t>homónimo .Sus</w:t>
      </w:r>
      <w:proofErr w:type="gramEnd"/>
      <w:r w:rsidRPr="00927717">
        <w:rPr>
          <w:rStyle w:val="hgkelc"/>
          <w:rFonts w:asciiTheme="majorHAnsi" w:hAnsiTheme="majorHAnsi" w:cs="Arial"/>
          <w:color w:val="202124"/>
        </w:rPr>
        <w:t xml:space="preserve"> coordenadas UTM de referencia son 21K 516419.00 m E 7478307.00 m S.</w:t>
      </w:r>
    </w:p>
    <w:p w14:paraId="62FDC26A" w14:textId="77777777" w:rsidR="00927717" w:rsidRPr="00927717" w:rsidRDefault="00927717" w:rsidP="00927717">
      <w:pPr>
        <w:jc w:val="both"/>
        <w:rPr>
          <w:rStyle w:val="hgkelc"/>
          <w:rFonts w:asciiTheme="majorHAnsi" w:hAnsiTheme="majorHAnsi" w:cs="Arial"/>
          <w:color w:val="202124"/>
        </w:rPr>
      </w:pPr>
    </w:p>
    <w:p w14:paraId="3C18596A" w14:textId="77777777" w:rsidR="00927717" w:rsidRPr="00927717" w:rsidRDefault="00927717" w:rsidP="00927717">
      <w:pPr>
        <w:jc w:val="both"/>
        <w:rPr>
          <w:rStyle w:val="hgkelc"/>
          <w:rFonts w:asciiTheme="majorHAnsi" w:hAnsiTheme="majorHAnsi" w:cs="Arial"/>
          <w:color w:val="202124"/>
        </w:rPr>
      </w:pPr>
      <w:r w:rsidRPr="00927717">
        <w:rPr>
          <w:rStyle w:val="hgkelc"/>
          <w:rFonts w:asciiTheme="majorHAnsi" w:hAnsiTheme="majorHAnsi" w:cs="Arial"/>
          <w:color w:val="202124"/>
        </w:rPr>
        <w:t>Este punto de monitoreo corresponde a un pozo artesiano utilizado en el abastecimiento de agua de un campamento forestal, en un radio de 100 metros se observa oficinas administrativas, viviendas del personal, depósito de maquinarias e implementos forestales y vivero de rusificación de plantines.</w:t>
      </w:r>
    </w:p>
    <w:p w14:paraId="0D2B097C" w14:textId="77777777" w:rsidR="00927717" w:rsidRPr="00927717" w:rsidRDefault="00927717" w:rsidP="00927717">
      <w:pPr>
        <w:jc w:val="both"/>
        <w:rPr>
          <w:rStyle w:val="hgkelc"/>
          <w:rFonts w:asciiTheme="majorHAnsi" w:hAnsiTheme="majorHAnsi" w:cs="Arial"/>
          <w:color w:val="202124"/>
        </w:rPr>
      </w:pPr>
    </w:p>
    <w:p w14:paraId="2B02D4D7" w14:textId="54450A1F" w:rsidR="00DA567C" w:rsidRDefault="00927717" w:rsidP="00927717">
      <w:pPr>
        <w:jc w:val="both"/>
        <w:rPr>
          <w:rStyle w:val="hgkelc"/>
          <w:rFonts w:asciiTheme="majorHAnsi" w:hAnsiTheme="majorHAnsi" w:cs="Arial"/>
          <w:color w:val="202124"/>
        </w:rPr>
      </w:pPr>
      <w:r w:rsidRPr="00927717">
        <w:rPr>
          <w:rStyle w:val="hgkelc"/>
          <w:rFonts w:asciiTheme="majorHAnsi" w:hAnsiTheme="majorHAnsi" w:cs="Arial"/>
          <w:color w:val="202124"/>
        </w:rPr>
        <w:t xml:space="preserve">En base a los resultados de laboratorio obtenidos en las sucesivas campañas se aplicó el índice de </w:t>
      </w:r>
      <w:r>
        <w:rPr>
          <w:rStyle w:val="hgkelc"/>
          <w:rFonts w:asciiTheme="majorHAnsi" w:hAnsiTheme="majorHAnsi" w:cs="Arial"/>
          <w:color w:val="202124"/>
        </w:rPr>
        <w:t>calidad de agua (ICA) y se evaluó</w:t>
      </w:r>
      <w:r w:rsidRPr="00927717">
        <w:rPr>
          <w:rStyle w:val="hgkelc"/>
          <w:rFonts w:asciiTheme="majorHAnsi" w:hAnsiTheme="majorHAnsi" w:cs="Arial"/>
          <w:color w:val="202124"/>
        </w:rPr>
        <w:t xml:space="preserve"> el grado de cumplimiento de los límites de calidad para agua potable establecidos en las normas nacionales.</w:t>
      </w:r>
    </w:p>
    <w:p w14:paraId="2A24AA48" w14:textId="77777777" w:rsidR="00927717" w:rsidRDefault="00927717" w:rsidP="00927717">
      <w:pPr>
        <w:jc w:val="both"/>
        <w:rPr>
          <w:rStyle w:val="hgkelc"/>
          <w:rFonts w:asciiTheme="majorHAnsi" w:hAnsiTheme="majorHAnsi" w:cs="Arial"/>
          <w:color w:val="202124"/>
        </w:rPr>
      </w:pPr>
    </w:p>
    <w:p w14:paraId="6BF9723B" w14:textId="7CB02B2A" w:rsidR="00927717" w:rsidRPr="00A115C0" w:rsidRDefault="00927717" w:rsidP="00927717">
      <w:r>
        <w:rPr>
          <w:noProof/>
          <w:lang w:val="es-ES" w:eastAsia="es-ES"/>
        </w:rPr>
        <w:lastRenderedPageBreak/>
        <w:drawing>
          <wp:inline distT="0" distB="0" distL="0" distR="0" wp14:anchorId="0D74F567" wp14:editId="51EEABF5">
            <wp:extent cx="5400040" cy="2788315"/>
            <wp:effectExtent l="0" t="0" r="10160" b="12065"/>
            <wp:docPr id="554" name="Gráfico 5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927717" w14:paraId="6B810DCE" w14:textId="77777777" w:rsidTr="00DC69A0">
        <w:trPr>
          <w:jc w:val="right"/>
        </w:trPr>
        <w:tc>
          <w:tcPr>
            <w:tcW w:w="662" w:type="pct"/>
            <w:vAlign w:val="center"/>
          </w:tcPr>
          <w:p w14:paraId="06639A87" w14:textId="77777777" w:rsidR="00927717" w:rsidRPr="002A42A5" w:rsidRDefault="00927717" w:rsidP="00DC69A0">
            <w:pPr>
              <w:jc w:val="center"/>
              <w:rPr>
                <w:sz w:val="14"/>
                <w:szCs w:val="14"/>
              </w:rPr>
            </w:pPr>
            <w:r w:rsidRPr="002A42A5">
              <w:rPr>
                <w:sz w:val="14"/>
                <w:szCs w:val="14"/>
              </w:rPr>
              <w:t>ESCALA ICA</w:t>
            </w:r>
          </w:p>
        </w:tc>
        <w:tc>
          <w:tcPr>
            <w:tcW w:w="867" w:type="pct"/>
            <w:shd w:val="clear" w:color="auto" w:fill="2E74B5" w:themeFill="accent1" w:themeFillShade="BF"/>
            <w:vAlign w:val="center"/>
          </w:tcPr>
          <w:p w14:paraId="362BDA60" w14:textId="77777777" w:rsidR="00927717" w:rsidRPr="002A42A5" w:rsidRDefault="00927717" w:rsidP="00DC69A0">
            <w:pPr>
              <w:jc w:val="center"/>
              <w:rPr>
                <w:sz w:val="14"/>
                <w:szCs w:val="14"/>
              </w:rPr>
            </w:pPr>
            <w:r w:rsidRPr="002A42A5">
              <w:rPr>
                <w:sz w:val="14"/>
                <w:szCs w:val="14"/>
              </w:rPr>
              <w:t>Excelente: &lt; 50</w:t>
            </w:r>
          </w:p>
        </w:tc>
        <w:tc>
          <w:tcPr>
            <w:tcW w:w="868" w:type="pct"/>
            <w:shd w:val="clear" w:color="auto" w:fill="6CAB68"/>
            <w:vAlign w:val="center"/>
          </w:tcPr>
          <w:p w14:paraId="4B656A98" w14:textId="77777777" w:rsidR="00927717" w:rsidRPr="002A42A5" w:rsidRDefault="00927717" w:rsidP="00DC69A0">
            <w:pPr>
              <w:jc w:val="center"/>
              <w:rPr>
                <w:sz w:val="14"/>
                <w:szCs w:val="14"/>
              </w:rPr>
            </w:pPr>
            <w:r w:rsidRPr="002A42A5">
              <w:rPr>
                <w:sz w:val="14"/>
                <w:szCs w:val="14"/>
              </w:rPr>
              <w:t>Buena: 50-100</w:t>
            </w:r>
          </w:p>
        </w:tc>
        <w:tc>
          <w:tcPr>
            <w:tcW w:w="867" w:type="pct"/>
            <w:shd w:val="clear" w:color="auto" w:fill="F8F32B"/>
            <w:vAlign w:val="center"/>
          </w:tcPr>
          <w:p w14:paraId="0CB71B45" w14:textId="77777777" w:rsidR="00927717" w:rsidRPr="002A42A5" w:rsidRDefault="00927717" w:rsidP="00DC69A0">
            <w:pPr>
              <w:jc w:val="center"/>
              <w:rPr>
                <w:sz w:val="14"/>
                <w:szCs w:val="14"/>
              </w:rPr>
            </w:pPr>
            <w:r w:rsidRPr="002A42A5">
              <w:rPr>
                <w:sz w:val="14"/>
                <w:szCs w:val="14"/>
              </w:rPr>
              <w:t>Pobre: 101-200</w:t>
            </w:r>
          </w:p>
        </w:tc>
        <w:tc>
          <w:tcPr>
            <w:tcW w:w="868" w:type="pct"/>
            <w:shd w:val="clear" w:color="auto" w:fill="FFC000"/>
            <w:vAlign w:val="center"/>
          </w:tcPr>
          <w:p w14:paraId="679DD592" w14:textId="77777777" w:rsidR="00927717" w:rsidRPr="002A42A5" w:rsidRDefault="00927717" w:rsidP="00DC69A0">
            <w:pPr>
              <w:jc w:val="center"/>
              <w:rPr>
                <w:sz w:val="14"/>
                <w:szCs w:val="14"/>
              </w:rPr>
            </w:pPr>
            <w:r w:rsidRPr="002A42A5">
              <w:rPr>
                <w:sz w:val="14"/>
                <w:szCs w:val="14"/>
              </w:rPr>
              <w:t>Muy pobre: 201-300</w:t>
            </w:r>
          </w:p>
        </w:tc>
        <w:tc>
          <w:tcPr>
            <w:tcW w:w="868" w:type="pct"/>
            <w:shd w:val="clear" w:color="auto" w:fill="CC3300"/>
            <w:vAlign w:val="center"/>
          </w:tcPr>
          <w:p w14:paraId="2D172206" w14:textId="77777777" w:rsidR="00927717" w:rsidRPr="002A42A5" w:rsidRDefault="00927717" w:rsidP="00DC69A0">
            <w:pPr>
              <w:jc w:val="center"/>
              <w:rPr>
                <w:sz w:val="14"/>
                <w:szCs w:val="14"/>
              </w:rPr>
            </w:pPr>
            <w:r w:rsidRPr="002A42A5">
              <w:rPr>
                <w:sz w:val="14"/>
                <w:szCs w:val="14"/>
              </w:rPr>
              <w:t>No apta: &gt;300</w:t>
            </w:r>
          </w:p>
        </w:tc>
      </w:tr>
    </w:tbl>
    <w:p w14:paraId="6A931654" w14:textId="432FE220" w:rsidR="00637E0D" w:rsidRPr="00600F9C" w:rsidRDefault="00AC505E" w:rsidP="00626AE4">
      <w:pPr>
        <w:pStyle w:val="Descripcin"/>
        <w:keepNext/>
        <w:spacing w:after="0"/>
      </w:pPr>
      <w:bookmarkStart w:id="259" w:name="_Toc70330560"/>
      <w:bookmarkStart w:id="260" w:name="_Toc108470365"/>
      <w:r>
        <w:t xml:space="preserve">Figura </w:t>
      </w:r>
      <w:fldSimple w:instr=" SEQ Figura \* ARABIC ">
        <w:r w:rsidR="00626AE4">
          <w:rPr>
            <w:noProof/>
          </w:rPr>
          <w:t>33</w:t>
        </w:r>
      </w:fldSimple>
      <w:r>
        <w:t xml:space="preserve">. </w:t>
      </w:r>
      <w:r w:rsidR="00927717" w:rsidRPr="00927717">
        <w:rPr>
          <w:rFonts w:asciiTheme="majorHAnsi" w:hAnsiTheme="majorHAnsi" w:cs="Courier New"/>
          <w:lang w:val="es-ES"/>
        </w:rPr>
        <w:t>Evaluación del punto de monitoreo GW 12-Laguna</w:t>
      </w:r>
      <w:r w:rsidR="002943EC">
        <w:rPr>
          <w:rFonts w:asciiTheme="majorHAnsi" w:hAnsiTheme="majorHAnsi" w:cs="Courier New"/>
          <w:lang w:val="es-ES"/>
        </w:rPr>
        <w:t>.</w:t>
      </w:r>
      <w:bookmarkEnd w:id="259"/>
      <w:bookmarkEnd w:id="260"/>
    </w:p>
    <w:p w14:paraId="054C23B4" w14:textId="2A63C472" w:rsidR="001B3BF7" w:rsidRDefault="00927717" w:rsidP="00927717">
      <w:pPr>
        <w:tabs>
          <w:tab w:val="left" w:pos="3754"/>
        </w:tabs>
        <w:spacing w:line="259" w:lineRule="auto"/>
        <w:contextualSpacing w:val="0"/>
        <w:jc w:val="both"/>
        <w:rPr>
          <w:rFonts w:asciiTheme="majorHAnsi" w:hAnsiTheme="majorHAnsi" w:cs="Courier New"/>
          <w:lang w:val="es-ES"/>
        </w:rPr>
      </w:pPr>
      <w:r>
        <w:rPr>
          <w:rFonts w:asciiTheme="majorHAnsi" w:hAnsiTheme="majorHAnsi" w:cs="Courier New"/>
          <w:lang w:val="es-ES"/>
        </w:rPr>
        <w:tab/>
      </w:r>
    </w:p>
    <w:p w14:paraId="0AD54A21" w14:textId="77777777" w:rsidR="00927717" w:rsidRDefault="00927717" w:rsidP="00927717">
      <w:pPr>
        <w:rPr>
          <w:lang w:val="es-ES"/>
        </w:rPr>
      </w:pPr>
      <w:proofErr w:type="gramStart"/>
      <w:r>
        <w:rPr>
          <w:lang w:val="es-ES"/>
        </w:rPr>
        <w:t>De acuerdo al</w:t>
      </w:r>
      <w:proofErr w:type="gramEnd"/>
      <w:r>
        <w:rPr>
          <w:lang w:val="es-ES"/>
        </w:rPr>
        <w:t xml:space="preserve"> ICA aplicado el pozo presenta aguas de una excelente calidad para el consumo humano, en todas las campañas el cumplimiento de los requisitos para agua potable fue superior al 82%. Se encuentra que principalmente los indicadores </w:t>
      </w:r>
      <w:del w:id="261" w:author="..fio celabe.." w:date="2022-07-06T13:26:00Z">
        <w:r w:rsidDel="008F2133">
          <w:rPr>
            <w:lang w:val="es-ES"/>
          </w:rPr>
          <w:delText xml:space="preserve"> </w:delText>
        </w:r>
      </w:del>
      <w:r>
        <w:rPr>
          <w:lang w:val="es-ES"/>
        </w:rPr>
        <w:t>microbiológicos no se ajustan a los límites de referencia.</w:t>
      </w:r>
    </w:p>
    <w:p w14:paraId="33899913" w14:textId="77777777" w:rsidR="00927717" w:rsidRDefault="00927717" w:rsidP="00927717">
      <w:pPr>
        <w:rPr>
          <w:lang w:val="es-ES"/>
        </w:rPr>
      </w:pPr>
    </w:p>
    <w:tbl>
      <w:tblPr>
        <w:tblStyle w:val="Cuadrculaclara"/>
        <w:tblW w:w="0" w:type="auto"/>
        <w:tblLook w:val="04A0" w:firstRow="1" w:lastRow="0" w:firstColumn="1" w:lastColumn="0" w:noHBand="0" w:noVBand="1"/>
      </w:tblPr>
      <w:tblGrid>
        <w:gridCol w:w="2389"/>
        <w:gridCol w:w="1973"/>
        <w:gridCol w:w="2180"/>
        <w:gridCol w:w="2178"/>
      </w:tblGrid>
      <w:tr w:rsidR="00927717" w14:paraId="753EF89C" w14:textId="77777777" w:rsidTr="00DC69A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40C23383" w14:textId="461033C0" w:rsidR="00927717" w:rsidRPr="00993C9F" w:rsidRDefault="00993C9F" w:rsidP="00993C9F">
            <w:pPr>
              <w:pStyle w:val="Descripcin"/>
              <w:keepNext/>
              <w:spacing w:after="0"/>
              <w:jc w:val="center"/>
              <w:rPr>
                <w:b w:val="0"/>
              </w:rPr>
            </w:pPr>
            <w:bookmarkStart w:id="262" w:name="_Toc108436998"/>
            <w:r w:rsidRPr="00993C9F">
              <w:rPr>
                <w:b w:val="0"/>
              </w:rPr>
              <w:t xml:space="preserve">CUADRO </w:t>
            </w:r>
            <w:r w:rsidRPr="00993C9F">
              <w:fldChar w:fldCharType="begin"/>
            </w:r>
            <w:r w:rsidRPr="00993C9F">
              <w:rPr>
                <w:b w:val="0"/>
              </w:rPr>
              <w:instrText xml:space="preserve"> SEQ CUADRO \* ARABIC </w:instrText>
            </w:r>
            <w:r w:rsidRPr="00993C9F">
              <w:fldChar w:fldCharType="separate"/>
            </w:r>
            <w:r w:rsidR="00D14FCF">
              <w:rPr>
                <w:b w:val="0"/>
                <w:noProof/>
              </w:rPr>
              <w:t>33</w:t>
            </w:r>
            <w:r w:rsidRPr="00993C9F">
              <w:fldChar w:fldCharType="end"/>
            </w:r>
            <w:r w:rsidRPr="00993C9F">
              <w:rPr>
                <w:b w:val="0"/>
              </w:rPr>
              <w:t xml:space="preserve">. </w:t>
            </w:r>
            <w:r w:rsidR="00927717" w:rsidRPr="00993C9F">
              <w:rPr>
                <w:rFonts w:ascii="MADE Evolve Sans" w:hAnsi="MADE Evolve Sans"/>
                <w:b w:val="0"/>
                <w:color w:val="000000" w:themeColor="text1"/>
              </w:rPr>
              <w:t>CUMPLIMIENTO DE LA LEY 1614/2020 Y LA NP 24 001 80 - GW 12-LAGUNA</w:t>
            </w:r>
            <w:bookmarkEnd w:id="262"/>
          </w:p>
        </w:tc>
      </w:tr>
      <w:tr w:rsidR="00927717" w14:paraId="3A36104D"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0BD47894" w14:textId="77777777" w:rsidR="00927717" w:rsidRPr="00AE7201" w:rsidRDefault="00927717" w:rsidP="00DC69A0">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71227BA3" w14:textId="77777777" w:rsidR="00927717" w:rsidRPr="00AE7201" w:rsidRDefault="00927717"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52EE0D0E" w14:textId="77777777" w:rsidR="00927717" w:rsidRPr="00AE7201" w:rsidRDefault="00927717"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1177C10F" w14:textId="77777777" w:rsidR="00927717" w:rsidRPr="00AE7201" w:rsidRDefault="00927717"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927717" w14:paraId="5F300DF3" w14:textId="77777777" w:rsidTr="00DC69A0">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71C281F" w14:textId="77777777" w:rsidR="00927717" w:rsidRPr="00D964D4" w:rsidRDefault="00927717" w:rsidP="00DC69A0">
            <w:pPr>
              <w:jc w:val="both"/>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064" w:type="dxa"/>
            <w:vAlign w:val="center"/>
          </w:tcPr>
          <w:p w14:paraId="1E3C1869" w14:textId="77777777" w:rsidR="00927717" w:rsidRPr="00AE7201" w:rsidRDefault="00927717" w:rsidP="00DC69A0">
            <w:pPr>
              <w:jc w:val="center"/>
              <w:cnfStyle w:val="000000010000" w:firstRow="0" w:lastRow="0" w:firstColumn="0" w:lastColumn="0" w:oddVBand="0" w:evenVBand="0" w:oddHBand="0" w:evenHBand="1" w:firstRowFirstColumn="0" w:firstRowLastColumn="0" w:lastRowFirstColumn="0" w:lastRowLastColumn="0"/>
            </w:pPr>
            <w:r>
              <w:t>88,3%</w:t>
            </w:r>
          </w:p>
        </w:tc>
        <w:tc>
          <w:tcPr>
            <w:tcW w:w="2292" w:type="dxa"/>
            <w:vAlign w:val="center"/>
          </w:tcPr>
          <w:p w14:paraId="0281443F" w14:textId="77777777" w:rsidR="00927717" w:rsidRPr="00AE7201" w:rsidRDefault="00927717" w:rsidP="00DC69A0">
            <w:pPr>
              <w:jc w:val="center"/>
              <w:cnfStyle w:val="000000010000" w:firstRow="0" w:lastRow="0" w:firstColumn="0" w:lastColumn="0" w:oddVBand="0" w:evenVBand="0" w:oddHBand="0" w:evenHBand="1" w:firstRowFirstColumn="0" w:firstRowLastColumn="0" w:lastRowFirstColumn="0" w:lastRowLastColumn="0"/>
            </w:pPr>
            <w:r>
              <w:t>82,3%</w:t>
            </w:r>
          </w:p>
        </w:tc>
        <w:tc>
          <w:tcPr>
            <w:tcW w:w="2292" w:type="dxa"/>
            <w:vAlign w:val="center"/>
          </w:tcPr>
          <w:p w14:paraId="3423DF08" w14:textId="77777777" w:rsidR="00927717" w:rsidRPr="00AE7201" w:rsidRDefault="00927717" w:rsidP="00DC69A0">
            <w:pPr>
              <w:jc w:val="center"/>
              <w:cnfStyle w:val="000000010000" w:firstRow="0" w:lastRow="0" w:firstColumn="0" w:lastColumn="0" w:oddVBand="0" w:evenVBand="0" w:oddHBand="0" w:evenHBand="1" w:firstRowFirstColumn="0" w:firstRowLastColumn="0" w:lastRowFirstColumn="0" w:lastRowLastColumn="0"/>
            </w:pPr>
            <w:r>
              <w:t>88,3%</w:t>
            </w:r>
          </w:p>
        </w:tc>
      </w:tr>
      <w:tr w:rsidR="00927717" w14:paraId="2488CD5C"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193FE2A" w14:textId="77777777" w:rsidR="00927717" w:rsidRPr="00D964D4" w:rsidRDefault="00927717" w:rsidP="00DC69A0">
            <w:pPr>
              <w:jc w:val="both"/>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064" w:type="dxa"/>
            <w:vAlign w:val="center"/>
          </w:tcPr>
          <w:p w14:paraId="358A77C3" w14:textId="77777777" w:rsidR="00927717" w:rsidRPr="00AE7201" w:rsidRDefault="00927717" w:rsidP="00DC69A0">
            <w:pPr>
              <w:jc w:val="center"/>
              <w:cnfStyle w:val="000000100000" w:firstRow="0" w:lastRow="0" w:firstColumn="0" w:lastColumn="0" w:oddVBand="0" w:evenVBand="0" w:oddHBand="1" w:evenHBand="0" w:firstRowFirstColumn="0" w:firstRowLastColumn="0" w:lastRowFirstColumn="0" w:lastRowLastColumn="0"/>
            </w:pPr>
            <w:r>
              <w:t>11,7%</w:t>
            </w:r>
          </w:p>
        </w:tc>
        <w:tc>
          <w:tcPr>
            <w:tcW w:w="2292" w:type="dxa"/>
            <w:vAlign w:val="center"/>
          </w:tcPr>
          <w:p w14:paraId="1C2139E6" w14:textId="77777777" w:rsidR="00927717" w:rsidRPr="00AE7201" w:rsidRDefault="00927717" w:rsidP="00DC69A0">
            <w:pPr>
              <w:jc w:val="center"/>
              <w:cnfStyle w:val="000000100000" w:firstRow="0" w:lastRow="0" w:firstColumn="0" w:lastColumn="0" w:oddVBand="0" w:evenVBand="0" w:oddHBand="1" w:evenHBand="0" w:firstRowFirstColumn="0" w:firstRowLastColumn="0" w:lastRowFirstColumn="0" w:lastRowLastColumn="0"/>
            </w:pPr>
            <w:r>
              <w:t>17,7%</w:t>
            </w:r>
          </w:p>
        </w:tc>
        <w:tc>
          <w:tcPr>
            <w:tcW w:w="2292" w:type="dxa"/>
            <w:vAlign w:val="center"/>
          </w:tcPr>
          <w:p w14:paraId="41B70006" w14:textId="77777777" w:rsidR="00927717" w:rsidRPr="00AE7201" w:rsidRDefault="00927717" w:rsidP="00DC69A0">
            <w:pPr>
              <w:jc w:val="center"/>
              <w:cnfStyle w:val="000000100000" w:firstRow="0" w:lastRow="0" w:firstColumn="0" w:lastColumn="0" w:oddVBand="0" w:evenVBand="0" w:oddHBand="1" w:evenHBand="0" w:firstRowFirstColumn="0" w:firstRowLastColumn="0" w:lastRowFirstColumn="0" w:lastRowLastColumn="0"/>
            </w:pPr>
            <w:r>
              <w:t>11,7%</w:t>
            </w:r>
          </w:p>
        </w:tc>
      </w:tr>
      <w:tr w:rsidR="00927717" w14:paraId="06B23BBE" w14:textId="77777777" w:rsidTr="00DC69A0">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F3AFA78" w14:textId="77777777" w:rsidR="00927717" w:rsidRPr="00D964D4" w:rsidRDefault="00927717" w:rsidP="00DC69A0">
            <w:pPr>
              <w:jc w:val="both"/>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064" w:type="dxa"/>
            <w:vAlign w:val="center"/>
          </w:tcPr>
          <w:p w14:paraId="04A7A257" w14:textId="77777777" w:rsidR="00927717" w:rsidRDefault="00927717" w:rsidP="00927717">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2E0BA7CB" w14:textId="77777777" w:rsidR="00927717" w:rsidRPr="001B77E3" w:rsidRDefault="00927717" w:rsidP="00927717">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2292" w:type="dxa"/>
            <w:vAlign w:val="center"/>
          </w:tcPr>
          <w:p w14:paraId="1030D577" w14:textId="77777777" w:rsidR="00927717" w:rsidRDefault="00927717" w:rsidP="00927717">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3C79EAFB" w14:textId="77777777" w:rsidR="00927717" w:rsidRDefault="00927717" w:rsidP="00927717">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p w14:paraId="2C38743B" w14:textId="77777777" w:rsidR="00927717" w:rsidRPr="0076629A" w:rsidRDefault="00927717" w:rsidP="00927717">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i/>
                <w:sz w:val="18"/>
                <w:szCs w:val="18"/>
              </w:rPr>
            </w:pPr>
            <w:proofErr w:type="spellStart"/>
            <w:r w:rsidRPr="0076629A">
              <w:rPr>
                <w:i/>
                <w:sz w:val="18"/>
                <w:szCs w:val="18"/>
              </w:rPr>
              <w:t>Escherichia</w:t>
            </w:r>
            <w:proofErr w:type="spellEnd"/>
            <w:r w:rsidRPr="0076629A">
              <w:rPr>
                <w:i/>
                <w:sz w:val="18"/>
                <w:szCs w:val="18"/>
              </w:rPr>
              <w:t xml:space="preserve"> </w:t>
            </w:r>
            <w:proofErr w:type="spellStart"/>
            <w:r w:rsidRPr="0076629A">
              <w:rPr>
                <w:i/>
                <w:sz w:val="18"/>
                <w:szCs w:val="18"/>
              </w:rPr>
              <w:t>coli</w:t>
            </w:r>
            <w:proofErr w:type="spellEnd"/>
          </w:p>
        </w:tc>
        <w:tc>
          <w:tcPr>
            <w:tcW w:w="2292" w:type="dxa"/>
            <w:vAlign w:val="center"/>
          </w:tcPr>
          <w:p w14:paraId="0CCFB522" w14:textId="77777777" w:rsidR="00927717" w:rsidRDefault="00927717" w:rsidP="00927717">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17648796" w14:textId="77777777" w:rsidR="00927717" w:rsidRPr="00EE31F4" w:rsidRDefault="00927717" w:rsidP="00927717">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r>
    </w:tbl>
    <w:p w14:paraId="7EAAAEFA" w14:textId="77777777" w:rsidR="00927717" w:rsidRPr="005B1588" w:rsidRDefault="00927717" w:rsidP="00927717">
      <w:pPr>
        <w:rPr>
          <w:sz w:val="18"/>
          <w:szCs w:val="18"/>
          <w:lang w:val="es-ES"/>
        </w:rPr>
      </w:pPr>
      <w:r w:rsidRPr="005B1588">
        <w:rPr>
          <w:sz w:val="18"/>
          <w:szCs w:val="18"/>
          <w:lang w:val="es-ES"/>
        </w:rPr>
        <w:t xml:space="preserve">* Límite </w:t>
      </w:r>
      <w:r>
        <w:rPr>
          <w:sz w:val="18"/>
          <w:szCs w:val="18"/>
          <w:lang w:val="es-ES"/>
        </w:rPr>
        <w:t>correspondiente a la</w:t>
      </w:r>
      <w:r w:rsidRPr="005B1588">
        <w:rPr>
          <w:sz w:val="18"/>
          <w:szCs w:val="18"/>
          <w:lang w:val="es-ES"/>
        </w:rPr>
        <w:t xml:space="preserve"> NP 24 001 80</w:t>
      </w:r>
    </w:p>
    <w:p w14:paraId="7507AD8B" w14:textId="77777777" w:rsidR="00927717" w:rsidRDefault="00927717" w:rsidP="00927717"/>
    <w:p w14:paraId="04E96228" w14:textId="4299AFF2" w:rsidR="00CD72DE" w:rsidRDefault="00927717" w:rsidP="00927717">
      <w:pPr>
        <w:spacing w:line="259" w:lineRule="auto"/>
        <w:contextualSpacing w:val="0"/>
        <w:jc w:val="both"/>
        <w:rPr>
          <w:rFonts w:asciiTheme="majorHAnsi" w:hAnsiTheme="majorHAnsi" w:cs="Courier New"/>
          <w:lang w:val="es-ES"/>
        </w:rPr>
      </w:pPr>
      <w:r>
        <w:t>Ningún parámetro fisicoquímico presenta concentraciones superiores a los máximos permisibles según la normativa de referencia.</w:t>
      </w:r>
    </w:p>
    <w:p w14:paraId="086747D1" w14:textId="7192E6F0" w:rsidR="00CD72DE" w:rsidRPr="002943EC" w:rsidRDefault="00CD72DE" w:rsidP="001B3BF7">
      <w:pPr>
        <w:spacing w:line="259" w:lineRule="auto"/>
        <w:contextualSpacing w:val="0"/>
        <w:jc w:val="both"/>
        <w:rPr>
          <w:rFonts w:asciiTheme="majorHAnsi" w:hAnsiTheme="majorHAnsi" w:cs="Courier New"/>
          <w:lang w:val="es-ES"/>
        </w:rPr>
      </w:pPr>
    </w:p>
    <w:p w14:paraId="3DEAB819" w14:textId="77777777" w:rsidR="001A23AB" w:rsidRDefault="001A23AB" w:rsidP="001B3BF7">
      <w:pPr>
        <w:spacing w:line="259" w:lineRule="auto"/>
        <w:contextualSpacing w:val="0"/>
        <w:rPr>
          <w:rFonts w:asciiTheme="majorHAnsi" w:hAnsiTheme="majorHAnsi" w:cs="Courier New"/>
          <w:lang w:val="es-ES"/>
        </w:rPr>
      </w:pPr>
    </w:p>
    <w:p w14:paraId="1CFFB9E6" w14:textId="77777777" w:rsidR="00927717" w:rsidRDefault="00927717" w:rsidP="001B3BF7">
      <w:pPr>
        <w:spacing w:line="259" w:lineRule="auto"/>
        <w:contextualSpacing w:val="0"/>
        <w:rPr>
          <w:rFonts w:asciiTheme="majorHAnsi" w:hAnsiTheme="majorHAnsi" w:cs="Courier New"/>
          <w:lang w:val="es-ES"/>
        </w:rPr>
      </w:pPr>
    </w:p>
    <w:p w14:paraId="223D03F3" w14:textId="20CA3658" w:rsidR="00DA567C" w:rsidRDefault="00927717" w:rsidP="001B3BF7">
      <w:pPr>
        <w:pStyle w:val="Ttulo2"/>
      </w:pPr>
      <w:bookmarkStart w:id="263" w:name="_Toc70326634"/>
      <w:bookmarkStart w:id="264" w:name="_Toc70327442"/>
      <w:bookmarkStart w:id="265" w:name="_Toc108566578"/>
      <w:r>
        <w:rPr>
          <w:rFonts w:cs="Courier New"/>
          <w:lang w:val="es-ES"/>
        </w:rPr>
        <w:t>4.1</w:t>
      </w:r>
      <w:r w:rsidR="009B473C">
        <w:rPr>
          <w:rFonts w:cs="Courier New"/>
          <w:lang w:val="es-ES"/>
        </w:rPr>
        <w:t>.13</w:t>
      </w:r>
      <w:r w:rsidR="00571490">
        <w:rPr>
          <w:rFonts w:cs="Courier New"/>
          <w:lang w:val="es-ES"/>
        </w:rPr>
        <w:t xml:space="preserve"> Presencia de </w:t>
      </w:r>
      <w:r w:rsidR="00637E0D" w:rsidRPr="00022C29">
        <w:t>Carbonatos</w:t>
      </w:r>
      <w:r w:rsidR="00571490">
        <w:t xml:space="preserve"> en agua</w:t>
      </w:r>
      <w:r w:rsidR="00FF0A78">
        <w:t>s</w:t>
      </w:r>
      <w:r w:rsidR="00571490">
        <w:t xml:space="preserve"> </w:t>
      </w:r>
      <w:r w:rsidR="00FF0A78">
        <w:t>subterráneas</w:t>
      </w:r>
      <w:bookmarkEnd w:id="263"/>
      <w:bookmarkEnd w:id="264"/>
      <w:bookmarkEnd w:id="265"/>
      <w:r w:rsidR="000B4721">
        <w:t xml:space="preserve"> </w:t>
      </w:r>
    </w:p>
    <w:p w14:paraId="4A08AB0F" w14:textId="77777777" w:rsidR="000157FC" w:rsidRPr="00927717" w:rsidRDefault="000157FC" w:rsidP="001B3BF7">
      <w:pPr>
        <w:rPr>
          <w:sz w:val="10"/>
        </w:rPr>
      </w:pPr>
    </w:p>
    <w:p w14:paraId="686C0774" w14:textId="77777777" w:rsidR="00927717" w:rsidRDefault="00927717" w:rsidP="00927717">
      <w:pPr>
        <w:jc w:val="both"/>
      </w:pPr>
      <w:r>
        <w:t xml:space="preserve">La estación de monitoreo GW 14-ZM se encuentra en la finca denominada Zanja </w:t>
      </w:r>
      <w:proofErr w:type="spellStart"/>
      <w:r>
        <w:t>Moroti</w:t>
      </w:r>
      <w:proofErr w:type="spellEnd"/>
      <w:r>
        <w:t xml:space="preserve"> en el lugar conocido como Zona de Estancias del distrito </w:t>
      </w:r>
      <w:proofErr w:type="spellStart"/>
      <w:r>
        <w:t>Sgto</w:t>
      </w:r>
      <w:proofErr w:type="spellEnd"/>
      <w:r>
        <w:t xml:space="preserve"> José Félix López del Departamento de Concepción. Sus coordenadas UTM de referencia son 21K 493064.00 m E 7499176.00 m S.</w:t>
      </w:r>
    </w:p>
    <w:p w14:paraId="1366ED92" w14:textId="77777777" w:rsidR="00927717" w:rsidRDefault="00927717" w:rsidP="00927717">
      <w:pPr>
        <w:jc w:val="both"/>
      </w:pPr>
    </w:p>
    <w:p w14:paraId="6EB4BA40" w14:textId="77777777" w:rsidR="00927717" w:rsidRDefault="00927717" w:rsidP="00927717">
      <w:pPr>
        <w:jc w:val="both"/>
      </w:pPr>
      <w:r>
        <w:t>Este punto de monitoreo corresponde a un pozo artesiano utilizado en el abastecimiento de agua de la finca mencionada, en un radio de 100 metros se observa oficina administrativa y viviendas del personal. En la finca se desarrollan actividades ganaderas</w:t>
      </w:r>
      <w:ins w:id="266" w:author="..fio celabe.." w:date="2022-07-06T13:26:00Z">
        <w:r>
          <w:t>.</w:t>
        </w:r>
      </w:ins>
    </w:p>
    <w:p w14:paraId="265A1CA4" w14:textId="77777777" w:rsidR="00927717" w:rsidRPr="003E0802" w:rsidRDefault="00927717" w:rsidP="00927717">
      <w:pPr>
        <w:jc w:val="both"/>
        <w:rPr>
          <w:lang w:val="es-ES"/>
        </w:rPr>
      </w:pPr>
    </w:p>
    <w:p w14:paraId="6A098EED" w14:textId="77777777" w:rsidR="00927717" w:rsidRDefault="00927717" w:rsidP="00927717">
      <w:pPr>
        <w:jc w:val="both"/>
      </w:pPr>
      <w:r w:rsidRPr="00E70338">
        <w:t xml:space="preserve">En </w:t>
      </w:r>
      <w:r>
        <w:t>base a los resultados de laboratorio obtenidos en las sucesivas campa</w:t>
      </w:r>
      <w:proofErr w:type="spellStart"/>
      <w:r>
        <w:rPr>
          <w:lang w:val="es-ES"/>
        </w:rPr>
        <w:t>ñas</w:t>
      </w:r>
      <w:proofErr w:type="spellEnd"/>
      <w:r>
        <w:rPr>
          <w:lang w:val="es-ES"/>
        </w:rPr>
        <w:t xml:space="preserve"> se </w:t>
      </w:r>
      <w:r>
        <w:t>aplico</w:t>
      </w:r>
      <w:r w:rsidRPr="00E70338">
        <w:t xml:space="preserve"> el índice de calidad de agua (ICA) y </w:t>
      </w:r>
      <w:r>
        <w:t xml:space="preserve">se evalúo </w:t>
      </w:r>
      <w:r w:rsidRPr="00E70338">
        <w:t>el grado de cumplimiento de los límites de calidad</w:t>
      </w:r>
      <w:r>
        <w:t xml:space="preserve"> para</w:t>
      </w:r>
      <w:r w:rsidRPr="00E70338">
        <w:t xml:space="preserve"> agua potable</w:t>
      </w:r>
      <w:r>
        <w:t xml:space="preserve"> establecidos en las normas </w:t>
      </w:r>
      <w:r w:rsidRPr="00D964D4">
        <w:t>nacionales.</w:t>
      </w:r>
    </w:p>
    <w:p w14:paraId="06961E24" w14:textId="3F63882D" w:rsidR="00A115C0" w:rsidRDefault="00A115C0" w:rsidP="000157FC">
      <w:pPr>
        <w:jc w:val="both"/>
      </w:pPr>
    </w:p>
    <w:p w14:paraId="49973178" w14:textId="39C5FA18" w:rsidR="000157FC" w:rsidRPr="00A115C0" w:rsidRDefault="00927717" w:rsidP="000157FC">
      <w:pPr>
        <w:jc w:val="both"/>
      </w:pPr>
      <w:r>
        <w:rPr>
          <w:noProof/>
          <w:lang w:val="es-ES" w:eastAsia="es-ES"/>
        </w:rPr>
        <w:lastRenderedPageBreak/>
        <w:drawing>
          <wp:inline distT="0" distB="0" distL="0" distR="0" wp14:anchorId="7B182FF3" wp14:editId="4AD0E253">
            <wp:extent cx="5400040" cy="2788315"/>
            <wp:effectExtent l="0" t="0" r="10160" b="12065"/>
            <wp:docPr id="557" name="Gráfico 55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927717" w14:paraId="5C2671A0" w14:textId="77777777" w:rsidTr="00DC69A0">
        <w:trPr>
          <w:jc w:val="right"/>
        </w:trPr>
        <w:tc>
          <w:tcPr>
            <w:tcW w:w="662" w:type="pct"/>
            <w:vAlign w:val="center"/>
          </w:tcPr>
          <w:p w14:paraId="26EFD460" w14:textId="77777777" w:rsidR="00927717" w:rsidRPr="002A42A5" w:rsidRDefault="00927717" w:rsidP="00DC69A0">
            <w:pPr>
              <w:jc w:val="center"/>
              <w:rPr>
                <w:sz w:val="14"/>
                <w:szCs w:val="14"/>
              </w:rPr>
            </w:pPr>
            <w:r w:rsidRPr="002A42A5">
              <w:rPr>
                <w:sz w:val="14"/>
                <w:szCs w:val="14"/>
              </w:rPr>
              <w:t>ESCALA ICA</w:t>
            </w:r>
          </w:p>
        </w:tc>
        <w:tc>
          <w:tcPr>
            <w:tcW w:w="867" w:type="pct"/>
            <w:shd w:val="clear" w:color="auto" w:fill="2E74B5" w:themeFill="accent1" w:themeFillShade="BF"/>
            <w:vAlign w:val="center"/>
          </w:tcPr>
          <w:p w14:paraId="59B32E21" w14:textId="77777777" w:rsidR="00927717" w:rsidRPr="002A42A5" w:rsidRDefault="00927717" w:rsidP="00DC69A0">
            <w:pPr>
              <w:jc w:val="center"/>
              <w:rPr>
                <w:sz w:val="14"/>
                <w:szCs w:val="14"/>
              </w:rPr>
            </w:pPr>
            <w:r w:rsidRPr="002A42A5">
              <w:rPr>
                <w:sz w:val="14"/>
                <w:szCs w:val="14"/>
              </w:rPr>
              <w:t>Excelente: &lt; 50</w:t>
            </w:r>
          </w:p>
        </w:tc>
        <w:tc>
          <w:tcPr>
            <w:tcW w:w="868" w:type="pct"/>
            <w:shd w:val="clear" w:color="auto" w:fill="6CAB68"/>
            <w:vAlign w:val="center"/>
          </w:tcPr>
          <w:p w14:paraId="49FD9E3A" w14:textId="77777777" w:rsidR="00927717" w:rsidRPr="002A42A5" w:rsidRDefault="00927717" w:rsidP="00DC69A0">
            <w:pPr>
              <w:jc w:val="center"/>
              <w:rPr>
                <w:sz w:val="14"/>
                <w:szCs w:val="14"/>
              </w:rPr>
            </w:pPr>
            <w:r w:rsidRPr="002A42A5">
              <w:rPr>
                <w:sz w:val="14"/>
                <w:szCs w:val="14"/>
              </w:rPr>
              <w:t>Buena: 50-100</w:t>
            </w:r>
          </w:p>
        </w:tc>
        <w:tc>
          <w:tcPr>
            <w:tcW w:w="867" w:type="pct"/>
            <w:shd w:val="clear" w:color="auto" w:fill="F8F32B"/>
            <w:vAlign w:val="center"/>
          </w:tcPr>
          <w:p w14:paraId="21ABE2AD" w14:textId="77777777" w:rsidR="00927717" w:rsidRPr="002A42A5" w:rsidRDefault="00927717" w:rsidP="00DC69A0">
            <w:pPr>
              <w:jc w:val="center"/>
              <w:rPr>
                <w:sz w:val="14"/>
                <w:szCs w:val="14"/>
              </w:rPr>
            </w:pPr>
            <w:r w:rsidRPr="002A42A5">
              <w:rPr>
                <w:sz w:val="14"/>
                <w:szCs w:val="14"/>
              </w:rPr>
              <w:t>Pobre: 101-200</w:t>
            </w:r>
          </w:p>
        </w:tc>
        <w:tc>
          <w:tcPr>
            <w:tcW w:w="868" w:type="pct"/>
            <w:shd w:val="clear" w:color="auto" w:fill="FFC000"/>
            <w:vAlign w:val="center"/>
          </w:tcPr>
          <w:p w14:paraId="5A23C4E3" w14:textId="77777777" w:rsidR="00927717" w:rsidRPr="002A42A5" w:rsidRDefault="00927717" w:rsidP="00DC69A0">
            <w:pPr>
              <w:jc w:val="center"/>
              <w:rPr>
                <w:sz w:val="14"/>
                <w:szCs w:val="14"/>
              </w:rPr>
            </w:pPr>
            <w:r w:rsidRPr="002A42A5">
              <w:rPr>
                <w:sz w:val="14"/>
                <w:szCs w:val="14"/>
              </w:rPr>
              <w:t>Muy pobre: 201-300</w:t>
            </w:r>
          </w:p>
        </w:tc>
        <w:tc>
          <w:tcPr>
            <w:tcW w:w="868" w:type="pct"/>
            <w:shd w:val="clear" w:color="auto" w:fill="CC3300"/>
            <w:vAlign w:val="center"/>
          </w:tcPr>
          <w:p w14:paraId="29452197" w14:textId="77777777" w:rsidR="00927717" w:rsidRPr="002A42A5" w:rsidRDefault="00927717" w:rsidP="00DC69A0">
            <w:pPr>
              <w:jc w:val="center"/>
              <w:rPr>
                <w:sz w:val="14"/>
                <w:szCs w:val="14"/>
              </w:rPr>
            </w:pPr>
            <w:r w:rsidRPr="002A42A5">
              <w:rPr>
                <w:sz w:val="14"/>
                <w:szCs w:val="14"/>
              </w:rPr>
              <w:t>No apta: &gt;300</w:t>
            </w:r>
          </w:p>
        </w:tc>
      </w:tr>
    </w:tbl>
    <w:p w14:paraId="0CDC6F69" w14:textId="45A64983" w:rsidR="00637E0D" w:rsidRPr="00600F9C" w:rsidRDefault="00AC505E" w:rsidP="00626AE4">
      <w:pPr>
        <w:pStyle w:val="Descripcin"/>
        <w:keepNext/>
        <w:spacing w:after="0"/>
      </w:pPr>
      <w:bookmarkStart w:id="267" w:name="_Toc108470366"/>
      <w:r>
        <w:t xml:space="preserve">Figura </w:t>
      </w:r>
      <w:fldSimple w:instr=" SEQ Figura \* ARABIC ">
        <w:r w:rsidR="00626AE4">
          <w:rPr>
            <w:noProof/>
          </w:rPr>
          <w:t>34</w:t>
        </w:r>
      </w:fldSimple>
      <w:r>
        <w:t xml:space="preserve">. </w:t>
      </w:r>
      <w:r w:rsidR="00927717" w:rsidRPr="00927717">
        <w:rPr>
          <w:rFonts w:asciiTheme="majorHAnsi" w:hAnsiTheme="majorHAnsi" w:cs="Courier New"/>
          <w:lang w:val="es-ES"/>
        </w:rPr>
        <w:t>Evaluación del punto de monitoreo GW 14-ZM</w:t>
      </w:r>
      <w:r w:rsidR="002A22A8">
        <w:rPr>
          <w:rFonts w:asciiTheme="majorHAnsi" w:hAnsiTheme="majorHAnsi" w:cs="Courier New"/>
          <w:lang w:val="es-ES"/>
        </w:rPr>
        <w:t>.</w:t>
      </w:r>
      <w:bookmarkEnd w:id="267"/>
    </w:p>
    <w:p w14:paraId="4851AC53" w14:textId="77777777" w:rsidR="000157FC" w:rsidRDefault="000157FC" w:rsidP="001B3BF7">
      <w:pPr>
        <w:spacing w:line="259" w:lineRule="auto"/>
        <w:contextualSpacing w:val="0"/>
        <w:rPr>
          <w:rFonts w:asciiTheme="majorHAnsi" w:hAnsiTheme="majorHAnsi" w:cs="Courier New"/>
          <w:lang w:val="es-ES"/>
        </w:rPr>
      </w:pPr>
    </w:p>
    <w:p w14:paraId="546B8F34" w14:textId="77777777" w:rsidR="00927717" w:rsidRDefault="00927717" w:rsidP="00927717">
      <w:pPr>
        <w:jc w:val="both"/>
        <w:rPr>
          <w:lang w:val="es-ES"/>
        </w:rPr>
      </w:pPr>
      <w:proofErr w:type="gramStart"/>
      <w:r>
        <w:rPr>
          <w:lang w:val="es-ES"/>
        </w:rPr>
        <w:t>De acuerdo al</w:t>
      </w:r>
      <w:proofErr w:type="gramEnd"/>
      <w:r>
        <w:rPr>
          <w:lang w:val="es-ES"/>
        </w:rPr>
        <w:t xml:space="preserve"> ICA aplicado el pozo presenta aguas de excelente calidad para el consumo humano, en cuanto a la adecuación a los requisitos nacionales para agua potable se encontró un cumplimiento superior al 82%, siendo los indicadores microbiológicos los parámetros que consistentemente no se ajustaron a los límites de referencia.</w:t>
      </w:r>
    </w:p>
    <w:p w14:paraId="3D619A21" w14:textId="77777777" w:rsidR="00927717" w:rsidRDefault="00927717" w:rsidP="00927717">
      <w:pPr>
        <w:rPr>
          <w:lang w:val="es-ES"/>
        </w:rPr>
      </w:pPr>
    </w:p>
    <w:tbl>
      <w:tblPr>
        <w:tblStyle w:val="Cuadrculaclara"/>
        <w:tblW w:w="0" w:type="auto"/>
        <w:tblLook w:val="04A0" w:firstRow="1" w:lastRow="0" w:firstColumn="1" w:lastColumn="0" w:noHBand="0" w:noVBand="1"/>
      </w:tblPr>
      <w:tblGrid>
        <w:gridCol w:w="2389"/>
        <w:gridCol w:w="1973"/>
        <w:gridCol w:w="2178"/>
        <w:gridCol w:w="2180"/>
      </w:tblGrid>
      <w:tr w:rsidR="00927717" w14:paraId="38CBFA33" w14:textId="77777777" w:rsidTr="00DC69A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6462AE77" w14:textId="0A0456B8" w:rsidR="00927717" w:rsidRPr="00993C9F" w:rsidRDefault="00993C9F" w:rsidP="00993C9F">
            <w:pPr>
              <w:pStyle w:val="Descripcin"/>
              <w:keepNext/>
              <w:spacing w:after="0"/>
              <w:jc w:val="center"/>
              <w:rPr>
                <w:b w:val="0"/>
              </w:rPr>
            </w:pPr>
            <w:bookmarkStart w:id="268" w:name="_Toc108436999"/>
            <w:r w:rsidRPr="00993C9F">
              <w:rPr>
                <w:b w:val="0"/>
              </w:rPr>
              <w:t xml:space="preserve">CUADRO </w:t>
            </w:r>
            <w:r w:rsidRPr="00993C9F">
              <w:fldChar w:fldCharType="begin"/>
            </w:r>
            <w:r w:rsidRPr="00993C9F">
              <w:rPr>
                <w:b w:val="0"/>
              </w:rPr>
              <w:instrText xml:space="preserve"> SEQ CUADRO \* ARABIC </w:instrText>
            </w:r>
            <w:r w:rsidRPr="00993C9F">
              <w:fldChar w:fldCharType="separate"/>
            </w:r>
            <w:r w:rsidR="00D14FCF">
              <w:rPr>
                <w:b w:val="0"/>
                <w:noProof/>
              </w:rPr>
              <w:t>34</w:t>
            </w:r>
            <w:r w:rsidRPr="00993C9F">
              <w:fldChar w:fldCharType="end"/>
            </w:r>
            <w:r w:rsidRPr="00993C9F">
              <w:rPr>
                <w:b w:val="0"/>
              </w:rPr>
              <w:t xml:space="preserve">. </w:t>
            </w:r>
            <w:r w:rsidR="00927717" w:rsidRPr="00993C9F">
              <w:rPr>
                <w:rFonts w:ascii="MADE Evolve Sans" w:hAnsi="MADE Evolve Sans"/>
                <w:b w:val="0"/>
                <w:color w:val="000000" w:themeColor="text1"/>
              </w:rPr>
              <w:t>CUMPLIMIENTO DE LA LEY 1614/2020 Y LA NP 24 001 80 GW 14-ZM</w:t>
            </w:r>
            <w:bookmarkEnd w:id="268"/>
          </w:p>
        </w:tc>
      </w:tr>
      <w:tr w:rsidR="00927717" w14:paraId="3339F249"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044A50BF" w14:textId="77777777" w:rsidR="00927717" w:rsidRPr="00AE7201" w:rsidRDefault="00927717" w:rsidP="00DC69A0">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3208572D" w14:textId="77777777" w:rsidR="00927717" w:rsidRPr="00AE7201" w:rsidRDefault="00927717"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05051E23" w14:textId="77777777" w:rsidR="00927717" w:rsidRPr="00AE7201" w:rsidRDefault="00927717"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3061CE74" w14:textId="77777777" w:rsidR="00927717" w:rsidRPr="00AE7201" w:rsidRDefault="00927717"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927717" w14:paraId="41F460F4" w14:textId="77777777" w:rsidTr="00DC69A0">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110B28F" w14:textId="77777777" w:rsidR="00927717" w:rsidRPr="00AE7201" w:rsidRDefault="00927717" w:rsidP="00DC69A0">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064" w:type="dxa"/>
            <w:vAlign w:val="center"/>
          </w:tcPr>
          <w:p w14:paraId="089F0234" w14:textId="77777777" w:rsidR="00927717" w:rsidRPr="00AE7201" w:rsidRDefault="00927717" w:rsidP="00DC69A0">
            <w:pPr>
              <w:jc w:val="center"/>
              <w:cnfStyle w:val="000000010000" w:firstRow="0" w:lastRow="0" w:firstColumn="0" w:lastColumn="0" w:oddVBand="0" w:evenVBand="0" w:oddHBand="0" w:evenHBand="1" w:firstRowFirstColumn="0" w:firstRowLastColumn="0" w:lastRowFirstColumn="0" w:lastRowLastColumn="0"/>
            </w:pPr>
            <w:r>
              <w:t>88,3%</w:t>
            </w:r>
          </w:p>
        </w:tc>
        <w:tc>
          <w:tcPr>
            <w:tcW w:w="2292" w:type="dxa"/>
            <w:vAlign w:val="center"/>
          </w:tcPr>
          <w:p w14:paraId="572427BB" w14:textId="77777777" w:rsidR="00927717" w:rsidRPr="00AE7201" w:rsidRDefault="00927717" w:rsidP="00DC69A0">
            <w:pPr>
              <w:jc w:val="center"/>
              <w:cnfStyle w:val="000000010000" w:firstRow="0" w:lastRow="0" w:firstColumn="0" w:lastColumn="0" w:oddVBand="0" w:evenVBand="0" w:oddHBand="0" w:evenHBand="1" w:firstRowFirstColumn="0" w:firstRowLastColumn="0" w:lastRowFirstColumn="0" w:lastRowLastColumn="0"/>
            </w:pPr>
            <w:r>
              <w:t>88,3%</w:t>
            </w:r>
          </w:p>
        </w:tc>
        <w:tc>
          <w:tcPr>
            <w:tcW w:w="2292" w:type="dxa"/>
          </w:tcPr>
          <w:p w14:paraId="21151C88" w14:textId="77777777" w:rsidR="00927717" w:rsidRPr="00AE7201" w:rsidRDefault="00927717" w:rsidP="00DC69A0">
            <w:pPr>
              <w:jc w:val="center"/>
              <w:cnfStyle w:val="000000010000" w:firstRow="0" w:lastRow="0" w:firstColumn="0" w:lastColumn="0" w:oddVBand="0" w:evenVBand="0" w:oddHBand="0" w:evenHBand="1" w:firstRowFirstColumn="0" w:firstRowLastColumn="0" w:lastRowFirstColumn="0" w:lastRowLastColumn="0"/>
            </w:pPr>
            <w:r>
              <w:t>82,3%</w:t>
            </w:r>
          </w:p>
        </w:tc>
      </w:tr>
      <w:tr w:rsidR="00927717" w14:paraId="52B5DA30"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738386C" w14:textId="77777777" w:rsidR="00927717" w:rsidRPr="00AE7201" w:rsidRDefault="00927717" w:rsidP="00DC69A0">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064" w:type="dxa"/>
            <w:vAlign w:val="center"/>
          </w:tcPr>
          <w:p w14:paraId="22D96186" w14:textId="77777777" w:rsidR="00927717" w:rsidRPr="00AE7201" w:rsidRDefault="00927717" w:rsidP="00DC69A0">
            <w:pPr>
              <w:jc w:val="center"/>
              <w:cnfStyle w:val="000000100000" w:firstRow="0" w:lastRow="0" w:firstColumn="0" w:lastColumn="0" w:oddVBand="0" w:evenVBand="0" w:oddHBand="1" w:evenHBand="0" w:firstRowFirstColumn="0" w:firstRowLastColumn="0" w:lastRowFirstColumn="0" w:lastRowLastColumn="0"/>
            </w:pPr>
            <w:r>
              <w:t>11,7%</w:t>
            </w:r>
          </w:p>
        </w:tc>
        <w:tc>
          <w:tcPr>
            <w:tcW w:w="2292" w:type="dxa"/>
            <w:vAlign w:val="center"/>
          </w:tcPr>
          <w:p w14:paraId="087F26CD" w14:textId="77777777" w:rsidR="00927717" w:rsidRPr="00AE7201" w:rsidRDefault="00927717" w:rsidP="00DC69A0">
            <w:pPr>
              <w:jc w:val="center"/>
              <w:cnfStyle w:val="000000100000" w:firstRow="0" w:lastRow="0" w:firstColumn="0" w:lastColumn="0" w:oddVBand="0" w:evenVBand="0" w:oddHBand="1" w:evenHBand="0" w:firstRowFirstColumn="0" w:firstRowLastColumn="0" w:lastRowFirstColumn="0" w:lastRowLastColumn="0"/>
            </w:pPr>
            <w:r>
              <w:t>11,7%</w:t>
            </w:r>
          </w:p>
        </w:tc>
        <w:tc>
          <w:tcPr>
            <w:tcW w:w="2292" w:type="dxa"/>
          </w:tcPr>
          <w:p w14:paraId="11004724" w14:textId="77777777" w:rsidR="00927717" w:rsidRPr="00AE7201" w:rsidRDefault="00927717" w:rsidP="00DC69A0">
            <w:pPr>
              <w:jc w:val="center"/>
              <w:cnfStyle w:val="000000100000" w:firstRow="0" w:lastRow="0" w:firstColumn="0" w:lastColumn="0" w:oddVBand="0" w:evenVBand="0" w:oddHBand="1" w:evenHBand="0" w:firstRowFirstColumn="0" w:firstRowLastColumn="0" w:lastRowFirstColumn="0" w:lastRowLastColumn="0"/>
            </w:pPr>
            <w:r>
              <w:t>17,7%</w:t>
            </w:r>
          </w:p>
        </w:tc>
      </w:tr>
      <w:tr w:rsidR="00927717" w14:paraId="6A7AF44F" w14:textId="77777777" w:rsidTr="00DC69A0">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580406D" w14:textId="77777777" w:rsidR="00927717" w:rsidRPr="00AE7201" w:rsidRDefault="00927717" w:rsidP="00DC69A0">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064" w:type="dxa"/>
            <w:vAlign w:val="center"/>
          </w:tcPr>
          <w:p w14:paraId="44345908" w14:textId="77777777" w:rsidR="00927717" w:rsidRDefault="00927717" w:rsidP="00927717">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27487408" w14:textId="77777777" w:rsidR="00927717" w:rsidRPr="001B77E3" w:rsidRDefault="00927717" w:rsidP="00927717">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2292" w:type="dxa"/>
            <w:vAlign w:val="center"/>
          </w:tcPr>
          <w:p w14:paraId="21980E81" w14:textId="77777777" w:rsidR="00927717" w:rsidRDefault="00927717" w:rsidP="00927717">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61713C29" w14:textId="77777777" w:rsidR="00927717" w:rsidRPr="00AE7201" w:rsidRDefault="00927717" w:rsidP="00927717">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2292" w:type="dxa"/>
            <w:vAlign w:val="center"/>
          </w:tcPr>
          <w:p w14:paraId="501DCDCE" w14:textId="77777777" w:rsidR="00927717" w:rsidRDefault="00927717" w:rsidP="00927717">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226D3AAB" w14:textId="77777777" w:rsidR="00927717" w:rsidRDefault="00927717" w:rsidP="00927717">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53707C00" w14:textId="77777777" w:rsidR="00927717" w:rsidRDefault="00927717" w:rsidP="00927717">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p w14:paraId="1D51E996" w14:textId="77777777" w:rsidR="00927717" w:rsidRPr="0076629A" w:rsidRDefault="00927717" w:rsidP="00927717">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i/>
                <w:sz w:val="18"/>
                <w:szCs w:val="18"/>
              </w:rPr>
            </w:pPr>
            <w:proofErr w:type="spellStart"/>
            <w:r w:rsidRPr="0076629A">
              <w:rPr>
                <w:i/>
                <w:sz w:val="18"/>
                <w:szCs w:val="18"/>
              </w:rPr>
              <w:t>Escherichia</w:t>
            </w:r>
            <w:proofErr w:type="spellEnd"/>
            <w:r w:rsidRPr="0076629A">
              <w:rPr>
                <w:i/>
                <w:sz w:val="18"/>
                <w:szCs w:val="18"/>
              </w:rPr>
              <w:t xml:space="preserve"> </w:t>
            </w:r>
            <w:proofErr w:type="spellStart"/>
            <w:r w:rsidRPr="0076629A">
              <w:rPr>
                <w:i/>
                <w:sz w:val="18"/>
                <w:szCs w:val="18"/>
              </w:rPr>
              <w:t>coli</w:t>
            </w:r>
            <w:proofErr w:type="spellEnd"/>
          </w:p>
        </w:tc>
      </w:tr>
    </w:tbl>
    <w:p w14:paraId="09FB6C38" w14:textId="77777777" w:rsidR="00927717" w:rsidRPr="005B1588" w:rsidRDefault="00927717" w:rsidP="00927717">
      <w:pPr>
        <w:rPr>
          <w:sz w:val="18"/>
          <w:szCs w:val="18"/>
          <w:lang w:val="es-ES"/>
        </w:rPr>
      </w:pPr>
      <w:r w:rsidRPr="005B1588">
        <w:rPr>
          <w:sz w:val="18"/>
          <w:szCs w:val="18"/>
          <w:lang w:val="es-ES"/>
        </w:rPr>
        <w:t xml:space="preserve">* Límite </w:t>
      </w:r>
      <w:r>
        <w:rPr>
          <w:sz w:val="18"/>
          <w:szCs w:val="18"/>
          <w:lang w:val="es-ES"/>
        </w:rPr>
        <w:t>correspondiente a la</w:t>
      </w:r>
      <w:r w:rsidRPr="005B1588">
        <w:rPr>
          <w:sz w:val="18"/>
          <w:szCs w:val="18"/>
          <w:lang w:val="es-ES"/>
        </w:rPr>
        <w:t xml:space="preserve"> NP 24 001 80</w:t>
      </w:r>
    </w:p>
    <w:p w14:paraId="09C493C7" w14:textId="77777777" w:rsidR="00927717" w:rsidRDefault="00927717" w:rsidP="001B3BF7">
      <w:pPr>
        <w:spacing w:line="259" w:lineRule="auto"/>
        <w:contextualSpacing w:val="0"/>
        <w:rPr>
          <w:rFonts w:asciiTheme="majorHAnsi" w:hAnsiTheme="majorHAnsi" w:cs="Courier New"/>
          <w:lang w:val="es-ES"/>
        </w:rPr>
      </w:pPr>
    </w:p>
    <w:p w14:paraId="5896FA8D" w14:textId="77777777" w:rsidR="00CD72DE" w:rsidRDefault="00CD72DE" w:rsidP="001B3BF7">
      <w:pPr>
        <w:spacing w:line="259" w:lineRule="auto"/>
        <w:contextualSpacing w:val="0"/>
        <w:rPr>
          <w:rFonts w:asciiTheme="majorHAnsi" w:hAnsiTheme="majorHAnsi" w:cs="Courier New"/>
          <w:lang w:val="es-ES"/>
        </w:rPr>
      </w:pPr>
    </w:p>
    <w:p w14:paraId="6F16C2DC" w14:textId="77777777" w:rsidR="00ED2F44" w:rsidRDefault="00ED2F44" w:rsidP="001B3BF7">
      <w:pPr>
        <w:spacing w:line="259" w:lineRule="auto"/>
        <w:contextualSpacing w:val="0"/>
        <w:rPr>
          <w:rFonts w:asciiTheme="majorHAnsi" w:hAnsiTheme="majorHAnsi" w:cs="Courier New"/>
          <w:lang w:val="es-ES"/>
        </w:rPr>
      </w:pPr>
    </w:p>
    <w:p w14:paraId="573E69A8" w14:textId="77777777" w:rsidR="00ED2F44" w:rsidRDefault="00ED2F44" w:rsidP="001B3BF7">
      <w:pPr>
        <w:spacing w:line="259" w:lineRule="auto"/>
        <w:contextualSpacing w:val="0"/>
        <w:rPr>
          <w:rFonts w:asciiTheme="majorHAnsi" w:hAnsiTheme="majorHAnsi" w:cs="Courier New"/>
          <w:lang w:val="es-ES"/>
        </w:rPr>
      </w:pPr>
    </w:p>
    <w:p w14:paraId="106835EA" w14:textId="77777777" w:rsidR="00ED2F44" w:rsidRDefault="00ED2F44" w:rsidP="001B3BF7">
      <w:pPr>
        <w:spacing w:line="259" w:lineRule="auto"/>
        <w:contextualSpacing w:val="0"/>
        <w:rPr>
          <w:rFonts w:asciiTheme="majorHAnsi" w:hAnsiTheme="majorHAnsi" w:cs="Courier New"/>
          <w:lang w:val="es-ES"/>
        </w:rPr>
      </w:pPr>
    </w:p>
    <w:p w14:paraId="08E90A5C" w14:textId="77777777" w:rsidR="00ED2F44" w:rsidRDefault="00ED2F44" w:rsidP="001B3BF7">
      <w:pPr>
        <w:spacing w:line="259" w:lineRule="auto"/>
        <w:contextualSpacing w:val="0"/>
        <w:rPr>
          <w:rFonts w:asciiTheme="majorHAnsi" w:hAnsiTheme="majorHAnsi" w:cs="Courier New"/>
          <w:lang w:val="es-ES"/>
        </w:rPr>
      </w:pPr>
    </w:p>
    <w:p w14:paraId="6F3F0F4F" w14:textId="77777777" w:rsidR="00ED2F44" w:rsidRDefault="00ED2F44" w:rsidP="001B3BF7">
      <w:pPr>
        <w:spacing w:line="259" w:lineRule="auto"/>
        <w:contextualSpacing w:val="0"/>
        <w:rPr>
          <w:rFonts w:asciiTheme="majorHAnsi" w:hAnsiTheme="majorHAnsi" w:cs="Courier New"/>
          <w:lang w:val="es-ES"/>
        </w:rPr>
      </w:pPr>
    </w:p>
    <w:p w14:paraId="30E0F431" w14:textId="53E50BE8" w:rsidR="00637E0D" w:rsidRDefault="00ED2F44" w:rsidP="001B3BF7">
      <w:pPr>
        <w:spacing w:line="259" w:lineRule="auto"/>
        <w:contextualSpacing w:val="0"/>
        <w:rPr>
          <w:rFonts w:asciiTheme="majorHAnsi" w:hAnsiTheme="majorHAnsi" w:cs="Courier New"/>
          <w:lang w:val="es-ES"/>
        </w:rPr>
      </w:pPr>
      <w:bookmarkStart w:id="269" w:name="_Toc70326635"/>
      <w:bookmarkStart w:id="270" w:name="_Toc70327443"/>
      <w:bookmarkStart w:id="271" w:name="_Toc108566579"/>
      <w:r>
        <w:rPr>
          <w:rStyle w:val="Ttulo2Car"/>
        </w:rPr>
        <w:t>4</w:t>
      </w:r>
      <w:r w:rsidR="00637E0D" w:rsidRPr="00A115C0">
        <w:rPr>
          <w:rStyle w:val="Ttulo2Car"/>
        </w:rPr>
        <w:t>.</w:t>
      </w:r>
      <w:r>
        <w:rPr>
          <w:rStyle w:val="Ttulo2Car"/>
        </w:rPr>
        <w:t>1</w:t>
      </w:r>
      <w:r w:rsidR="005B2155" w:rsidRPr="00A115C0">
        <w:rPr>
          <w:rStyle w:val="Ttulo2Car"/>
        </w:rPr>
        <w:t>.</w:t>
      </w:r>
      <w:r w:rsidR="009B473C" w:rsidRPr="00A115C0">
        <w:rPr>
          <w:rStyle w:val="Ttulo2Car"/>
        </w:rPr>
        <w:t>14</w:t>
      </w:r>
      <w:r w:rsidR="00637E0D" w:rsidRPr="00A115C0">
        <w:rPr>
          <w:rStyle w:val="Ttulo2Car"/>
        </w:rPr>
        <w:t xml:space="preserve"> </w:t>
      </w:r>
      <w:bookmarkEnd w:id="269"/>
      <w:bookmarkEnd w:id="270"/>
      <w:r w:rsidRPr="00ED2F44">
        <w:rPr>
          <w:rStyle w:val="Ttulo2Car"/>
        </w:rPr>
        <w:t>Análisis del punto GW 15-SO</w:t>
      </w:r>
      <w:bookmarkEnd w:id="271"/>
      <w:r w:rsidR="00FF0A78">
        <w:rPr>
          <w:rFonts w:asciiTheme="majorHAnsi" w:hAnsiTheme="majorHAnsi" w:cs="Courier New"/>
          <w:lang w:val="es-ES"/>
        </w:rPr>
        <w:t>.</w:t>
      </w:r>
    </w:p>
    <w:p w14:paraId="4F827A89" w14:textId="77777777" w:rsidR="000157FC" w:rsidRDefault="000157FC" w:rsidP="001B3BF7">
      <w:pPr>
        <w:spacing w:line="259" w:lineRule="auto"/>
        <w:contextualSpacing w:val="0"/>
        <w:rPr>
          <w:rFonts w:asciiTheme="majorHAnsi" w:hAnsiTheme="majorHAnsi"/>
          <w:color w:val="000000" w:themeColor="text1"/>
          <w:shd w:val="clear" w:color="auto" w:fill="FFFFFF"/>
        </w:rPr>
      </w:pPr>
    </w:p>
    <w:p w14:paraId="08519757" w14:textId="77777777" w:rsidR="00ED2F44" w:rsidRDefault="00ED2F44" w:rsidP="00ED2F44">
      <w:pPr>
        <w:jc w:val="both"/>
      </w:pPr>
      <w:r>
        <w:t xml:space="preserve">La estación de monitoreo GW 15-SO se encuentra en la finca denominada Soledad, en el lugar conocido como Zona de Estancias del distrito Sgto.  José Félix </w:t>
      </w:r>
      <w:proofErr w:type="gramStart"/>
      <w:r>
        <w:t>López  del</w:t>
      </w:r>
      <w:proofErr w:type="gramEnd"/>
      <w:r>
        <w:t xml:space="preserve"> Departamento de Concepción. Sus coordenadas UTM de referencia son 21K 483316.00 m E 7497562.00 m S.</w:t>
      </w:r>
    </w:p>
    <w:p w14:paraId="3D2795D5" w14:textId="77777777" w:rsidR="00ED2F44" w:rsidRDefault="00ED2F44" w:rsidP="00ED2F44">
      <w:pPr>
        <w:jc w:val="both"/>
      </w:pPr>
    </w:p>
    <w:p w14:paraId="32ABF32F" w14:textId="77777777" w:rsidR="00ED2F44" w:rsidRDefault="00ED2F44" w:rsidP="00ED2F44">
      <w:pPr>
        <w:jc w:val="both"/>
      </w:pPr>
      <w:r>
        <w:t>Este punto de monitoreo corresponde a un pozo artesiano utilizado en el abastecimiento de agua de la finca mencionada, en un radio de 100 metros se observa viviendas del personal y potreros. En la finca se desarrollan actividades ganaderas</w:t>
      </w:r>
    </w:p>
    <w:p w14:paraId="099D0DA5" w14:textId="77777777" w:rsidR="00ED2F44" w:rsidRPr="003E0802" w:rsidRDefault="00ED2F44" w:rsidP="00ED2F44">
      <w:pPr>
        <w:jc w:val="both"/>
        <w:rPr>
          <w:lang w:val="es-ES"/>
        </w:rPr>
      </w:pPr>
    </w:p>
    <w:p w14:paraId="692135ED" w14:textId="77777777" w:rsidR="00ED2F44" w:rsidRDefault="00ED2F44" w:rsidP="00ED2F44">
      <w:pPr>
        <w:jc w:val="both"/>
      </w:pPr>
      <w:r w:rsidRPr="00E70338">
        <w:lastRenderedPageBreak/>
        <w:t xml:space="preserve">En </w:t>
      </w:r>
      <w:r>
        <w:t>base a los resultados de laboratorio obtenidos en las sucesivas campa</w:t>
      </w:r>
      <w:proofErr w:type="spellStart"/>
      <w:r>
        <w:rPr>
          <w:lang w:val="es-ES"/>
        </w:rPr>
        <w:t>ñas</w:t>
      </w:r>
      <w:proofErr w:type="spellEnd"/>
      <w:r>
        <w:rPr>
          <w:lang w:val="es-ES"/>
        </w:rPr>
        <w:t xml:space="preserve"> se </w:t>
      </w:r>
      <w:r>
        <w:t>aplico</w:t>
      </w:r>
      <w:r w:rsidRPr="00E70338">
        <w:t xml:space="preserve"> el índice de calidad de agua (ICA) y </w:t>
      </w:r>
      <w:r>
        <w:t xml:space="preserve">se evalúo </w:t>
      </w:r>
      <w:r w:rsidRPr="00E70338">
        <w:t>el grado de cumplimiento de los límites de calidad</w:t>
      </w:r>
      <w:r>
        <w:t xml:space="preserve"> para</w:t>
      </w:r>
      <w:r w:rsidRPr="00E70338">
        <w:t xml:space="preserve"> agua potable</w:t>
      </w:r>
      <w:r>
        <w:t xml:space="preserve"> establecidos en las normas nacionales.</w:t>
      </w:r>
    </w:p>
    <w:p w14:paraId="3A1EADC6" w14:textId="646E4452" w:rsidR="00ED2F44" w:rsidRDefault="00ED2F44" w:rsidP="00ED2F44">
      <w:pPr>
        <w:jc w:val="both"/>
      </w:pPr>
      <w:r>
        <w:rPr>
          <w:noProof/>
          <w:lang w:val="es-ES" w:eastAsia="es-ES"/>
        </w:rPr>
        <w:drawing>
          <wp:inline distT="0" distB="0" distL="0" distR="0" wp14:anchorId="753FD7B3" wp14:editId="07F1642B">
            <wp:extent cx="5400040" cy="2788315"/>
            <wp:effectExtent l="0" t="0" r="10160" b="12065"/>
            <wp:docPr id="558" name="Gráfico 5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ED2F44" w14:paraId="2B245BB8" w14:textId="77777777" w:rsidTr="00DC69A0">
        <w:trPr>
          <w:jc w:val="right"/>
        </w:trPr>
        <w:tc>
          <w:tcPr>
            <w:tcW w:w="662" w:type="pct"/>
            <w:vAlign w:val="center"/>
          </w:tcPr>
          <w:p w14:paraId="04A016A9" w14:textId="77777777" w:rsidR="00ED2F44" w:rsidRPr="002A42A5" w:rsidRDefault="00ED2F44" w:rsidP="00DC69A0">
            <w:pPr>
              <w:jc w:val="center"/>
              <w:rPr>
                <w:sz w:val="14"/>
                <w:szCs w:val="14"/>
              </w:rPr>
            </w:pPr>
            <w:r w:rsidRPr="002A42A5">
              <w:rPr>
                <w:sz w:val="14"/>
                <w:szCs w:val="14"/>
              </w:rPr>
              <w:t>ESCALA ICA</w:t>
            </w:r>
          </w:p>
        </w:tc>
        <w:tc>
          <w:tcPr>
            <w:tcW w:w="867" w:type="pct"/>
            <w:shd w:val="clear" w:color="auto" w:fill="2E74B5" w:themeFill="accent1" w:themeFillShade="BF"/>
            <w:vAlign w:val="center"/>
          </w:tcPr>
          <w:p w14:paraId="0C91FD75" w14:textId="77777777" w:rsidR="00ED2F44" w:rsidRPr="002A42A5" w:rsidRDefault="00ED2F44" w:rsidP="00DC69A0">
            <w:pPr>
              <w:jc w:val="center"/>
              <w:rPr>
                <w:sz w:val="14"/>
                <w:szCs w:val="14"/>
              </w:rPr>
            </w:pPr>
            <w:r w:rsidRPr="002A42A5">
              <w:rPr>
                <w:sz w:val="14"/>
                <w:szCs w:val="14"/>
              </w:rPr>
              <w:t>Excelente: &lt; 50</w:t>
            </w:r>
          </w:p>
        </w:tc>
        <w:tc>
          <w:tcPr>
            <w:tcW w:w="868" w:type="pct"/>
            <w:shd w:val="clear" w:color="auto" w:fill="6CAB68"/>
            <w:vAlign w:val="center"/>
          </w:tcPr>
          <w:p w14:paraId="57B51D7C" w14:textId="77777777" w:rsidR="00ED2F44" w:rsidRPr="002A42A5" w:rsidRDefault="00ED2F44" w:rsidP="00DC69A0">
            <w:pPr>
              <w:jc w:val="center"/>
              <w:rPr>
                <w:sz w:val="14"/>
                <w:szCs w:val="14"/>
              </w:rPr>
            </w:pPr>
            <w:r w:rsidRPr="002A42A5">
              <w:rPr>
                <w:sz w:val="14"/>
                <w:szCs w:val="14"/>
              </w:rPr>
              <w:t>Buena: 50-100</w:t>
            </w:r>
          </w:p>
        </w:tc>
        <w:tc>
          <w:tcPr>
            <w:tcW w:w="867" w:type="pct"/>
            <w:shd w:val="clear" w:color="auto" w:fill="F8F32B"/>
            <w:vAlign w:val="center"/>
          </w:tcPr>
          <w:p w14:paraId="5A390FC9" w14:textId="77777777" w:rsidR="00ED2F44" w:rsidRPr="002A42A5" w:rsidRDefault="00ED2F44" w:rsidP="00DC69A0">
            <w:pPr>
              <w:jc w:val="center"/>
              <w:rPr>
                <w:sz w:val="14"/>
                <w:szCs w:val="14"/>
              </w:rPr>
            </w:pPr>
            <w:r w:rsidRPr="002A42A5">
              <w:rPr>
                <w:sz w:val="14"/>
                <w:szCs w:val="14"/>
              </w:rPr>
              <w:t>Pobre: 101-200</w:t>
            </w:r>
          </w:p>
        </w:tc>
        <w:tc>
          <w:tcPr>
            <w:tcW w:w="868" w:type="pct"/>
            <w:shd w:val="clear" w:color="auto" w:fill="FFC000"/>
            <w:vAlign w:val="center"/>
          </w:tcPr>
          <w:p w14:paraId="5A1F87E1" w14:textId="77777777" w:rsidR="00ED2F44" w:rsidRPr="002A42A5" w:rsidRDefault="00ED2F44" w:rsidP="00DC69A0">
            <w:pPr>
              <w:jc w:val="center"/>
              <w:rPr>
                <w:sz w:val="14"/>
                <w:szCs w:val="14"/>
              </w:rPr>
            </w:pPr>
            <w:r w:rsidRPr="002A42A5">
              <w:rPr>
                <w:sz w:val="14"/>
                <w:szCs w:val="14"/>
              </w:rPr>
              <w:t>Muy pobre: 201-300</w:t>
            </w:r>
          </w:p>
        </w:tc>
        <w:tc>
          <w:tcPr>
            <w:tcW w:w="868" w:type="pct"/>
            <w:shd w:val="clear" w:color="auto" w:fill="CC3300"/>
            <w:vAlign w:val="center"/>
          </w:tcPr>
          <w:p w14:paraId="06ACB83B" w14:textId="77777777" w:rsidR="00ED2F44" w:rsidRPr="002A42A5" w:rsidRDefault="00ED2F44" w:rsidP="00DC69A0">
            <w:pPr>
              <w:jc w:val="center"/>
              <w:rPr>
                <w:sz w:val="14"/>
                <w:szCs w:val="14"/>
              </w:rPr>
            </w:pPr>
            <w:r w:rsidRPr="002A42A5">
              <w:rPr>
                <w:sz w:val="14"/>
                <w:szCs w:val="14"/>
              </w:rPr>
              <w:t>No apta: &gt;300</w:t>
            </w:r>
          </w:p>
        </w:tc>
      </w:tr>
    </w:tbl>
    <w:p w14:paraId="5EBABCEE" w14:textId="11D1D616" w:rsidR="00637E0D" w:rsidRPr="00600F9C" w:rsidRDefault="00AC505E" w:rsidP="00626AE4">
      <w:pPr>
        <w:pStyle w:val="Descripcin"/>
        <w:keepNext/>
        <w:spacing w:after="0"/>
        <w:jc w:val="left"/>
      </w:pPr>
      <w:bookmarkStart w:id="272" w:name="_Toc108470367"/>
      <w:r>
        <w:t xml:space="preserve">Figura </w:t>
      </w:r>
      <w:fldSimple w:instr=" SEQ Figura \* ARABIC ">
        <w:r w:rsidR="00626AE4">
          <w:rPr>
            <w:noProof/>
          </w:rPr>
          <w:t>35</w:t>
        </w:r>
      </w:fldSimple>
      <w:r>
        <w:t xml:space="preserve">. </w:t>
      </w:r>
      <w:r w:rsidR="00637E0D" w:rsidRPr="00AF0A55">
        <w:rPr>
          <w:rFonts w:asciiTheme="majorHAnsi" w:hAnsiTheme="majorHAnsi" w:cs="Courier New"/>
          <w:noProof/>
          <w:lang w:val="es-ES" w:eastAsia="es-ES"/>
        </w:rPr>
        <mc:AlternateContent>
          <mc:Choice Requires="wps">
            <w:drawing>
              <wp:anchor distT="0" distB="0" distL="114300" distR="114300" simplePos="0" relativeHeight="251665408" behindDoc="0" locked="0" layoutInCell="1" allowOverlap="1" wp14:anchorId="39CC1F76" wp14:editId="66DFC689">
                <wp:simplePos x="0" y="0"/>
                <wp:positionH relativeFrom="column">
                  <wp:posOffset>6674485</wp:posOffset>
                </wp:positionH>
                <wp:positionV relativeFrom="paragraph">
                  <wp:posOffset>206375</wp:posOffset>
                </wp:positionV>
                <wp:extent cx="1363980" cy="1403985"/>
                <wp:effectExtent l="0" t="0" r="0" b="1905"/>
                <wp:wrapNone/>
                <wp:docPr id="4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403985"/>
                        </a:xfrm>
                        <a:prstGeom prst="rect">
                          <a:avLst/>
                        </a:prstGeom>
                        <a:noFill/>
                        <a:ln w="9525">
                          <a:noFill/>
                          <a:miter lim="800000"/>
                          <a:headEnd/>
                          <a:tailEnd/>
                        </a:ln>
                      </wps:spPr>
                      <wps:txbx>
                        <w:txbxContent>
                          <w:p w14:paraId="5D7CF31A" w14:textId="77777777" w:rsidR="0036342F" w:rsidRPr="00AF0A55" w:rsidRDefault="0036342F" w:rsidP="00637E0D">
                            <w:pPr>
                              <w:rPr>
                                <w:b/>
                                <w:color w:val="538135" w:themeColor="accent6" w:themeShade="BF"/>
                              </w:rPr>
                            </w:pPr>
                            <w:r w:rsidRPr="00552379">
                              <w:rPr>
                                <w:b/>
                                <w:color w:val="538135" w:themeColor="accent6" w:themeShade="BF"/>
                              </w:rPr>
                              <w:t xml:space="preserve">Límite </w:t>
                            </w:r>
                            <w:r>
                              <w:rPr>
                                <w:b/>
                                <w:color w:val="538135" w:themeColor="accent6" w:themeShade="BF"/>
                              </w:rPr>
                              <w:t xml:space="preserve"> </w:t>
                            </w:r>
                            <w:r w:rsidRPr="00AF0A55">
                              <w:rPr>
                                <w:b/>
                                <w:color w:val="538135" w:themeColor="accent6" w:themeShade="BF"/>
                              </w:rPr>
                              <w:t>250 mg/L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CC1F76" id="_x0000_t202" coordsize="21600,21600" o:spt="202" path="m,l,21600r21600,l21600,xe">
                <v:stroke joinstyle="miter"/>
                <v:path gradientshapeok="t" o:connecttype="rect"/>
              </v:shapetype>
              <v:shape id="Cuadro de texto 2" o:spid="_x0000_s1026" type="#_x0000_t202" style="position:absolute;margin-left:525.55pt;margin-top:16.25pt;width:107.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" filled="f" stroked="f">
                <v:textbox style="mso-fit-shape-to-text:t">
                  <w:txbxContent>
                    <w:p w14:paraId="5D7CF31A" w14:textId="77777777" w:rsidR="0036342F" w:rsidRPr="00AF0A55" w:rsidRDefault="0036342F" w:rsidP="00637E0D">
                      <w:pPr>
                        <w:rPr>
                          <w:b/>
                          <w:color w:val="538135" w:themeColor="accent6" w:themeShade="BF"/>
                        </w:rPr>
                      </w:pPr>
                      <w:r w:rsidRPr="00552379">
                        <w:rPr>
                          <w:b/>
                          <w:color w:val="538135" w:themeColor="accent6" w:themeShade="BF"/>
                        </w:rPr>
                        <w:t xml:space="preserve">Límite </w:t>
                      </w:r>
                      <w:r>
                        <w:rPr>
                          <w:b/>
                          <w:color w:val="538135" w:themeColor="accent6" w:themeShade="BF"/>
                        </w:rPr>
                        <w:t xml:space="preserve"> </w:t>
                      </w:r>
                      <w:r w:rsidRPr="00AF0A55">
                        <w:rPr>
                          <w:b/>
                          <w:color w:val="538135" w:themeColor="accent6" w:themeShade="BF"/>
                        </w:rPr>
                        <w:t>250 mg/L</w:t>
                      </w:r>
                    </w:p>
                  </w:txbxContent>
                </v:textbox>
              </v:shape>
            </w:pict>
          </mc:Fallback>
        </mc:AlternateContent>
      </w:r>
      <w:bookmarkStart w:id="273" w:name="_Toc70330562"/>
      <w:r w:rsidR="00ED2F44" w:rsidRPr="00ED2F44">
        <w:rPr>
          <w:rFonts w:asciiTheme="majorHAnsi" w:hAnsiTheme="majorHAnsi" w:cs="Courier New"/>
          <w:lang w:val="es-ES"/>
        </w:rPr>
        <w:t>Evaluación del punto de monitoreo GW 15-SO</w:t>
      </w:r>
      <w:r w:rsidR="00FF0A78">
        <w:rPr>
          <w:rFonts w:asciiTheme="majorHAnsi" w:hAnsiTheme="majorHAnsi" w:cs="Courier New"/>
          <w:lang w:val="es-ES"/>
        </w:rPr>
        <w:t>.</w:t>
      </w:r>
      <w:bookmarkEnd w:id="272"/>
      <w:bookmarkEnd w:id="273"/>
    </w:p>
    <w:p w14:paraId="318D4096" w14:textId="77777777" w:rsidR="000157FC" w:rsidRDefault="000157FC" w:rsidP="001B3BF7">
      <w:pPr>
        <w:spacing w:line="259" w:lineRule="auto"/>
        <w:contextualSpacing w:val="0"/>
        <w:rPr>
          <w:rFonts w:asciiTheme="majorHAnsi" w:hAnsiTheme="majorHAnsi" w:cs="Courier New"/>
          <w:lang w:val="es-ES"/>
        </w:rPr>
      </w:pPr>
    </w:p>
    <w:p w14:paraId="1075BF51" w14:textId="77777777" w:rsidR="00ED2F44" w:rsidRDefault="00ED2F44" w:rsidP="00ED2F44">
      <w:pPr>
        <w:jc w:val="both"/>
        <w:rPr>
          <w:lang w:val="es-ES"/>
        </w:rPr>
      </w:pPr>
      <w:proofErr w:type="gramStart"/>
      <w:r>
        <w:rPr>
          <w:lang w:val="es-ES"/>
        </w:rPr>
        <w:t>De acuerdo al</w:t>
      </w:r>
      <w:proofErr w:type="gramEnd"/>
      <w:r>
        <w:rPr>
          <w:lang w:val="es-ES"/>
        </w:rPr>
        <w:t xml:space="preserve"> ICA aplicado a los resultados analíticos de las distintas campañas, el pozo presenta una calidad de agua muy variable, la valoración de calidad </w:t>
      </w:r>
      <w:r w:rsidRPr="00FB6330">
        <w:t>“</w:t>
      </w:r>
      <w:r>
        <w:rPr>
          <w:lang w:val="es-ES"/>
        </w:rPr>
        <w:t>pobre” o “no apta para consumo humano” deriva principalmente de la presencia de contracciones de nitratos por encima de límites de referencia para agua potable.</w:t>
      </w:r>
    </w:p>
    <w:p w14:paraId="1039510F" w14:textId="77777777" w:rsidR="00ED2F44" w:rsidRDefault="00ED2F44" w:rsidP="00ED2F44">
      <w:pPr>
        <w:rPr>
          <w:lang w:val="es-ES"/>
        </w:rPr>
      </w:pPr>
    </w:p>
    <w:tbl>
      <w:tblPr>
        <w:tblStyle w:val="Cuadrculaclara"/>
        <w:tblW w:w="0" w:type="auto"/>
        <w:tblLook w:val="04A0" w:firstRow="1" w:lastRow="0" w:firstColumn="1" w:lastColumn="0" w:noHBand="0" w:noVBand="1"/>
      </w:tblPr>
      <w:tblGrid>
        <w:gridCol w:w="2128"/>
        <w:gridCol w:w="2188"/>
        <w:gridCol w:w="2215"/>
        <w:gridCol w:w="2189"/>
      </w:tblGrid>
      <w:tr w:rsidR="00ED2F44" w14:paraId="23D95E76" w14:textId="77777777" w:rsidTr="00DC69A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01E75CA2" w14:textId="35E34966" w:rsidR="00ED2F44" w:rsidRPr="00993C9F" w:rsidRDefault="00993C9F" w:rsidP="00993C9F">
            <w:pPr>
              <w:pStyle w:val="Descripcin"/>
              <w:keepNext/>
              <w:spacing w:after="0"/>
              <w:jc w:val="center"/>
              <w:rPr>
                <w:b w:val="0"/>
              </w:rPr>
            </w:pPr>
            <w:bookmarkStart w:id="274" w:name="_Toc108437000"/>
            <w:r w:rsidRPr="00993C9F">
              <w:rPr>
                <w:b w:val="0"/>
              </w:rPr>
              <w:t xml:space="preserve">CUADRO </w:t>
            </w:r>
            <w:r w:rsidRPr="00993C9F">
              <w:fldChar w:fldCharType="begin"/>
            </w:r>
            <w:r w:rsidRPr="00993C9F">
              <w:rPr>
                <w:b w:val="0"/>
              </w:rPr>
              <w:instrText xml:space="preserve"> SEQ CUADRO \* ARABIC </w:instrText>
            </w:r>
            <w:r w:rsidRPr="00993C9F">
              <w:fldChar w:fldCharType="separate"/>
            </w:r>
            <w:r w:rsidR="00D14FCF">
              <w:rPr>
                <w:b w:val="0"/>
                <w:noProof/>
              </w:rPr>
              <w:t>35</w:t>
            </w:r>
            <w:r w:rsidRPr="00993C9F">
              <w:fldChar w:fldCharType="end"/>
            </w:r>
            <w:r w:rsidRPr="00993C9F">
              <w:rPr>
                <w:b w:val="0"/>
              </w:rPr>
              <w:t xml:space="preserve">. </w:t>
            </w:r>
            <w:r w:rsidR="00ED2F44" w:rsidRPr="00993C9F">
              <w:rPr>
                <w:rFonts w:ascii="MADE Evolve Sans" w:hAnsi="MADE Evolve Sans"/>
                <w:b w:val="0"/>
                <w:color w:val="000000" w:themeColor="text1"/>
              </w:rPr>
              <w:t>CUMPLIMIENTO DE LA LEY 1614/2020 Y LA NP 24 001 80 GW 15-SO</w:t>
            </w:r>
            <w:bookmarkEnd w:id="274"/>
          </w:p>
        </w:tc>
      </w:tr>
      <w:tr w:rsidR="00ED2F44" w14:paraId="58701DD8"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235" w:type="dxa"/>
          </w:tcPr>
          <w:p w14:paraId="6509A3C4" w14:textId="77777777" w:rsidR="00ED2F44" w:rsidRPr="00AE7201" w:rsidRDefault="00ED2F44" w:rsidP="00DC69A0">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310" w:type="dxa"/>
          </w:tcPr>
          <w:p w14:paraId="3DDC9150" w14:textId="77777777" w:rsidR="00ED2F44" w:rsidRPr="00AE7201" w:rsidRDefault="00ED2F44"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310" w:type="dxa"/>
          </w:tcPr>
          <w:p w14:paraId="51BF6E3F" w14:textId="77777777" w:rsidR="00ED2F44" w:rsidRPr="00AE7201" w:rsidRDefault="00ED2F44"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311" w:type="dxa"/>
          </w:tcPr>
          <w:p w14:paraId="37F54BF7" w14:textId="77777777" w:rsidR="00ED2F44" w:rsidRPr="00AE7201" w:rsidRDefault="00ED2F44"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ED2F44" w14:paraId="5E281194" w14:textId="77777777" w:rsidTr="00DC69A0">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6035BC83" w14:textId="77777777" w:rsidR="00ED2F44" w:rsidRPr="00AE7201" w:rsidRDefault="00ED2F44" w:rsidP="00DC69A0">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310" w:type="dxa"/>
            <w:vAlign w:val="center"/>
          </w:tcPr>
          <w:p w14:paraId="088DCDA7" w14:textId="77777777" w:rsidR="00ED2F44" w:rsidRPr="00AE7201" w:rsidRDefault="00ED2F44" w:rsidP="00DC69A0">
            <w:pPr>
              <w:jc w:val="center"/>
              <w:cnfStyle w:val="000000010000" w:firstRow="0" w:lastRow="0" w:firstColumn="0" w:lastColumn="0" w:oddVBand="0" w:evenVBand="0" w:oddHBand="0" w:evenHBand="1" w:firstRowFirstColumn="0" w:firstRowLastColumn="0" w:lastRowFirstColumn="0" w:lastRowLastColumn="0"/>
            </w:pPr>
            <w:r>
              <w:t>76,5%</w:t>
            </w:r>
          </w:p>
        </w:tc>
        <w:tc>
          <w:tcPr>
            <w:tcW w:w="2310" w:type="dxa"/>
            <w:vAlign w:val="center"/>
          </w:tcPr>
          <w:p w14:paraId="43172DE6" w14:textId="77777777" w:rsidR="00ED2F44" w:rsidRPr="00AE7201" w:rsidRDefault="00ED2F44" w:rsidP="00DC69A0">
            <w:pPr>
              <w:jc w:val="center"/>
              <w:cnfStyle w:val="000000010000" w:firstRow="0" w:lastRow="0" w:firstColumn="0" w:lastColumn="0" w:oddVBand="0" w:evenVBand="0" w:oddHBand="0" w:evenHBand="1" w:firstRowFirstColumn="0" w:firstRowLastColumn="0" w:lastRowFirstColumn="0" w:lastRowLastColumn="0"/>
            </w:pPr>
            <w:r>
              <w:t>82,3%</w:t>
            </w:r>
          </w:p>
        </w:tc>
        <w:tc>
          <w:tcPr>
            <w:tcW w:w="2311" w:type="dxa"/>
          </w:tcPr>
          <w:p w14:paraId="6B48AD2A" w14:textId="77777777" w:rsidR="00ED2F44" w:rsidRPr="00AE7201" w:rsidRDefault="00ED2F44" w:rsidP="00DC69A0">
            <w:pPr>
              <w:jc w:val="center"/>
              <w:cnfStyle w:val="000000010000" w:firstRow="0" w:lastRow="0" w:firstColumn="0" w:lastColumn="0" w:oddVBand="0" w:evenVBand="0" w:oddHBand="0" w:evenHBand="1" w:firstRowFirstColumn="0" w:firstRowLastColumn="0" w:lastRowFirstColumn="0" w:lastRowLastColumn="0"/>
            </w:pPr>
            <w:r>
              <w:t>70,5%</w:t>
            </w:r>
          </w:p>
        </w:tc>
      </w:tr>
      <w:tr w:rsidR="00ED2F44" w14:paraId="03775932"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42373534" w14:textId="77777777" w:rsidR="00ED2F44" w:rsidRPr="00AE7201" w:rsidRDefault="00ED2F44" w:rsidP="00DC69A0">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310" w:type="dxa"/>
            <w:vAlign w:val="center"/>
          </w:tcPr>
          <w:p w14:paraId="5B00EEF2" w14:textId="77777777" w:rsidR="00ED2F44" w:rsidRPr="00AE7201" w:rsidRDefault="00ED2F44" w:rsidP="00DC69A0">
            <w:pPr>
              <w:jc w:val="center"/>
              <w:cnfStyle w:val="000000100000" w:firstRow="0" w:lastRow="0" w:firstColumn="0" w:lastColumn="0" w:oddVBand="0" w:evenVBand="0" w:oddHBand="1" w:evenHBand="0" w:firstRowFirstColumn="0" w:firstRowLastColumn="0" w:lastRowFirstColumn="0" w:lastRowLastColumn="0"/>
            </w:pPr>
            <w:r>
              <w:t>23,5%</w:t>
            </w:r>
          </w:p>
        </w:tc>
        <w:tc>
          <w:tcPr>
            <w:tcW w:w="2310" w:type="dxa"/>
            <w:vAlign w:val="center"/>
          </w:tcPr>
          <w:p w14:paraId="4DDB98B3" w14:textId="77777777" w:rsidR="00ED2F44" w:rsidRPr="00AE7201" w:rsidRDefault="00ED2F44" w:rsidP="00DC69A0">
            <w:pPr>
              <w:jc w:val="center"/>
              <w:cnfStyle w:val="000000100000" w:firstRow="0" w:lastRow="0" w:firstColumn="0" w:lastColumn="0" w:oddVBand="0" w:evenVBand="0" w:oddHBand="1" w:evenHBand="0" w:firstRowFirstColumn="0" w:firstRowLastColumn="0" w:lastRowFirstColumn="0" w:lastRowLastColumn="0"/>
            </w:pPr>
            <w:r>
              <w:t>17,7%</w:t>
            </w:r>
          </w:p>
        </w:tc>
        <w:tc>
          <w:tcPr>
            <w:tcW w:w="2311" w:type="dxa"/>
          </w:tcPr>
          <w:p w14:paraId="7C7DDC3F" w14:textId="77777777" w:rsidR="00ED2F44" w:rsidRPr="00AE7201" w:rsidRDefault="00ED2F44" w:rsidP="00DC69A0">
            <w:pPr>
              <w:jc w:val="center"/>
              <w:cnfStyle w:val="000000100000" w:firstRow="0" w:lastRow="0" w:firstColumn="0" w:lastColumn="0" w:oddVBand="0" w:evenVBand="0" w:oddHBand="1" w:evenHBand="0" w:firstRowFirstColumn="0" w:firstRowLastColumn="0" w:lastRowFirstColumn="0" w:lastRowLastColumn="0"/>
            </w:pPr>
            <w:r>
              <w:t>29,5%</w:t>
            </w:r>
          </w:p>
        </w:tc>
      </w:tr>
      <w:tr w:rsidR="00ED2F44" w14:paraId="1207A143" w14:textId="77777777" w:rsidTr="00DC69A0">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14A593D5" w14:textId="77777777" w:rsidR="00ED2F44" w:rsidRPr="00AE7201" w:rsidRDefault="00ED2F44" w:rsidP="00DC69A0">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310" w:type="dxa"/>
            <w:vAlign w:val="center"/>
          </w:tcPr>
          <w:p w14:paraId="2F24FC7D" w14:textId="77777777" w:rsidR="00ED2F4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Nitratos</w:t>
            </w:r>
          </w:p>
          <w:p w14:paraId="38F72466" w14:textId="77777777" w:rsidR="00ED2F4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Alcalinidad</w:t>
            </w:r>
          </w:p>
          <w:p w14:paraId="7C3C207D" w14:textId="77777777" w:rsidR="00ED2F4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 xml:space="preserve">Coliformes totales </w:t>
            </w:r>
          </w:p>
          <w:p w14:paraId="29B74789" w14:textId="77777777" w:rsidR="00ED2F44" w:rsidRPr="001B77E3"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2310" w:type="dxa"/>
            <w:vAlign w:val="center"/>
          </w:tcPr>
          <w:p w14:paraId="77400A70" w14:textId="77777777" w:rsidR="00ED2F4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Conductividad eléctrica</w:t>
            </w:r>
          </w:p>
          <w:p w14:paraId="6EDD6950" w14:textId="77777777" w:rsidR="00ED2F4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 xml:space="preserve">Coliformes totales </w:t>
            </w:r>
          </w:p>
          <w:p w14:paraId="3F1E2137" w14:textId="77777777" w:rsidR="00ED2F44" w:rsidRPr="00AE7201"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2311" w:type="dxa"/>
            <w:vAlign w:val="center"/>
          </w:tcPr>
          <w:p w14:paraId="01ED1E44" w14:textId="77777777" w:rsidR="00ED2F4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Nitratos</w:t>
            </w:r>
          </w:p>
          <w:p w14:paraId="00AEBDAC" w14:textId="77777777" w:rsidR="00ED2F4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Alcalinidad</w:t>
            </w:r>
          </w:p>
          <w:p w14:paraId="4AAF0DFB" w14:textId="77777777" w:rsidR="00ED2F4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Calcio</w:t>
            </w:r>
          </w:p>
          <w:p w14:paraId="38B84440" w14:textId="77777777" w:rsidR="00ED2F4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 xml:space="preserve">Coliformes totales </w:t>
            </w:r>
          </w:p>
          <w:p w14:paraId="101F0B78" w14:textId="77777777" w:rsidR="00ED2F44" w:rsidRPr="00EE31F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r>
    </w:tbl>
    <w:p w14:paraId="49C23053" w14:textId="77777777" w:rsidR="00ED2F44" w:rsidRPr="005B1588" w:rsidRDefault="00ED2F44" w:rsidP="00ED2F44">
      <w:pPr>
        <w:rPr>
          <w:sz w:val="18"/>
          <w:szCs w:val="18"/>
          <w:lang w:val="es-ES"/>
        </w:rPr>
      </w:pPr>
      <w:r w:rsidRPr="005B1588">
        <w:rPr>
          <w:sz w:val="18"/>
          <w:szCs w:val="18"/>
          <w:lang w:val="es-ES"/>
        </w:rPr>
        <w:t xml:space="preserve">* Límite </w:t>
      </w:r>
      <w:r>
        <w:rPr>
          <w:sz w:val="18"/>
          <w:szCs w:val="18"/>
          <w:lang w:val="es-ES"/>
        </w:rPr>
        <w:t>correspondiente a la</w:t>
      </w:r>
      <w:r w:rsidRPr="005B1588">
        <w:rPr>
          <w:sz w:val="18"/>
          <w:szCs w:val="18"/>
          <w:lang w:val="es-ES"/>
        </w:rPr>
        <w:t xml:space="preserve"> NP 24 001 80</w:t>
      </w:r>
    </w:p>
    <w:p w14:paraId="1C86C24C" w14:textId="77777777" w:rsidR="00ED2F44" w:rsidRDefault="00ED2F44" w:rsidP="001B3BF7">
      <w:pPr>
        <w:spacing w:line="259" w:lineRule="auto"/>
        <w:contextualSpacing w:val="0"/>
        <w:rPr>
          <w:rFonts w:asciiTheme="majorHAnsi" w:hAnsiTheme="majorHAnsi" w:cs="Courier New"/>
          <w:lang w:val="es-ES"/>
        </w:rPr>
      </w:pPr>
    </w:p>
    <w:p w14:paraId="39C4C7B4" w14:textId="77777777" w:rsidR="00ED2F44" w:rsidRDefault="00ED2F44" w:rsidP="001B3BF7">
      <w:pPr>
        <w:spacing w:line="259" w:lineRule="auto"/>
        <w:contextualSpacing w:val="0"/>
        <w:rPr>
          <w:rFonts w:asciiTheme="majorHAnsi" w:hAnsiTheme="majorHAnsi" w:cs="Courier New"/>
          <w:lang w:val="es-ES"/>
        </w:rPr>
      </w:pPr>
    </w:p>
    <w:p w14:paraId="4D2E1F47" w14:textId="77777777" w:rsidR="00ED2F44" w:rsidRDefault="00ED2F44" w:rsidP="001B3BF7">
      <w:pPr>
        <w:spacing w:line="259" w:lineRule="auto"/>
        <w:contextualSpacing w:val="0"/>
        <w:rPr>
          <w:rFonts w:asciiTheme="majorHAnsi" w:hAnsiTheme="majorHAnsi" w:cs="Courier New"/>
          <w:lang w:val="es-ES"/>
        </w:rPr>
      </w:pPr>
    </w:p>
    <w:p w14:paraId="7D72CD4B" w14:textId="77777777" w:rsidR="00ED2F44" w:rsidRDefault="00ED2F44" w:rsidP="001B3BF7">
      <w:pPr>
        <w:spacing w:line="259" w:lineRule="auto"/>
        <w:contextualSpacing w:val="0"/>
        <w:rPr>
          <w:rFonts w:asciiTheme="majorHAnsi" w:hAnsiTheme="majorHAnsi" w:cs="Courier New"/>
          <w:lang w:val="es-ES"/>
        </w:rPr>
      </w:pPr>
    </w:p>
    <w:p w14:paraId="78D8A59D" w14:textId="77777777" w:rsidR="00ED2F44" w:rsidRDefault="00ED2F44" w:rsidP="001B3BF7">
      <w:pPr>
        <w:spacing w:line="259" w:lineRule="auto"/>
        <w:contextualSpacing w:val="0"/>
        <w:rPr>
          <w:rFonts w:asciiTheme="majorHAnsi" w:hAnsiTheme="majorHAnsi" w:cs="Courier New"/>
          <w:lang w:val="es-ES"/>
        </w:rPr>
      </w:pPr>
    </w:p>
    <w:p w14:paraId="6330E220" w14:textId="094CD160" w:rsidR="009B473C" w:rsidRDefault="00E1707E" w:rsidP="001B3BF7">
      <w:pPr>
        <w:pStyle w:val="Ttulo2"/>
        <w:rPr>
          <w:lang w:val="es-ES"/>
        </w:rPr>
      </w:pPr>
      <w:bookmarkStart w:id="275" w:name="_Toc70326636"/>
      <w:bookmarkStart w:id="276" w:name="_Toc70327444"/>
      <w:bookmarkStart w:id="277" w:name="_Toc108566580"/>
      <w:r>
        <w:rPr>
          <w:lang w:val="es-ES"/>
        </w:rPr>
        <w:t>3</w:t>
      </w:r>
      <w:r w:rsidR="0067641C">
        <w:rPr>
          <w:lang w:val="es-ES"/>
        </w:rPr>
        <w:t xml:space="preserve">.4.15 </w:t>
      </w:r>
      <w:bookmarkEnd w:id="275"/>
      <w:bookmarkEnd w:id="276"/>
      <w:r w:rsidR="00ED2F44" w:rsidRPr="00ED2F44">
        <w:rPr>
          <w:lang w:val="es-ES"/>
        </w:rPr>
        <w:t>Análisis del punto GW 17-LP</w:t>
      </w:r>
      <w:bookmarkEnd w:id="277"/>
    </w:p>
    <w:p w14:paraId="3C8E9865" w14:textId="77777777" w:rsidR="000157FC" w:rsidRDefault="000157FC" w:rsidP="001B3BF7">
      <w:pPr>
        <w:rPr>
          <w:rFonts w:asciiTheme="majorHAnsi" w:hAnsiTheme="majorHAnsi" w:cs="Times New Roman"/>
          <w:color w:val="000000" w:themeColor="text1"/>
          <w:shd w:val="clear" w:color="auto" w:fill="FFFFFF"/>
        </w:rPr>
      </w:pPr>
    </w:p>
    <w:p w14:paraId="3F1F0A63" w14:textId="77777777" w:rsidR="00ED2F44" w:rsidRDefault="00ED2F44" w:rsidP="00ED2F44">
      <w:pPr>
        <w:jc w:val="both"/>
      </w:pPr>
      <w:r>
        <w:t xml:space="preserve">La estación de monitoreo GW 17-LP se encuentra en la finca denominada La Paraguaya, en el lugar conocido como Zona de Estancias del distrito Sgto.  José Félix </w:t>
      </w:r>
      <w:proofErr w:type="gramStart"/>
      <w:r>
        <w:t>López  del</w:t>
      </w:r>
      <w:proofErr w:type="gramEnd"/>
      <w:r>
        <w:t xml:space="preserve"> Departamento de Concepción. Sus coordenadas UTM de referencia son 21K 489833.00 m E 7492572.00 m S.</w:t>
      </w:r>
    </w:p>
    <w:p w14:paraId="24DE576D" w14:textId="77777777" w:rsidR="00ED2F44" w:rsidRDefault="00ED2F44" w:rsidP="00ED2F44">
      <w:pPr>
        <w:jc w:val="both"/>
      </w:pPr>
    </w:p>
    <w:p w14:paraId="00CCB3D0" w14:textId="77777777" w:rsidR="00ED2F44" w:rsidRDefault="00ED2F44" w:rsidP="00ED2F44">
      <w:pPr>
        <w:jc w:val="both"/>
      </w:pPr>
      <w:r>
        <w:t xml:space="preserve">Este punto de monitoreo corresponde a un pozo artesiano que se localiza a 2 km al oeste de la sede de la finca mencionada, el agua se bombea a la sede para el abastecimiento de las viviendas del personal. </w:t>
      </w:r>
      <w:r>
        <w:lastRenderedPageBreak/>
        <w:t>En un radio de 100 metros del punto de monitoreo se observa campos naturales; en la finca se desarrollan actividades ganaderas.</w:t>
      </w:r>
    </w:p>
    <w:p w14:paraId="481AE36A" w14:textId="77777777" w:rsidR="00ED2F44" w:rsidRPr="003E0802" w:rsidRDefault="00ED2F44" w:rsidP="00ED2F44">
      <w:pPr>
        <w:jc w:val="both"/>
        <w:rPr>
          <w:lang w:val="es-ES"/>
        </w:rPr>
      </w:pPr>
    </w:p>
    <w:p w14:paraId="4A9343D5" w14:textId="77777777" w:rsidR="00ED2F44" w:rsidRDefault="00ED2F44" w:rsidP="00ED2F44">
      <w:pPr>
        <w:jc w:val="both"/>
      </w:pPr>
      <w:r w:rsidRPr="00E70338">
        <w:t xml:space="preserve">En </w:t>
      </w:r>
      <w:r>
        <w:t>base a los resultados de laboratorio obtenidos en las sucesivas campa</w:t>
      </w:r>
      <w:proofErr w:type="spellStart"/>
      <w:r>
        <w:rPr>
          <w:lang w:val="es-ES"/>
        </w:rPr>
        <w:t>ñas</w:t>
      </w:r>
      <w:proofErr w:type="spellEnd"/>
      <w:r>
        <w:rPr>
          <w:lang w:val="es-ES"/>
        </w:rPr>
        <w:t xml:space="preserve"> se </w:t>
      </w:r>
      <w:r>
        <w:t>aplico</w:t>
      </w:r>
      <w:r w:rsidRPr="00E70338">
        <w:t xml:space="preserve"> el índice de calidad de agua (ICA) y </w:t>
      </w:r>
      <w:r>
        <w:t xml:space="preserve">se evalúo </w:t>
      </w:r>
      <w:r w:rsidRPr="00E70338">
        <w:t>el grado de cumplimiento de los límites de calidad</w:t>
      </w:r>
      <w:r>
        <w:t xml:space="preserve"> para</w:t>
      </w:r>
      <w:r w:rsidRPr="00E70338">
        <w:t xml:space="preserve"> agua potable</w:t>
      </w:r>
      <w:r>
        <w:t xml:space="preserve"> establecidos en las normas nacionales.</w:t>
      </w:r>
    </w:p>
    <w:p w14:paraId="04152DBF" w14:textId="77777777" w:rsidR="00A115C0" w:rsidRPr="00A115C0" w:rsidRDefault="00A115C0" w:rsidP="001B3BF7">
      <w:pPr>
        <w:rPr>
          <w:lang w:val="es-ES"/>
        </w:rPr>
      </w:pPr>
    </w:p>
    <w:p w14:paraId="29585C06" w14:textId="53E97F30" w:rsidR="009B473C" w:rsidRDefault="00ED2F44" w:rsidP="001B3BF7">
      <w:pPr>
        <w:spacing w:line="259" w:lineRule="auto"/>
        <w:contextualSpacing w:val="0"/>
        <w:rPr>
          <w:rFonts w:asciiTheme="majorHAnsi" w:hAnsiTheme="majorHAnsi" w:cs="Courier New"/>
          <w:lang w:val="es-ES"/>
        </w:rPr>
      </w:pPr>
      <w:r>
        <w:rPr>
          <w:noProof/>
          <w:lang w:val="es-ES" w:eastAsia="es-ES"/>
        </w:rPr>
        <w:drawing>
          <wp:inline distT="0" distB="0" distL="0" distR="0" wp14:anchorId="3FC13745" wp14:editId="3889C4F7">
            <wp:extent cx="5400040" cy="2788315"/>
            <wp:effectExtent l="0" t="0" r="10160" b="1206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ED2F44" w14:paraId="03EC619D" w14:textId="77777777" w:rsidTr="00DC69A0">
        <w:trPr>
          <w:jc w:val="right"/>
        </w:trPr>
        <w:tc>
          <w:tcPr>
            <w:tcW w:w="662" w:type="pct"/>
            <w:vAlign w:val="center"/>
          </w:tcPr>
          <w:p w14:paraId="30E4E02E" w14:textId="77777777" w:rsidR="00ED2F44" w:rsidRPr="002A42A5" w:rsidRDefault="00ED2F44" w:rsidP="00DC69A0">
            <w:pPr>
              <w:jc w:val="center"/>
              <w:rPr>
                <w:sz w:val="14"/>
                <w:szCs w:val="14"/>
              </w:rPr>
            </w:pPr>
            <w:r w:rsidRPr="002A42A5">
              <w:rPr>
                <w:sz w:val="14"/>
                <w:szCs w:val="14"/>
              </w:rPr>
              <w:t>ESCALA ICA</w:t>
            </w:r>
          </w:p>
        </w:tc>
        <w:tc>
          <w:tcPr>
            <w:tcW w:w="867" w:type="pct"/>
            <w:shd w:val="clear" w:color="auto" w:fill="2E74B5" w:themeFill="accent1" w:themeFillShade="BF"/>
            <w:vAlign w:val="center"/>
          </w:tcPr>
          <w:p w14:paraId="57790812" w14:textId="77777777" w:rsidR="00ED2F44" w:rsidRPr="002A42A5" w:rsidRDefault="00ED2F44" w:rsidP="00DC69A0">
            <w:pPr>
              <w:jc w:val="center"/>
              <w:rPr>
                <w:sz w:val="14"/>
                <w:szCs w:val="14"/>
              </w:rPr>
            </w:pPr>
            <w:r w:rsidRPr="002A42A5">
              <w:rPr>
                <w:sz w:val="14"/>
                <w:szCs w:val="14"/>
              </w:rPr>
              <w:t>Excelente: &lt; 50</w:t>
            </w:r>
          </w:p>
        </w:tc>
        <w:tc>
          <w:tcPr>
            <w:tcW w:w="868" w:type="pct"/>
            <w:shd w:val="clear" w:color="auto" w:fill="6CAB68"/>
            <w:vAlign w:val="center"/>
          </w:tcPr>
          <w:p w14:paraId="59377FB1" w14:textId="77777777" w:rsidR="00ED2F44" w:rsidRPr="002A42A5" w:rsidRDefault="00ED2F44" w:rsidP="00DC69A0">
            <w:pPr>
              <w:jc w:val="center"/>
              <w:rPr>
                <w:sz w:val="14"/>
                <w:szCs w:val="14"/>
              </w:rPr>
            </w:pPr>
            <w:r w:rsidRPr="002A42A5">
              <w:rPr>
                <w:sz w:val="14"/>
                <w:szCs w:val="14"/>
              </w:rPr>
              <w:t>Buena: 50-100</w:t>
            </w:r>
          </w:p>
        </w:tc>
        <w:tc>
          <w:tcPr>
            <w:tcW w:w="867" w:type="pct"/>
            <w:shd w:val="clear" w:color="auto" w:fill="F8F32B"/>
            <w:vAlign w:val="center"/>
          </w:tcPr>
          <w:p w14:paraId="412A8B62" w14:textId="77777777" w:rsidR="00ED2F44" w:rsidRPr="002A42A5" w:rsidRDefault="00ED2F44" w:rsidP="00DC69A0">
            <w:pPr>
              <w:jc w:val="center"/>
              <w:rPr>
                <w:sz w:val="14"/>
                <w:szCs w:val="14"/>
              </w:rPr>
            </w:pPr>
            <w:r w:rsidRPr="002A42A5">
              <w:rPr>
                <w:sz w:val="14"/>
                <w:szCs w:val="14"/>
              </w:rPr>
              <w:t>Pobre: 101-200</w:t>
            </w:r>
          </w:p>
        </w:tc>
        <w:tc>
          <w:tcPr>
            <w:tcW w:w="868" w:type="pct"/>
            <w:shd w:val="clear" w:color="auto" w:fill="FFC000"/>
            <w:vAlign w:val="center"/>
          </w:tcPr>
          <w:p w14:paraId="1831FF87" w14:textId="77777777" w:rsidR="00ED2F44" w:rsidRPr="002A42A5" w:rsidRDefault="00ED2F44" w:rsidP="00DC69A0">
            <w:pPr>
              <w:jc w:val="center"/>
              <w:rPr>
                <w:sz w:val="14"/>
                <w:szCs w:val="14"/>
              </w:rPr>
            </w:pPr>
            <w:r w:rsidRPr="002A42A5">
              <w:rPr>
                <w:sz w:val="14"/>
                <w:szCs w:val="14"/>
              </w:rPr>
              <w:t>Muy pobre: 201-300</w:t>
            </w:r>
          </w:p>
        </w:tc>
        <w:tc>
          <w:tcPr>
            <w:tcW w:w="868" w:type="pct"/>
            <w:shd w:val="clear" w:color="auto" w:fill="CC3300"/>
            <w:vAlign w:val="center"/>
          </w:tcPr>
          <w:p w14:paraId="5124981D" w14:textId="77777777" w:rsidR="00ED2F44" w:rsidRPr="002A42A5" w:rsidRDefault="00ED2F44" w:rsidP="00DC69A0">
            <w:pPr>
              <w:jc w:val="center"/>
              <w:rPr>
                <w:sz w:val="14"/>
                <w:szCs w:val="14"/>
              </w:rPr>
            </w:pPr>
            <w:r w:rsidRPr="002A42A5">
              <w:rPr>
                <w:sz w:val="14"/>
                <w:szCs w:val="14"/>
              </w:rPr>
              <w:t>No apta: &gt;300</w:t>
            </w:r>
          </w:p>
        </w:tc>
      </w:tr>
    </w:tbl>
    <w:p w14:paraId="47F520A5" w14:textId="4C42CE2F" w:rsidR="0067641C" w:rsidRPr="00AC505E" w:rsidRDefault="00AC505E" w:rsidP="00626AE4">
      <w:pPr>
        <w:pStyle w:val="Descripcin"/>
        <w:keepNext/>
        <w:spacing w:after="0"/>
      </w:pPr>
      <w:bookmarkStart w:id="278" w:name="_Toc108470368"/>
      <w:r>
        <w:t xml:space="preserve">Figura </w:t>
      </w:r>
      <w:fldSimple w:instr=" SEQ Figura \* ARABIC ">
        <w:r w:rsidR="00626AE4">
          <w:rPr>
            <w:noProof/>
          </w:rPr>
          <w:t>36</w:t>
        </w:r>
      </w:fldSimple>
      <w:r>
        <w:t xml:space="preserve">. </w:t>
      </w:r>
      <w:r w:rsidR="00ED2F44" w:rsidRPr="00ED2F44">
        <w:rPr>
          <w:rFonts w:asciiTheme="majorHAnsi" w:hAnsiTheme="majorHAnsi" w:cs="Courier New"/>
          <w:lang w:val="es-ES"/>
        </w:rPr>
        <w:t>Evaluación del punto de monitoreo GW 17-LP</w:t>
      </w:r>
      <w:r w:rsidR="00C072EF">
        <w:rPr>
          <w:rFonts w:asciiTheme="majorHAnsi" w:hAnsiTheme="majorHAnsi" w:cs="Courier New"/>
          <w:lang w:val="es-ES"/>
        </w:rPr>
        <w:t>.</w:t>
      </w:r>
      <w:bookmarkEnd w:id="278"/>
    </w:p>
    <w:p w14:paraId="544049D4" w14:textId="77777777" w:rsidR="000157FC" w:rsidRDefault="000157FC" w:rsidP="001B3BF7">
      <w:pPr>
        <w:jc w:val="both"/>
      </w:pPr>
    </w:p>
    <w:p w14:paraId="484F3671" w14:textId="77777777" w:rsidR="00ED2F44" w:rsidRDefault="00ED2F44" w:rsidP="00ED2F44">
      <w:pPr>
        <w:jc w:val="both"/>
        <w:rPr>
          <w:lang w:val="es-ES"/>
        </w:rPr>
      </w:pPr>
      <w:proofErr w:type="gramStart"/>
      <w:r>
        <w:rPr>
          <w:lang w:val="es-ES"/>
        </w:rPr>
        <w:t>De acuerdo al</w:t>
      </w:r>
      <w:proofErr w:type="gramEnd"/>
      <w:r>
        <w:rPr>
          <w:lang w:val="es-ES"/>
        </w:rPr>
        <w:t xml:space="preserve"> ICA aplicado las aguas presentan una excelente calidad para el consumo humano, el cumplimiento de los requisitos para agua potable estuvo en el rango de 76,5% a 88,3%, siendo los indicadores microbiológicos los contaminantes más frecuentes.</w:t>
      </w:r>
    </w:p>
    <w:p w14:paraId="21E87ABF" w14:textId="77777777" w:rsidR="00ED2F44" w:rsidRDefault="00ED2F44" w:rsidP="00ED2F44">
      <w:pPr>
        <w:rPr>
          <w:lang w:val="es-ES"/>
        </w:rPr>
      </w:pPr>
    </w:p>
    <w:tbl>
      <w:tblPr>
        <w:tblStyle w:val="Cuadrculaclara"/>
        <w:tblW w:w="0" w:type="auto"/>
        <w:tblLook w:val="04A0" w:firstRow="1" w:lastRow="0" w:firstColumn="1" w:lastColumn="0" w:noHBand="0" w:noVBand="1"/>
      </w:tblPr>
      <w:tblGrid>
        <w:gridCol w:w="2388"/>
        <w:gridCol w:w="1973"/>
        <w:gridCol w:w="2181"/>
        <w:gridCol w:w="2178"/>
      </w:tblGrid>
      <w:tr w:rsidR="00ED2F44" w14:paraId="684346EA" w14:textId="77777777" w:rsidTr="00DC69A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6EB9C83A" w14:textId="36057A32" w:rsidR="00ED2F44" w:rsidRPr="00993C9F" w:rsidRDefault="00993C9F" w:rsidP="00993C9F">
            <w:pPr>
              <w:pStyle w:val="Descripcin"/>
              <w:keepNext/>
              <w:spacing w:after="0"/>
              <w:jc w:val="center"/>
              <w:rPr>
                <w:b w:val="0"/>
              </w:rPr>
            </w:pPr>
            <w:bookmarkStart w:id="279" w:name="_Toc108437001"/>
            <w:r w:rsidRPr="00993C9F">
              <w:rPr>
                <w:b w:val="0"/>
              </w:rPr>
              <w:t xml:space="preserve">CUADRO </w:t>
            </w:r>
            <w:r w:rsidRPr="00993C9F">
              <w:fldChar w:fldCharType="begin"/>
            </w:r>
            <w:r w:rsidRPr="00993C9F">
              <w:rPr>
                <w:b w:val="0"/>
              </w:rPr>
              <w:instrText xml:space="preserve"> SEQ CUADRO \* ARABIC </w:instrText>
            </w:r>
            <w:r w:rsidRPr="00993C9F">
              <w:fldChar w:fldCharType="separate"/>
            </w:r>
            <w:r w:rsidR="00D14FCF">
              <w:rPr>
                <w:b w:val="0"/>
                <w:noProof/>
              </w:rPr>
              <w:t>36</w:t>
            </w:r>
            <w:r w:rsidRPr="00993C9F">
              <w:fldChar w:fldCharType="end"/>
            </w:r>
            <w:r w:rsidRPr="00993C9F">
              <w:rPr>
                <w:b w:val="0"/>
              </w:rPr>
              <w:t xml:space="preserve">. </w:t>
            </w:r>
            <w:r w:rsidR="00ED2F44" w:rsidRPr="00993C9F">
              <w:rPr>
                <w:rFonts w:ascii="MADE Evolve Sans" w:hAnsi="MADE Evolve Sans"/>
                <w:b w:val="0"/>
                <w:color w:val="000000" w:themeColor="text1"/>
              </w:rPr>
              <w:t>CUMPLIMIENTO DE LA LEY 1614/2020 Y LA NP 24 001 80 GW 17-LP</w:t>
            </w:r>
            <w:bookmarkEnd w:id="279"/>
          </w:p>
        </w:tc>
      </w:tr>
      <w:tr w:rsidR="00ED2F44" w14:paraId="02FAFABC"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780463C9" w14:textId="77777777" w:rsidR="00ED2F44" w:rsidRPr="00AE7201" w:rsidRDefault="00ED2F44" w:rsidP="00DC69A0">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5B74FB9F" w14:textId="77777777" w:rsidR="00ED2F44" w:rsidRPr="00AE7201" w:rsidRDefault="00ED2F44"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31E5E84A" w14:textId="77777777" w:rsidR="00ED2F44" w:rsidRPr="00AE7201" w:rsidRDefault="00ED2F44"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5C0D3D71" w14:textId="77777777" w:rsidR="00ED2F44" w:rsidRPr="00AE7201" w:rsidRDefault="00ED2F44"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ED2F44" w14:paraId="53DD287A" w14:textId="77777777" w:rsidTr="00DC69A0">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171BA3D" w14:textId="77777777" w:rsidR="00ED2F44" w:rsidRPr="00AE7201" w:rsidRDefault="00ED2F44" w:rsidP="00DC69A0">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064" w:type="dxa"/>
            <w:vAlign w:val="center"/>
          </w:tcPr>
          <w:p w14:paraId="33029BFE" w14:textId="77777777" w:rsidR="00ED2F44" w:rsidRPr="00AE7201" w:rsidRDefault="00ED2F44" w:rsidP="00DC69A0">
            <w:pPr>
              <w:jc w:val="center"/>
              <w:cnfStyle w:val="000000010000" w:firstRow="0" w:lastRow="0" w:firstColumn="0" w:lastColumn="0" w:oddVBand="0" w:evenVBand="0" w:oddHBand="0" w:evenHBand="1" w:firstRowFirstColumn="0" w:firstRowLastColumn="0" w:lastRowFirstColumn="0" w:lastRowLastColumn="0"/>
            </w:pPr>
            <w:r>
              <w:t>88,3%</w:t>
            </w:r>
          </w:p>
        </w:tc>
        <w:tc>
          <w:tcPr>
            <w:tcW w:w="2292" w:type="dxa"/>
            <w:vAlign w:val="center"/>
          </w:tcPr>
          <w:p w14:paraId="062723FD" w14:textId="77777777" w:rsidR="00ED2F44" w:rsidRPr="00AE7201" w:rsidRDefault="00ED2F44" w:rsidP="00DC69A0">
            <w:pPr>
              <w:jc w:val="center"/>
              <w:cnfStyle w:val="000000010000" w:firstRow="0" w:lastRow="0" w:firstColumn="0" w:lastColumn="0" w:oddVBand="0" w:evenVBand="0" w:oddHBand="0" w:evenHBand="1" w:firstRowFirstColumn="0" w:firstRowLastColumn="0" w:lastRowFirstColumn="0" w:lastRowLastColumn="0"/>
            </w:pPr>
            <w:r>
              <w:t>82,3%</w:t>
            </w:r>
          </w:p>
        </w:tc>
        <w:tc>
          <w:tcPr>
            <w:tcW w:w="2292" w:type="dxa"/>
          </w:tcPr>
          <w:p w14:paraId="269C43AE" w14:textId="77777777" w:rsidR="00ED2F44" w:rsidRPr="00AE7201" w:rsidRDefault="00ED2F44" w:rsidP="00DC69A0">
            <w:pPr>
              <w:jc w:val="center"/>
              <w:cnfStyle w:val="000000010000" w:firstRow="0" w:lastRow="0" w:firstColumn="0" w:lastColumn="0" w:oddVBand="0" w:evenVBand="0" w:oddHBand="0" w:evenHBand="1" w:firstRowFirstColumn="0" w:firstRowLastColumn="0" w:lastRowFirstColumn="0" w:lastRowLastColumn="0"/>
            </w:pPr>
            <w:r>
              <w:t>76,5%</w:t>
            </w:r>
          </w:p>
        </w:tc>
      </w:tr>
      <w:tr w:rsidR="00ED2F44" w14:paraId="7A035377"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666A7FC" w14:textId="77777777" w:rsidR="00ED2F44" w:rsidRPr="00AE7201" w:rsidRDefault="00ED2F44" w:rsidP="00DC69A0">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064" w:type="dxa"/>
            <w:vAlign w:val="center"/>
          </w:tcPr>
          <w:p w14:paraId="0B475C52" w14:textId="77777777" w:rsidR="00ED2F44" w:rsidRPr="00AE7201" w:rsidRDefault="00ED2F44" w:rsidP="00DC69A0">
            <w:pPr>
              <w:jc w:val="center"/>
              <w:cnfStyle w:val="000000100000" w:firstRow="0" w:lastRow="0" w:firstColumn="0" w:lastColumn="0" w:oddVBand="0" w:evenVBand="0" w:oddHBand="1" w:evenHBand="0" w:firstRowFirstColumn="0" w:firstRowLastColumn="0" w:lastRowFirstColumn="0" w:lastRowLastColumn="0"/>
            </w:pPr>
            <w:r>
              <w:t>11,7%</w:t>
            </w:r>
          </w:p>
        </w:tc>
        <w:tc>
          <w:tcPr>
            <w:tcW w:w="2292" w:type="dxa"/>
            <w:vAlign w:val="center"/>
          </w:tcPr>
          <w:p w14:paraId="4BAD6D3C" w14:textId="77777777" w:rsidR="00ED2F44" w:rsidRPr="00AE7201" w:rsidRDefault="00ED2F44" w:rsidP="00DC69A0">
            <w:pPr>
              <w:jc w:val="center"/>
              <w:cnfStyle w:val="000000100000" w:firstRow="0" w:lastRow="0" w:firstColumn="0" w:lastColumn="0" w:oddVBand="0" w:evenVBand="0" w:oddHBand="1" w:evenHBand="0" w:firstRowFirstColumn="0" w:firstRowLastColumn="0" w:lastRowFirstColumn="0" w:lastRowLastColumn="0"/>
            </w:pPr>
            <w:r>
              <w:t>17,7%</w:t>
            </w:r>
          </w:p>
        </w:tc>
        <w:tc>
          <w:tcPr>
            <w:tcW w:w="2292" w:type="dxa"/>
          </w:tcPr>
          <w:p w14:paraId="57448085" w14:textId="77777777" w:rsidR="00ED2F44" w:rsidRPr="00AE7201" w:rsidRDefault="00ED2F44" w:rsidP="00DC69A0">
            <w:pPr>
              <w:jc w:val="center"/>
              <w:cnfStyle w:val="000000100000" w:firstRow="0" w:lastRow="0" w:firstColumn="0" w:lastColumn="0" w:oddVBand="0" w:evenVBand="0" w:oddHBand="1" w:evenHBand="0" w:firstRowFirstColumn="0" w:firstRowLastColumn="0" w:lastRowFirstColumn="0" w:lastRowLastColumn="0"/>
            </w:pPr>
            <w:r>
              <w:t>23,5%</w:t>
            </w:r>
          </w:p>
        </w:tc>
      </w:tr>
      <w:tr w:rsidR="00ED2F44" w14:paraId="4A89022F" w14:textId="77777777" w:rsidTr="00DC69A0">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CA604AC" w14:textId="77777777" w:rsidR="00ED2F44" w:rsidRPr="00AE7201" w:rsidRDefault="00ED2F44" w:rsidP="00DC69A0">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064" w:type="dxa"/>
            <w:vAlign w:val="center"/>
          </w:tcPr>
          <w:p w14:paraId="380E31D9" w14:textId="77777777" w:rsidR="00ED2F4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139B12F3" w14:textId="77777777" w:rsidR="00ED2F44" w:rsidRPr="001B77E3"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2292" w:type="dxa"/>
            <w:vAlign w:val="center"/>
          </w:tcPr>
          <w:p w14:paraId="3F32A1D6" w14:textId="77777777" w:rsidR="00ED2F4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14775301" w14:textId="77777777" w:rsidR="00ED2F4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p w14:paraId="40B8130C" w14:textId="77777777" w:rsidR="00ED2F44" w:rsidRPr="00AE7201"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proofErr w:type="spellStart"/>
            <w:r>
              <w:rPr>
                <w:sz w:val="18"/>
                <w:szCs w:val="18"/>
              </w:rPr>
              <w:t>Escherichia</w:t>
            </w:r>
            <w:proofErr w:type="spellEnd"/>
            <w:r>
              <w:rPr>
                <w:sz w:val="18"/>
                <w:szCs w:val="18"/>
              </w:rPr>
              <w:t xml:space="preserve"> </w:t>
            </w:r>
            <w:proofErr w:type="spellStart"/>
            <w:r>
              <w:rPr>
                <w:sz w:val="18"/>
                <w:szCs w:val="18"/>
              </w:rPr>
              <w:t>coli</w:t>
            </w:r>
            <w:proofErr w:type="spellEnd"/>
          </w:p>
        </w:tc>
        <w:tc>
          <w:tcPr>
            <w:tcW w:w="2292" w:type="dxa"/>
            <w:vAlign w:val="center"/>
          </w:tcPr>
          <w:p w14:paraId="70BF8A59" w14:textId="77777777" w:rsidR="00ED2F4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7F2B741C" w14:textId="77777777" w:rsidR="00ED2F4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Potasio</w:t>
            </w:r>
          </w:p>
          <w:p w14:paraId="41125912" w14:textId="77777777" w:rsidR="00ED2F4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77EFEDF7" w14:textId="77777777" w:rsidR="00ED2F44" w:rsidRPr="00EE31F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r>
    </w:tbl>
    <w:p w14:paraId="05259CAB" w14:textId="77777777" w:rsidR="00ED2F44" w:rsidRPr="005B1588" w:rsidRDefault="00ED2F44" w:rsidP="00ED2F44">
      <w:pPr>
        <w:rPr>
          <w:sz w:val="18"/>
          <w:szCs w:val="18"/>
          <w:lang w:val="es-ES"/>
        </w:rPr>
      </w:pPr>
      <w:r w:rsidRPr="005B1588">
        <w:rPr>
          <w:sz w:val="18"/>
          <w:szCs w:val="18"/>
          <w:lang w:val="es-ES"/>
        </w:rPr>
        <w:t xml:space="preserve">* Límite </w:t>
      </w:r>
      <w:r>
        <w:rPr>
          <w:sz w:val="18"/>
          <w:szCs w:val="18"/>
          <w:lang w:val="es-ES"/>
        </w:rPr>
        <w:t>correspondiente a la</w:t>
      </w:r>
      <w:r w:rsidRPr="005B1588">
        <w:rPr>
          <w:sz w:val="18"/>
          <w:szCs w:val="18"/>
          <w:lang w:val="es-ES"/>
        </w:rPr>
        <w:t xml:space="preserve"> NP 24 001 80</w:t>
      </w:r>
    </w:p>
    <w:p w14:paraId="67A158E6" w14:textId="77777777" w:rsidR="00ED2F44" w:rsidRDefault="00ED2F44" w:rsidP="001B3BF7">
      <w:pPr>
        <w:jc w:val="both"/>
      </w:pPr>
    </w:p>
    <w:p w14:paraId="04096DCE" w14:textId="77777777" w:rsidR="00C072EF" w:rsidRDefault="00C072EF" w:rsidP="001B3BF7">
      <w:pPr>
        <w:spacing w:line="259" w:lineRule="auto"/>
        <w:contextualSpacing w:val="0"/>
        <w:rPr>
          <w:lang w:val="es-ES"/>
        </w:rPr>
      </w:pPr>
    </w:p>
    <w:p w14:paraId="0EF80C90" w14:textId="77777777" w:rsidR="00ED2F44" w:rsidRDefault="00ED2F44" w:rsidP="001B3BF7">
      <w:pPr>
        <w:spacing w:line="259" w:lineRule="auto"/>
        <w:contextualSpacing w:val="0"/>
        <w:rPr>
          <w:lang w:val="es-ES"/>
        </w:rPr>
      </w:pPr>
    </w:p>
    <w:p w14:paraId="5D06ABE1" w14:textId="77777777" w:rsidR="00ED2F44" w:rsidRDefault="00ED2F44" w:rsidP="001B3BF7">
      <w:pPr>
        <w:spacing w:line="259" w:lineRule="auto"/>
        <w:contextualSpacing w:val="0"/>
        <w:rPr>
          <w:lang w:val="es-ES"/>
        </w:rPr>
      </w:pPr>
    </w:p>
    <w:p w14:paraId="63FCC016" w14:textId="77777777" w:rsidR="00ED2F44" w:rsidRDefault="00ED2F44" w:rsidP="001B3BF7">
      <w:pPr>
        <w:spacing w:line="259" w:lineRule="auto"/>
        <w:contextualSpacing w:val="0"/>
        <w:rPr>
          <w:lang w:val="es-ES"/>
        </w:rPr>
      </w:pPr>
    </w:p>
    <w:p w14:paraId="7261F4AA" w14:textId="77777777" w:rsidR="00ED2F44" w:rsidRDefault="00ED2F44" w:rsidP="001B3BF7">
      <w:pPr>
        <w:spacing w:line="259" w:lineRule="auto"/>
        <w:contextualSpacing w:val="0"/>
        <w:rPr>
          <w:lang w:val="es-ES"/>
        </w:rPr>
      </w:pPr>
    </w:p>
    <w:p w14:paraId="28256D39" w14:textId="426EE59F" w:rsidR="009B473C" w:rsidRDefault="00E1707E" w:rsidP="001B3BF7">
      <w:pPr>
        <w:pStyle w:val="Ttulo2"/>
        <w:rPr>
          <w:lang w:val="es-ES"/>
        </w:rPr>
      </w:pPr>
      <w:bookmarkStart w:id="280" w:name="_Toc70326637"/>
      <w:bookmarkStart w:id="281" w:name="_Toc70327445"/>
      <w:bookmarkStart w:id="282" w:name="_Toc108566581"/>
      <w:r>
        <w:rPr>
          <w:lang w:val="es-ES"/>
        </w:rPr>
        <w:t>3</w:t>
      </w:r>
      <w:r w:rsidR="00D22844">
        <w:rPr>
          <w:lang w:val="es-ES"/>
        </w:rPr>
        <w:t>.3</w:t>
      </w:r>
      <w:r w:rsidR="00432520" w:rsidRPr="00FA0A06">
        <w:rPr>
          <w:lang w:val="es-ES"/>
        </w:rPr>
        <w:t xml:space="preserve">.16 </w:t>
      </w:r>
      <w:bookmarkEnd w:id="280"/>
      <w:bookmarkEnd w:id="281"/>
      <w:r w:rsidR="00ED2F44" w:rsidRPr="00ED2F44">
        <w:rPr>
          <w:lang w:val="es-ES"/>
        </w:rPr>
        <w:t>Análisis del punto GW 21-MC</w:t>
      </w:r>
      <w:bookmarkEnd w:id="282"/>
    </w:p>
    <w:p w14:paraId="633ED334" w14:textId="77777777" w:rsidR="000157FC" w:rsidRDefault="000157FC" w:rsidP="001B3BF7"/>
    <w:p w14:paraId="091D959D" w14:textId="77777777" w:rsidR="00ED2F44" w:rsidRDefault="00ED2F44" w:rsidP="00ED2F44">
      <w:pPr>
        <w:jc w:val="both"/>
      </w:pPr>
      <w:r>
        <w:t xml:space="preserve">La estación de monitoreo GW 21-MC se encuentra en la finca denominada Machuca-cue, en el lugar conocido como Zona de Estancias del distrito Sgto.  José Félix </w:t>
      </w:r>
      <w:proofErr w:type="gramStart"/>
      <w:r>
        <w:t>López  del</w:t>
      </w:r>
      <w:proofErr w:type="gramEnd"/>
      <w:r>
        <w:t xml:space="preserve"> Departamento de Concepción. Sus coordenadas UTM de referencia son 21K 495202.00 m E 7489899.00 m S.</w:t>
      </w:r>
    </w:p>
    <w:p w14:paraId="4F01622E" w14:textId="77777777" w:rsidR="00ED2F44" w:rsidRDefault="00ED2F44" w:rsidP="00ED2F44">
      <w:pPr>
        <w:jc w:val="both"/>
      </w:pPr>
    </w:p>
    <w:p w14:paraId="032056C1" w14:textId="77777777" w:rsidR="00ED2F44" w:rsidRDefault="00ED2F44" w:rsidP="00ED2F44">
      <w:pPr>
        <w:jc w:val="both"/>
      </w:pPr>
      <w:r>
        <w:lastRenderedPageBreak/>
        <w:t xml:space="preserve">Este punto de monitoreo corresponde a un pozo artesiano que se localiza en la sede de la finca mencionada, en un radio de 100 metros se verifica la existencia de corrales y viviendas del personal. </w:t>
      </w:r>
    </w:p>
    <w:p w14:paraId="0AACEE00" w14:textId="77777777" w:rsidR="00ED2F44" w:rsidRPr="003E0802" w:rsidRDefault="00ED2F44" w:rsidP="00ED2F44">
      <w:pPr>
        <w:jc w:val="both"/>
        <w:rPr>
          <w:lang w:val="es-ES"/>
        </w:rPr>
      </w:pPr>
    </w:p>
    <w:p w14:paraId="2D7C6541" w14:textId="27333F36" w:rsidR="002B55BC" w:rsidRPr="00A115C0" w:rsidRDefault="00ED2F44" w:rsidP="00ED2F44">
      <w:pPr>
        <w:jc w:val="both"/>
      </w:pPr>
      <w:r w:rsidRPr="00696CA9">
        <w:t>Durante la campaña en temporada seca del 2021 la bomba sumergible del pozo se encontraba fuera de servicio y no fue posible la toma de muestra. La aplicación del índice de calidad de agua (ICA) se realizó con los resultados analíticos</w:t>
      </w:r>
      <w:r>
        <w:t xml:space="preserve"> en </w:t>
      </w:r>
      <w:r w:rsidRPr="00696CA9">
        <w:t xml:space="preserve">temporada de lluvias </w:t>
      </w:r>
      <w:r>
        <w:t xml:space="preserve">de </w:t>
      </w:r>
      <w:r w:rsidRPr="00696CA9">
        <w:t>2021 y 2022</w:t>
      </w:r>
      <w:r w:rsidR="002B55BC">
        <w:t>.</w:t>
      </w:r>
    </w:p>
    <w:p w14:paraId="6A2E20A8" w14:textId="77777777" w:rsidR="00A115C0" w:rsidRPr="00A115C0" w:rsidRDefault="00A115C0" w:rsidP="001B3BF7"/>
    <w:p w14:paraId="2DA2403B" w14:textId="01591BBB" w:rsidR="00F461ED" w:rsidRDefault="00ED2F44" w:rsidP="001B3BF7">
      <w:pPr>
        <w:pStyle w:val="Descripcin"/>
        <w:spacing w:after="0"/>
        <w:rPr>
          <w:rFonts w:asciiTheme="majorHAnsi" w:hAnsiTheme="majorHAnsi" w:cs="Courier New"/>
          <w:noProof/>
          <w:lang w:val="es-ES" w:eastAsia="es-ES"/>
        </w:rPr>
      </w:pPr>
      <w:bookmarkStart w:id="283" w:name="_Toc70330564"/>
      <w:r>
        <w:rPr>
          <w:noProof/>
          <w:lang w:val="es-ES" w:eastAsia="es-ES"/>
        </w:rPr>
        <w:drawing>
          <wp:inline distT="0" distB="0" distL="0" distR="0" wp14:anchorId="528974A1" wp14:editId="766149EE">
            <wp:extent cx="5400040" cy="2788315"/>
            <wp:effectExtent l="0" t="0" r="10160" b="12065"/>
            <wp:docPr id="559" name="Gráfico 5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663BFB" w14:paraId="2B611931" w14:textId="77777777" w:rsidTr="00DC69A0">
        <w:trPr>
          <w:jc w:val="right"/>
        </w:trPr>
        <w:tc>
          <w:tcPr>
            <w:tcW w:w="662" w:type="pct"/>
            <w:vAlign w:val="center"/>
          </w:tcPr>
          <w:p w14:paraId="6A1FCA4A" w14:textId="77777777" w:rsidR="00663BFB" w:rsidRPr="002A42A5" w:rsidRDefault="00663BFB" w:rsidP="00DC69A0">
            <w:pPr>
              <w:jc w:val="center"/>
              <w:rPr>
                <w:sz w:val="14"/>
                <w:szCs w:val="14"/>
              </w:rPr>
            </w:pPr>
            <w:r w:rsidRPr="002A42A5">
              <w:rPr>
                <w:sz w:val="14"/>
                <w:szCs w:val="14"/>
              </w:rPr>
              <w:t>ESCALA ICA</w:t>
            </w:r>
          </w:p>
        </w:tc>
        <w:tc>
          <w:tcPr>
            <w:tcW w:w="867" w:type="pct"/>
            <w:shd w:val="clear" w:color="auto" w:fill="2E74B5" w:themeFill="accent1" w:themeFillShade="BF"/>
            <w:vAlign w:val="center"/>
          </w:tcPr>
          <w:p w14:paraId="60A07BA2" w14:textId="77777777" w:rsidR="00663BFB" w:rsidRPr="002A42A5" w:rsidRDefault="00663BFB" w:rsidP="00DC69A0">
            <w:pPr>
              <w:jc w:val="center"/>
              <w:rPr>
                <w:sz w:val="14"/>
                <w:szCs w:val="14"/>
              </w:rPr>
            </w:pPr>
            <w:r w:rsidRPr="002A42A5">
              <w:rPr>
                <w:sz w:val="14"/>
                <w:szCs w:val="14"/>
              </w:rPr>
              <w:t>Excelente: &lt; 50</w:t>
            </w:r>
          </w:p>
        </w:tc>
        <w:tc>
          <w:tcPr>
            <w:tcW w:w="868" w:type="pct"/>
            <w:shd w:val="clear" w:color="auto" w:fill="6CAB68"/>
            <w:vAlign w:val="center"/>
          </w:tcPr>
          <w:p w14:paraId="07B3CE45" w14:textId="77777777" w:rsidR="00663BFB" w:rsidRPr="002A42A5" w:rsidRDefault="00663BFB" w:rsidP="00DC69A0">
            <w:pPr>
              <w:jc w:val="center"/>
              <w:rPr>
                <w:sz w:val="14"/>
                <w:szCs w:val="14"/>
              </w:rPr>
            </w:pPr>
            <w:r w:rsidRPr="002A42A5">
              <w:rPr>
                <w:sz w:val="14"/>
                <w:szCs w:val="14"/>
              </w:rPr>
              <w:t>Buena: 50-100</w:t>
            </w:r>
          </w:p>
        </w:tc>
        <w:tc>
          <w:tcPr>
            <w:tcW w:w="867" w:type="pct"/>
            <w:shd w:val="clear" w:color="auto" w:fill="F8F32B"/>
            <w:vAlign w:val="center"/>
          </w:tcPr>
          <w:p w14:paraId="17FCED6F" w14:textId="77777777" w:rsidR="00663BFB" w:rsidRPr="002A42A5" w:rsidRDefault="00663BFB" w:rsidP="00DC69A0">
            <w:pPr>
              <w:jc w:val="center"/>
              <w:rPr>
                <w:sz w:val="14"/>
                <w:szCs w:val="14"/>
              </w:rPr>
            </w:pPr>
            <w:r w:rsidRPr="002A42A5">
              <w:rPr>
                <w:sz w:val="14"/>
                <w:szCs w:val="14"/>
              </w:rPr>
              <w:t>Pobre: 101-200</w:t>
            </w:r>
          </w:p>
        </w:tc>
        <w:tc>
          <w:tcPr>
            <w:tcW w:w="868" w:type="pct"/>
            <w:shd w:val="clear" w:color="auto" w:fill="FFC000"/>
            <w:vAlign w:val="center"/>
          </w:tcPr>
          <w:p w14:paraId="5D2D6FEC" w14:textId="77777777" w:rsidR="00663BFB" w:rsidRPr="002A42A5" w:rsidRDefault="00663BFB" w:rsidP="00DC69A0">
            <w:pPr>
              <w:jc w:val="center"/>
              <w:rPr>
                <w:sz w:val="14"/>
                <w:szCs w:val="14"/>
              </w:rPr>
            </w:pPr>
            <w:r w:rsidRPr="002A42A5">
              <w:rPr>
                <w:sz w:val="14"/>
                <w:szCs w:val="14"/>
              </w:rPr>
              <w:t>Muy pobre: 201-300</w:t>
            </w:r>
          </w:p>
        </w:tc>
        <w:tc>
          <w:tcPr>
            <w:tcW w:w="868" w:type="pct"/>
            <w:shd w:val="clear" w:color="auto" w:fill="CC3300"/>
            <w:vAlign w:val="center"/>
          </w:tcPr>
          <w:p w14:paraId="332B9E35" w14:textId="77777777" w:rsidR="00663BFB" w:rsidRPr="002A42A5" w:rsidRDefault="00663BFB" w:rsidP="00DC69A0">
            <w:pPr>
              <w:jc w:val="center"/>
              <w:rPr>
                <w:sz w:val="14"/>
                <w:szCs w:val="14"/>
              </w:rPr>
            </w:pPr>
            <w:r w:rsidRPr="002A42A5">
              <w:rPr>
                <w:sz w:val="14"/>
                <w:szCs w:val="14"/>
              </w:rPr>
              <w:t>No apta: &gt;300</w:t>
            </w:r>
          </w:p>
        </w:tc>
      </w:tr>
    </w:tbl>
    <w:p w14:paraId="0C3F2D8A" w14:textId="61ABA1DF" w:rsidR="008F0E1D" w:rsidRPr="00AC505E" w:rsidRDefault="00AC505E" w:rsidP="00626AE4">
      <w:pPr>
        <w:pStyle w:val="Descripcin"/>
        <w:keepNext/>
        <w:spacing w:after="0"/>
      </w:pPr>
      <w:bookmarkStart w:id="284" w:name="_Toc108470369"/>
      <w:bookmarkEnd w:id="283"/>
      <w:r>
        <w:t xml:space="preserve">Figura </w:t>
      </w:r>
      <w:fldSimple w:instr=" SEQ Figura \* ARABIC ">
        <w:r w:rsidR="00626AE4">
          <w:rPr>
            <w:noProof/>
          </w:rPr>
          <w:t>37</w:t>
        </w:r>
      </w:fldSimple>
      <w:r>
        <w:t xml:space="preserve">. </w:t>
      </w:r>
      <w:r>
        <w:rPr>
          <w:rFonts w:asciiTheme="majorHAnsi" w:hAnsiTheme="majorHAnsi" w:cs="Courier New"/>
          <w:lang w:val="es-ES"/>
        </w:rPr>
        <w:t>Evaluación del punto FW 21-MC</w:t>
      </w:r>
      <w:r w:rsidR="00C072EF">
        <w:rPr>
          <w:rFonts w:asciiTheme="majorHAnsi" w:hAnsiTheme="majorHAnsi" w:cs="Courier New"/>
          <w:lang w:val="es-ES"/>
        </w:rPr>
        <w:t>.</w:t>
      </w:r>
      <w:bookmarkEnd w:id="284"/>
    </w:p>
    <w:p w14:paraId="7C3962A8" w14:textId="77777777" w:rsidR="000157FC" w:rsidRDefault="000157FC" w:rsidP="001B3BF7">
      <w:pPr>
        <w:spacing w:line="259" w:lineRule="auto"/>
        <w:contextualSpacing w:val="0"/>
        <w:jc w:val="both"/>
        <w:rPr>
          <w:rFonts w:asciiTheme="majorHAnsi" w:hAnsiTheme="majorHAnsi" w:cs="Courier New"/>
          <w:lang w:val="es-ES"/>
        </w:rPr>
      </w:pPr>
    </w:p>
    <w:p w14:paraId="62513A35" w14:textId="77777777" w:rsidR="00ED2F44" w:rsidRDefault="00ED2F44" w:rsidP="00ED2F44">
      <w:pPr>
        <w:jc w:val="both"/>
        <w:rPr>
          <w:lang w:val="es-ES"/>
        </w:rPr>
      </w:pPr>
      <w:proofErr w:type="gramStart"/>
      <w:r>
        <w:rPr>
          <w:lang w:val="es-ES"/>
        </w:rPr>
        <w:t>De acuerdo al</w:t>
      </w:r>
      <w:proofErr w:type="gramEnd"/>
      <w:r>
        <w:rPr>
          <w:lang w:val="es-ES"/>
        </w:rPr>
        <w:t xml:space="preserve"> ICA aplicada las aguas del pozo presenta una calidad pobre, valoración influenciada principalmente por las concentraciones por encima del límite de los nitratos. En ambas campañas el cumplimiento de los requisitos para agua potable fue del 76.5%.</w:t>
      </w:r>
    </w:p>
    <w:p w14:paraId="6132E6FC" w14:textId="77777777" w:rsidR="00ED2F44" w:rsidRDefault="00ED2F44" w:rsidP="00ED2F44">
      <w:pPr>
        <w:rPr>
          <w:lang w:val="es-ES"/>
        </w:rPr>
      </w:pPr>
    </w:p>
    <w:tbl>
      <w:tblPr>
        <w:tblStyle w:val="Cuadrculaclara"/>
        <w:tblW w:w="0" w:type="auto"/>
        <w:tblLook w:val="04A0" w:firstRow="1" w:lastRow="0" w:firstColumn="1" w:lastColumn="0" w:noHBand="0" w:noVBand="1"/>
      </w:tblPr>
      <w:tblGrid>
        <w:gridCol w:w="2405"/>
        <w:gridCol w:w="1985"/>
        <w:gridCol w:w="2138"/>
        <w:gridCol w:w="2192"/>
      </w:tblGrid>
      <w:tr w:rsidR="00ED2F44" w14:paraId="00A7EE96" w14:textId="77777777" w:rsidTr="00DC69A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78D43952" w14:textId="2FC9847A" w:rsidR="00ED2F44" w:rsidRPr="00D14FCF" w:rsidRDefault="00D14FCF" w:rsidP="00D14FCF">
            <w:pPr>
              <w:pStyle w:val="Descripcin"/>
              <w:keepNext/>
              <w:spacing w:after="0"/>
              <w:jc w:val="center"/>
              <w:rPr>
                <w:b w:val="0"/>
              </w:rPr>
            </w:pPr>
            <w:bookmarkStart w:id="285" w:name="_Toc108437002"/>
            <w:r w:rsidRPr="00D14FCF">
              <w:rPr>
                <w:b w:val="0"/>
              </w:rPr>
              <w:t xml:space="preserve">CUADRO </w:t>
            </w:r>
            <w:r w:rsidRPr="00D14FCF">
              <w:fldChar w:fldCharType="begin"/>
            </w:r>
            <w:r w:rsidRPr="00D14FCF">
              <w:rPr>
                <w:b w:val="0"/>
              </w:rPr>
              <w:instrText xml:space="preserve"> SEQ CUADRO \* ARABIC </w:instrText>
            </w:r>
            <w:r w:rsidRPr="00D14FCF">
              <w:fldChar w:fldCharType="separate"/>
            </w:r>
            <w:r>
              <w:rPr>
                <w:b w:val="0"/>
                <w:noProof/>
              </w:rPr>
              <w:t>37</w:t>
            </w:r>
            <w:r w:rsidRPr="00D14FCF">
              <w:fldChar w:fldCharType="end"/>
            </w:r>
            <w:r w:rsidRPr="00D14FCF">
              <w:rPr>
                <w:b w:val="0"/>
              </w:rPr>
              <w:t xml:space="preserve">. </w:t>
            </w:r>
            <w:r w:rsidR="00ED2F44" w:rsidRPr="00D14FCF">
              <w:rPr>
                <w:rFonts w:ascii="MADE Evolve Sans" w:hAnsi="MADE Evolve Sans"/>
                <w:b w:val="0"/>
                <w:color w:val="000000" w:themeColor="text1"/>
              </w:rPr>
              <w:t>CUMPLIMIENTO DE LA LEY 1614/2000 Y LA NP 24 001 80 GW 21-MC</w:t>
            </w:r>
            <w:bookmarkEnd w:id="285"/>
          </w:p>
        </w:tc>
      </w:tr>
      <w:tr w:rsidR="00ED2F44" w14:paraId="1F639AEB"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4578A445" w14:textId="77777777" w:rsidR="00ED2F44" w:rsidRPr="00AE7201" w:rsidRDefault="00ED2F44" w:rsidP="00DC69A0">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4042B240" w14:textId="77777777" w:rsidR="00ED2F44" w:rsidRPr="00AE7201" w:rsidRDefault="00ED2F44"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59BD159E" w14:textId="77777777" w:rsidR="00ED2F44" w:rsidRPr="00AE7201" w:rsidRDefault="00ED2F44"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45F33C78" w14:textId="77777777" w:rsidR="00ED2F44" w:rsidRPr="00AE7201" w:rsidRDefault="00ED2F44"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ED2F44" w14:paraId="64D72FE7" w14:textId="77777777" w:rsidTr="00DC69A0">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B3ADC3F" w14:textId="77777777" w:rsidR="00ED2F44" w:rsidRPr="00AE7201" w:rsidRDefault="00ED2F44" w:rsidP="00DC69A0">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064" w:type="dxa"/>
            <w:vAlign w:val="center"/>
          </w:tcPr>
          <w:p w14:paraId="2C20438A" w14:textId="77777777" w:rsidR="00ED2F44" w:rsidRPr="00AE7201" w:rsidRDefault="00ED2F44" w:rsidP="00DC69A0">
            <w:pPr>
              <w:jc w:val="center"/>
              <w:cnfStyle w:val="000000010000" w:firstRow="0" w:lastRow="0" w:firstColumn="0" w:lastColumn="0" w:oddVBand="0" w:evenVBand="0" w:oddHBand="0" w:evenHBand="1" w:firstRowFirstColumn="0" w:firstRowLastColumn="0" w:lastRowFirstColumn="0" w:lastRowLastColumn="0"/>
            </w:pPr>
            <w:r>
              <w:t>76,5%</w:t>
            </w:r>
          </w:p>
        </w:tc>
        <w:tc>
          <w:tcPr>
            <w:tcW w:w="2292" w:type="dxa"/>
            <w:vAlign w:val="center"/>
          </w:tcPr>
          <w:p w14:paraId="6CCBD920" w14:textId="77777777" w:rsidR="00ED2F44" w:rsidRPr="00AE7201" w:rsidRDefault="00ED2F44" w:rsidP="00DC69A0">
            <w:pPr>
              <w:jc w:val="center"/>
              <w:cnfStyle w:val="000000010000" w:firstRow="0" w:lastRow="0" w:firstColumn="0" w:lastColumn="0" w:oddVBand="0" w:evenVBand="0" w:oddHBand="0" w:evenHBand="1" w:firstRowFirstColumn="0" w:firstRowLastColumn="0" w:lastRowFirstColumn="0" w:lastRowLastColumn="0"/>
            </w:pPr>
            <w:r>
              <w:t>S/D</w:t>
            </w:r>
          </w:p>
        </w:tc>
        <w:tc>
          <w:tcPr>
            <w:tcW w:w="2292" w:type="dxa"/>
            <w:vAlign w:val="center"/>
          </w:tcPr>
          <w:p w14:paraId="63559237" w14:textId="77777777" w:rsidR="00ED2F44" w:rsidRPr="00AE7201" w:rsidRDefault="00ED2F44" w:rsidP="00DC69A0">
            <w:pPr>
              <w:jc w:val="center"/>
              <w:cnfStyle w:val="000000010000" w:firstRow="0" w:lastRow="0" w:firstColumn="0" w:lastColumn="0" w:oddVBand="0" w:evenVBand="0" w:oddHBand="0" w:evenHBand="1" w:firstRowFirstColumn="0" w:firstRowLastColumn="0" w:lastRowFirstColumn="0" w:lastRowLastColumn="0"/>
            </w:pPr>
            <w:r>
              <w:t>76,5%</w:t>
            </w:r>
          </w:p>
        </w:tc>
      </w:tr>
      <w:tr w:rsidR="00ED2F44" w14:paraId="2F319ED5"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E55AEA6" w14:textId="77777777" w:rsidR="00ED2F44" w:rsidRPr="00AE7201" w:rsidRDefault="00ED2F44" w:rsidP="00DC69A0">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064" w:type="dxa"/>
            <w:vAlign w:val="center"/>
          </w:tcPr>
          <w:p w14:paraId="2819E834" w14:textId="77777777" w:rsidR="00ED2F44" w:rsidRPr="00AE7201" w:rsidRDefault="00ED2F44" w:rsidP="00DC69A0">
            <w:pPr>
              <w:jc w:val="center"/>
              <w:cnfStyle w:val="000000100000" w:firstRow="0" w:lastRow="0" w:firstColumn="0" w:lastColumn="0" w:oddVBand="0" w:evenVBand="0" w:oddHBand="1" w:evenHBand="0" w:firstRowFirstColumn="0" w:firstRowLastColumn="0" w:lastRowFirstColumn="0" w:lastRowLastColumn="0"/>
            </w:pPr>
            <w:r>
              <w:t>23,5%</w:t>
            </w:r>
          </w:p>
        </w:tc>
        <w:tc>
          <w:tcPr>
            <w:tcW w:w="2292" w:type="dxa"/>
            <w:vAlign w:val="center"/>
          </w:tcPr>
          <w:p w14:paraId="04EDDAD3" w14:textId="77777777" w:rsidR="00ED2F44" w:rsidRDefault="00ED2F44" w:rsidP="00DC69A0">
            <w:pPr>
              <w:jc w:val="center"/>
              <w:cnfStyle w:val="000000100000" w:firstRow="0" w:lastRow="0" w:firstColumn="0" w:lastColumn="0" w:oddVBand="0" w:evenVBand="0" w:oddHBand="1" w:evenHBand="0" w:firstRowFirstColumn="0" w:firstRowLastColumn="0" w:lastRowFirstColumn="0" w:lastRowLastColumn="0"/>
            </w:pPr>
            <w:r w:rsidRPr="00562450">
              <w:t>S/D</w:t>
            </w:r>
          </w:p>
        </w:tc>
        <w:tc>
          <w:tcPr>
            <w:tcW w:w="2292" w:type="dxa"/>
            <w:vAlign w:val="center"/>
          </w:tcPr>
          <w:p w14:paraId="33F09284" w14:textId="77777777" w:rsidR="00ED2F44" w:rsidRPr="00AE7201" w:rsidRDefault="00ED2F44" w:rsidP="00DC69A0">
            <w:pPr>
              <w:jc w:val="center"/>
              <w:cnfStyle w:val="000000100000" w:firstRow="0" w:lastRow="0" w:firstColumn="0" w:lastColumn="0" w:oddVBand="0" w:evenVBand="0" w:oddHBand="1" w:evenHBand="0" w:firstRowFirstColumn="0" w:firstRowLastColumn="0" w:lastRowFirstColumn="0" w:lastRowLastColumn="0"/>
            </w:pPr>
            <w:r>
              <w:t>23,5%</w:t>
            </w:r>
          </w:p>
        </w:tc>
      </w:tr>
      <w:tr w:rsidR="00ED2F44" w14:paraId="7D632501" w14:textId="77777777" w:rsidTr="00DC69A0">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DA712CB" w14:textId="77777777" w:rsidR="00ED2F44" w:rsidRPr="00AE7201" w:rsidRDefault="00ED2F44" w:rsidP="00DC69A0">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064" w:type="dxa"/>
            <w:vAlign w:val="center"/>
          </w:tcPr>
          <w:p w14:paraId="2D88BF2D" w14:textId="77777777" w:rsidR="00ED2F4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721AFB7C" w14:textId="77777777" w:rsidR="00ED2F4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Nitratos</w:t>
            </w:r>
          </w:p>
          <w:p w14:paraId="102EB198" w14:textId="77777777" w:rsidR="00ED2F4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6A5FDD1F" w14:textId="77777777" w:rsidR="00ED2F44" w:rsidRPr="001B77E3"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2292" w:type="dxa"/>
            <w:vAlign w:val="center"/>
          </w:tcPr>
          <w:p w14:paraId="7AB2E458" w14:textId="77777777" w:rsidR="00ED2F44" w:rsidRDefault="00ED2F44" w:rsidP="00DC69A0">
            <w:pPr>
              <w:jc w:val="center"/>
              <w:cnfStyle w:val="000000010000" w:firstRow="0" w:lastRow="0" w:firstColumn="0" w:lastColumn="0" w:oddVBand="0" w:evenVBand="0" w:oddHBand="0" w:evenHBand="1" w:firstRowFirstColumn="0" w:firstRowLastColumn="0" w:lastRowFirstColumn="0" w:lastRowLastColumn="0"/>
            </w:pPr>
            <w:r w:rsidRPr="00562450">
              <w:t>S/D</w:t>
            </w:r>
          </w:p>
        </w:tc>
        <w:tc>
          <w:tcPr>
            <w:tcW w:w="2292" w:type="dxa"/>
            <w:vAlign w:val="center"/>
          </w:tcPr>
          <w:p w14:paraId="3BEF0E5D" w14:textId="77777777" w:rsidR="00ED2F4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5D06CC24" w14:textId="77777777" w:rsidR="00ED2F4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Nitratos</w:t>
            </w:r>
          </w:p>
          <w:p w14:paraId="68D2706B" w14:textId="77777777" w:rsidR="00ED2F44"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6C2FB5ED" w14:textId="77777777" w:rsidR="00ED2F44" w:rsidRPr="001B77E3" w:rsidRDefault="00ED2F44" w:rsidP="00ED2F44">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r>
    </w:tbl>
    <w:p w14:paraId="5F8F8462" w14:textId="77777777" w:rsidR="00ED2F44" w:rsidRPr="005B1588" w:rsidRDefault="00ED2F44" w:rsidP="00ED2F44">
      <w:pPr>
        <w:rPr>
          <w:sz w:val="18"/>
          <w:szCs w:val="18"/>
          <w:lang w:val="es-ES"/>
        </w:rPr>
      </w:pPr>
      <w:r w:rsidRPr="005B1588">
        <w:rPr>
          <w:sz w:val="18"/>
          <w:szCs w:val="18"/>
          <w:lang w:val="es-ES"/>
        </w:rPr>
        <w:t xml:space="preserve">* Límite </w:t>
      </w:r>
      <w:r>
        <w:rPr>
          <w:sz w:val="18"/>
          <w:szCs w:val="18"/>
          <w:lang w:val="es-ES"/>
        </w:rPr>
        <w:t>correspondiente a la</w:t>
      </w:r>
      <w:r w:rsidRPr="005B1588">
        <w:rPr>
          <w:sz w:val="18"/>
          <w:szCs w:val="18"/>
          <w:lang w:val="es-ES"/>
        </w:rPr>
        <w:t xml:space="preserve"> NP 24 001 80</w:t>
      </w:r>
    </w:p>
    <w:p w14:paraId="1FD68888" w14:textId="77777777" w:rsidR="00ED2F44" w:rsidRDefault="00ED2F44" w:rsidP="00ED2F44"/>
    <w:p w14:paraId="055FA4EC" w14:textId="04409696" w:rsidR="001A23AB" w:rsidRPr="001A23AB" w:rsidRDefault="00ED2F44" w:rsidP="00ED2F44">
      <w:pPr>
        <w:rPr>
          <w:sz w:val="18"/>
          <w:szCs w:val="18"/>
        </w:rPr>
      </w:pPr>
      <w:r>
        <w:t xml:space="preserve">El pozo presenta aguas ligeramente acidas con valores de pH por debajo del límite inferior establecido en la Ley 1614/2000, sin </w:t>
      </w:r>
      <w:proofErr w:type="gramStart"/>
      <w:r>
        <w:t>embargo</w:t>
      </w:r>
      <w:proofErr w:type="gramEnd"/>
      <w:r>
        <w:t xml:space="preserve"> si se considera el límite admisible según la NP 24 001 80, los valores aún se encuentran dentro del rango apto para consumo humano.</w:t>
      </w:r>
    </w:p>
    <w:p w14:paraId="25785EB4" w14:textId="0C1466C4" w:rsidR="00987808" w:rsidRDefault="00987808" w:rsidP="001B3BF7">
      <w:pPr>
        <w:spacing w:line="259" w:lineRule="auto"/>
        <w:contextualSpacing w:val="0"/>
        <w:jc w:val="both"/>
        <w:rPr>
          <w:rFonts w:asciiTheme="majorHAnsi" w:hAnsiTheme="majorHAnsi" w:cs="Courier New"/>
          <w:lang w:val="es-ES"/>
        </w:rPr>
      </w:pPr>
      <w:r>
        <w:rPr>
          <w:rFonts w:asciiTheme="majorHAnsi" w:hAnsiTheme="majorHAnsi" w:cs="Courier New"/>
          <w:lang w:val="es-ES"/>
        </w:rPr>
        <w:br w:type="page"/>
      </w:r>
    </w:p>
    <w:p w14:paraId="321E5B9C" w14:textId="7E128077" w:rsidR="00637E0D" w:rsidRDefault="00BF7C1E" w:rsidP="001B3BF7">
      <w:pPr>
        <w:pStyle w:val="Ttulo2"/>
        <w:rPr>
          <w:lang w:val="es-ES"/>
        </w:rPr>
      </w:pPr>
      <w:bookmarkStart w:id="286" w:name="_Toc70326638"/>
      <w:bookmarkStart w:id="287" w:name="_Toc70327446"/>
      <w:bookmarkStart w:id="288" w:name="_Toc108566582"/>
      <w:r>
        <w:rPr>
          <w:lang w:val="es-ES"/>
        </w:rPr>
        <w:lastRenderedPageBreak/>
        <w:t>3</w:t>
      </w:r>
      <w:r w:rsidR="00D22844">
        <w:rPr>
          <w:lang w:val="es-ES"/>
        </w:rPr>
        <w:t>.3</w:t>
      </w:r>
      <w:r w:rsidR="009B473C">
        <w:rPr>
          <w:lang w:val="es-ES"/>
        </w:rPr>
        <w:t>.17</w:t>
      </w:r>
      <w:r w:rsidR="002B55BC">
        <w:rPr>
          <w:lang w:val="es-ES"/>
        </w:rPr>
        <w:t xml:space="preserve">. </w:t>
      </w:r>
      <w:bookmarkEnd w:id="286"/>
      <w:bookmarkEnd w:id="287"/>
      <w:r w:rsidR="00ED2F44" w:rsidRPr="00ED2F44">
        <w:rPr>
          <w:lang w:val="es-ES"/>
        </w:rPr>
        <w:t>Análisis del punto GW 01</w:t>
      </w:r>
      <w:bookmarkEnd w:id="288"/>
    </w:p>
    <w:p w14:paraId="2E5B6574" w14:textId="77777777" w:rsidR="002B55BC" w:rsidRPr="0007682E" w:rsidRDefault="002B55BC" w:rsidP="001B3BF7">
      <w:pPr>
        <w:rPr>
          <w:sz w:val="10"/>
        </w:rPr>
      </w:pPr>
    </w:p>
    <w:p w14:paraId="258D2B38" w14:textId="77777777" w:rsidR="00ED2F44" w:rsidRDefault="00ED2F44" w:rsidP="00ED2F44">
      <w:pPr>
        <w:jc w:val="both"/>
      </w:pPr>
      <w:r>
        <w:t>La estación de monitoreo GW 01 se encuentra en la Zona industrial de PARACEL, en lugar conocido como Zapatero-cue, 15 km al norte de la ciudad de Concepción. Sus coordenadas UTM de referencia son 21K 449839.00 m E 7430729.00 m S.</w:t>
      </w:r>
    </w:p>
    <w:p w14:paraId="33BFC07C" w14:textId="77777777" w:rsidR="00ED2F44" w:rsidRDefault="00ED2F44" w:rsidP="00ED2F44">
      <w:pPr>
        <w:jc w:val="both"/>
      </w:pPr>
    </w:p>
    <w:p w14:paraId="5E483747" w14:textId="77777777" w:rsidR="00ED2F44" w:rsidRDefault="00ED2F44" w:rsidP="00ED2F44">
      <w:pPr>
        <w:jc w:val="both"/>
      </w:pPr>
      <w:r>
        <w:t xml:space="preserve">La estación corresponde a un pozo de monitoreo del tipo </w:t>
      </w:r>
      <w:proofErr w:type="spellStart"/>
      <w:r>
        <w:t>freatímetro</w:t>
      </w:r>
      <w:proofErr w:type="spellEnd"/>
      <w:r>
        <w:t xml:space="preserve"> exclusivo para la toma de muestra de agua subterránea, el pozo se localiza en el perímetro de la propiedad industrial aproximadamente 2,3 km al norte tomando como referencia la sede y oficina de PARACEL.</w:t>
      </w:r>
    </w:p>
    <w:p w14:paraId="137D7DA8" w14:textId="77777777" w:rsidR="00ED2F44" w:rsidRDefault="00ED2F44" w:rsidP="00ED2F44">
      <w:pPr>
        <w:jc w:val="both"/>
      </w:pPr>
    </w:p>
    <w:p w14:paraId="504A47DC" w14:textId="77777777" w:rsidR="00ED2F44" w:rsidRDefault="00ED2F44" w:rsidP="00ED2F44">
      <w:pPr>
        <w:jc w:val="both"/>
      </w:pPr>
      <w:r w:rsidRPr="00E70338">
        <w:t xml:space="preserve">En </w:t>
      </w:r>
      <w:r>
        <w:t>base a los resultados de laboratorio obtenidos en las sucesivas campa</w:t>
      </w:r>
      <w:proofErr w:type="spellStart"/>
      <w:r>
        <w:rPr>
          <w:lang w:val="es-ES"/>
        </w:rPr>
        <w:t>ñas</w:t>
      </w:r>
      <w:proofErr w:type="spellEnd"/>
      <w:r>
        <w:rPr>
          <w:lang w:val="es-ES"/>
        </w:rPr>
        <w:t xml:space="preserve"> se </w:t>
      </w:r>
      <w:r>
        <w:t>aplico</w:t>
      </w:r>
      <w:r w:rsidRPr="00E70338">
        <w:t xml:space="preserve"> el índice de calidad de agua (ICA) y </w:t>
      </w:r>
      <w:r>
        <w:t xml:space="preserve">se evalúo </w:t>
      </w:r>
      <w:r w:rsidRPr="00E70338">
        <w:t>el grado de cumplimiento de los límites de calidad</w:t>
      </w:r>
      <w:r>
        <w:t xml:space="preserve"> para</w:t>
      </w:r>
      <w:r w:rsidRPr="00E70338">
        <w:t xml:space="preserve"> agua potable</w:t>
      </w:r>
      <w:r>
        <w:t xml:space="preserve"> establecidos en las normas nacionales.</w:t>
      </w:r>
    </w:p>
    <w:p w14:paraId="06A7CB24" w14:textId="77777777" w:rsidR="00A115C0" w:rsidRPr="00A115C0" w:rsidRDefault="00A115C0" w:rsidP="001B3BF7"/>
    <w:p w14:paraId="51AD3CC6" w14:textId="01E1A58F" w:rsidR="00637E0D" w:rsidRDefault="00ED2F44" w:rsidP="001B3BF7">
      <w:pPr>
        <w:spacing w:line="259" w:lineRule="auto"/>
        <w:contextualSpacing w:val="0"/>
        <w:rPr>
          <w:rFonts w:asciiTheme="majorHAnsi" w:hAnsiTheme="majorHAnsi" w:cs="Courier New"/>
          <w:lang w:val="es-ES"/>
        </w:rPr>
      </w:pPr>
      <w:r>
        <w:rPr>
          <w:noProof/>
          <w:lang w:val="es-ES" w:eastAsia="es-ES"/>
        </w:rPr>
        <w:drawing>
          <wp:inline distT="0" distB="0" distL="0" distR="0" wp14:anchorId="48991400" wp14:editId="1497BB47">
            <wp:extent cx="5400040" cy="2788315"/>
            <wp:effectExtent l="0" t="0" r="10160" b="12065"/>
            <wp:docPr id="560" name="Gráfico 56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663BFB" w14:paraId="552C8B02" w14:textId="77777777" w:rsidTr="00DC69A0">
        <w:trPr>
          <w:jc w:val="right"/>
        </w:trPr>
        <w:tc>
          <w:tcPr>
            <w:tcW w:w="662" w:type="pct"/>
            <w:vAlign w:val="center"/>
          </w:tcPr>
          <w:p w14:paraId="558CDD98" w14:textId="77777777" w:rsidR="00663BFB" w:rsidRPr="002A42A5" w:rsidRDefault="00663BFB" w:rsidP="00DC69A0">
            <w:pPr>
              <w:jc w:val="center"/>
              <w:rPr>
                <w:sz w:val="14"/>
                <w:szCs w:val="14"/>
              </w:rPr>
            </w:pPr>
            <w:r w:rsidRPr="002A42A5">
              <w:rPr>
                <w:sz w:val="14"/>
                <w:szCs w:val="14"/>
              </w:rPr>
              <w:t>ESCALA ICA</w:t>
            </w:r>
          </w:p>
        </w:tc>
        <w:tc>
          <w:tcPr>
            <w:tcW w:w="867" w:type="pct"/>
            <w:shd w:val="clear" w:color="auto" w:fill="2E74B5" w:themeFill="accent1" w:themeFillShade="BF"/>
            <w:vAlign w:val="center"/>
          </w:tcPr>
          <w:p w14:paraId="181E0064" w14:textId="77777777" w:rsidR="00663BFB" w:rsidRPr="002A42A5" w:rsidRDefault="00663BFB" w:rsidP="00DC69A0">
            <w:pPr>
              <w:jc w:val="center"/>
              <w:rPr>
                <w:sz w:val="14"/>
                <w:szCs w:val="14"/>
              </w:rPr>
            </w:pPr>
            <w:r w:rsidRPr="002A42A5">
              <w:rPr>
                <w:sz w:val="14"/>
                <w:szCs w:val="14"/>
              </w:rPr>
              <w:t>Excelente: &lt; 50</w:t>
            </w:r>
          </w:p>
        </w:tc>
        <w:tc>
          <w:tcPr>
            <w:tcW w:w="868" w:type="pct"/>
            <w:shd w:val="clear" w:color="auto" w:fill="6CAB68"/>
            <w:vAlign w:val="center"/>
          </w:tcPr>
          <w:p w14:paraId="5201AC95" w14:textId="77777777" w:rsidR="00663BFB" w:rsidRPr="002A42A5" w:rsidRDefault="00663BFB" w:rsidP="00DC69A0">
            <w:pPr>
              <w:jc w:val="center"/>
              <w:rPr>
                <w:sz w:val="14"/>
                <w:szCs w:val="14"/>
              </w:rPr>
            </w:pPr>
            <w:r w:rsidRPr="002A42A5">
              <w:rPr>
                <w:sz w:val="14"/>
                <w:szCs w:val="14"/>
              </w:rPr>
              <w:t>Buena: 50-100</w:t>
            </w:r>
          </w:p>
        </w:tc>
        <w:tc>
          <w:tcPr>
            <w:tcW w:w="867" w:type="pct"/>
            <w:shd w:val="clear" w:color="auto" w:fill="F8F32B"/>
            <w:vAlign w:val="center"/>
          </w:tcPr>
          <w:p w14:paraId="2546A912" w14:textId="77777777" w:rsidR="00663BFB" w:rsidRPr="002A42A5" w:rsidRDefault="00663BFB" w:rsidP="00DC69A0">
            <w:pPr>
              <w:jc w:val="center"/>
              <w:rPr>
                <w:sz w:val="14"/>
                <w:szCs w:val="14"/>
              </w:rPr>
            </w:pPr>
            <w:r w:rsidRPr="002A42A5">
              <w:rPr>
                <w:sz w:val="14"/>
                <w:szCs w:val="14"/>
              </w:rPr>
              <w:t>Pobre: 101-200</w:t>
            </w:r>
          </w:p>
        </w:tc>
        <w:tc>
          <w:tcPr>
            <w:tcW w:w="868" w:type="pct"/>
            <w:shd w:val="clear" w:color="auto" w:fill="FFC000"/>
            <w:vAlign w:val="center"/>
          </w:tcPr>
          <w:p w14:paraId="22D0E252" w14:textId="77777777" w:rsidR="00663BFB" w:rsidRPr="002A42A5" w:rsidRDefault="00663BFB" w:rsidP="00DC69A0">
            <w:pPr>
              <w:jc w:val="center"/>
              <w:rPr>
                <w:sz w:val="14"/>
                <w:szCs w:val="14"/>
              </w:rPr>
            </w:pPr>
            <w:r w:rsidRPr="002A42A5">
              <w:rPr>
                <w:sz w:val="14"/>
                <w:szCs w:val="14"/>
              </w:rPr>
              <w:t>Muy pobre: 201-300</w:t>
            </w:r>
          </w:p>
        </w:tc>
        <w:tc>
          <w:tcPr>
            <w:tcW w:w="868" w:type="pct"/>
            <w:shd w:val="clear" w:color="auto" w:fill="CC3300"/>
            <w:vAlign w:val="center"/>
          </w:tcPr>
          <w:p w14:paraId="428721E8" w14:textId="77777777" w:rsidR="00663BFB" w:rsidRPr="002A42A5" w:rsidRDefault="00663BFB" w:rsidP="00DC69A0">
            <w:pPr>
              <w:jc w:val="center"/>
              <w:rPr>
                <w:sz w:val="14"/>
                <w:szCs w:val="14"/>
              </w:rPr>
            </w:pPr>
            <w:r w:rsidRPr="002A42A5">
              <w:rPr>
                <w:sz w:val="14"/>
                <w:szCs w:val="14"/>
              </w:rPr>
              <w:t>No apta: &gt;300</w:t>
            </w:r>
          </w:p>
        </w:tc>
      </w:tr>
    </w:tbl>
    <w:p w14:paraId="7E014E3E" w14:textId="08E12B8E" w:rsidR="00637E0D" w:rsidRPr="00600F9C" w:rsidRDefault="00AC505E" w:rsidP="00626AE4">
      <w:pPr>
        <w:pStyle w:val="Descripcin"/>
        <w:keepNext/>
        <w:spacing w:after="0"/>
      </w:pPr>
      <w:bookmarkStart w:id="289" w:name="_Toc70330565"/>
      <w:bookmarkStart w:id="290" w:name="_Toc108470370"/>
      <w:r>
        <w:t xml:space="preserve">Figura </w:t>
      </w:r>
      <w:fldSimple w:instr=" SEQ Figura \* ARABIC ">
        <w:r w:rsidR="00626AE4">
          <w:rPr>
            <w:noProof/>
          </w:rPr>
          <w:t>38</w:t>
        </w:r>
      </w:fldSimple>
      <w:r>
        <w:t xml:space="preserve">. </w:t>
      </w:r>
      <w:r w:rsidR="00ED2F44" w:rsidRPr="00ED2F44">
        <w:rPr>
          <w:rFonts w:asciiTheme="majorHAnsi" w:hAnsiTheme="majorHAnsi" w:cs="Courier New"/>
          <w:lang w:val="es-ES"/>
        </w:rPr>
        <w:t>Evaluación del punto de monitoreo GW 01</w:t>
      </w:r>
      <w:r w:rsidR="005B2155">
        <w:rPr>
          <w:rFonts w:asciiTheme="majorHAnsi" w:hAnsiTheme="majorHAnsi" w:cs="Courier New"/>
          <w:lang w:val="es-ES"/>
        </w:rPr>
        <w:t>.</w:t>
      </w:r>
      <w:bookmarkEnd w:id="289"/>
      <w:bookmarkEnd w:id="290"/>
    </w:p>
    <w:p w14:paraId="26CEAC4D" w14:textId="77777777" w:rsidR="000157FC" w:rsidRDefault="000157FC" w:rsidP="001B3BF7">
      <w:pPr>
        <w:rPr>
          <w:rFonts w:asciiTheme="majorHAnsi" w:hAnsiTheme="majorHAnsi" w:cs="Courier New"/>
          <w:lang w:val="es-ES"/>
        </w:rPr>
      </w:pPr>
    </w:p>
    <w:p w14:paraId="398C022F" w14:textId="77777777" w:rsidR="00ED2F44" w:rsidRDefault="00ED2F44" w:rsidP="00ED2F44">
      <w:pPr>
        <w:jc w:val="both"/>
        <w:rPr>
          <w:lang w:val="es-ES"/>
        </w:rPr>
      </w:pPr>
      <w:proofErr w:type="gramStart"/>
      <w:r>
        <w:rPr>
          <w:lang w:val="es-ES"/>
        </w:rPr>
        <w:t>De acuerdo al</w:t>
      </w:r>
      <w:proofErr w:type="gramEnd"/>
      <w:r>
        <w:rPr>
          <w:lang w:val="es-ES"/>
        </w:rPr>
        <w:t xml:space="preserve"> ICA las aguas presentan una calidad entre pobre a buena, el índice aplicado asigna pesos ponderativos que pueden entenderse como importancia diferenciada según el parámetro que no se adecua a los valores de referencia. En la tabla x se presentan los parámetros que no se ajustaron a los requisitos de agua potable</w:t>
      </w:r>
      <w:r w:rsidRPr="00FB6330">
        <w:t>;</w:t>
      </w:r>
      <w:r>
        <w:rPr>
          <w:lang w:val="es-ES"/>
        </w:rPr>
        <w:t xml:space="preserve"> el punto GW 01 es el pozo con más parámetros fuera de los límites.</w:t>
      </w:r>
    </w:p>
    <w:p w14:paraId="4B3C9253" w14:textId="77777777" w:rsidR="00ED2F44" w:rsidRDefault="00ED2F44" w:rsidP="00ED2F44">
      <w:pPr>
        <w:rPr>
          <w:lang w:val="es-ES"/>
        </w:rPr>
      </w:pPr>
    </w:p>
    <w:tbl>
      <w:tblPr>
        <w:tblStyle w:val="Cuadrculaclara"/>
        <w:tblW w:w="0" w:type="auto"/>
        <w:tblLook w:val="04A0" w:firstRow="1" w:lastRow="0" w:firstColumn="1" w:lastColumn="0" w:noHBand="0" w:noVBand="1"/>
      </w:tblPr>
      <w:tblGrid>
        <w:gridCol w:w="2114"/>
        <w:gridCol w:w="2225"/>
        <w:gridCol w:w="2193"/>
        <w:gridCol w:w="2188"/>
      </w:tblGrid>
      <w:tr w:rsidR="00ED2F44" w14:paraId="6E2096F7" w14:textId="77777777" w:rsidTr="00ED2F4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8720" w:type="dxa"/>
            <w:gridSpan w:val="4"/>
          </w:tcPr>
          <w:p w14:paraId="6DC65E67" w14:textId="19B22A07" w:rsidR="00ED2F44" w:rsidRPr="00D14FCF" w:rsidRDefault="00D14FCF" w:rsidP="00D14FCF">
            <w:pPr>
              <w:pStyle w:val="Descripcin"/>
              <w:keepNext/>
              <w:spacing w:after="0"/>
              <w:jc w:val="center"/>
              <w:rPr>
                <w:b w:val="0"/>
              </w:rPr>
            </w:pPr>
            <w:bookmarkStart w:id="291" w:name="_Toc108437003"/>
            <w:r w:rsidRPr="00D14FCF">
              <w:rPr>
                <w:b w:val="0"/>
              </w:rPr>
              <w:t xml:space="preserve">CUADRO </w:t>
            </w:r>
            <w:r w:rsidRPr="00D14FCF">
              <w:fldChar w:fldCharType="begin"/>
            </w:r>
            <w:r w:rsidRPr="00D14FCF">
              <w:rPr>
                <w:b w:val="0"/>
              </w:rPr>
              <w:instrText xml:space="preserve"> SEQ CUADRO \* ARABIC </w:instrText>
            </w:r>
            <w:r w:rsidRPr="00D14FCF">
              <w:fldChar w:fldCharType="separate"/>
            </w:r>
            <w:r>
              <w:rPr>
                <w:b w:val="0"/>
                <w:noProof/>
              </w:rPr>
              <w:t>38</w:t>
            </w:r>
            <w:r w:rsidRPr="00D14FCF">
              <w:fldChar w:fldCharType="end"/>
            </w:r>
            <w:r w:rsidRPr="00D14FCF">
              <w:rPr>
                <w:b w:val="0"/>
              </w:rPr>
              <w:t xml:space="preserve">. </w:t>
            </w:r>
            <w:r w:rsidR="00ED2F44" w:rsidRPr="00D14FCF">
              <w:rPr>
                <w:rFonts w:ascii="MADE Evolve Sans" w:hAnsi="MADE Evolve Sans"/>
                <w:b w:val="0"/>
                <w:color w:val="000000" w:themeColor="text1"/>
              </w:rPr>
              <w:t>CUMPLIMIENTO DE LA LEY 1614/2020 Y LA NP 24 001 80 – GW 01</w:t>
            </w:r>
            <w:bookmarkEnd w:id="291"/>
          </w:p>
        </w:tc>
      </w:tr>
      <w:tr w:rsidR="00ED2F44" w14:paraId="5FDD82FB" w14:textId="77777777" w:rsidTr="00ED2F4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14" w:type="dxa"/>
          </w:tcPr>
          <w:p w14:paraId="734C842E" w14:textId="77777777" w:rsidR="00ED2F44" w:rsidRPr="00AE7201" w:rsidRDefault="00ED2F44" w:rsidP="00DC69A0">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225" w:type="dxa"/>
          </w:tcPr>
          <w:p w14:paraId="5977BBB1" w14:textId="77777777" w:rsidR="00ED2F44" w:rsidRPr="00AE7201" w:rsidRDefault="00ED2F44"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193" w:type="dxa"/>
          </w:tcPr>
          <w:p w14:paraId="61684D31" w14:textId="77777777" w:rsidR="00ED2F44" w:rsidRPr="00AE7201" w:rsidRDefault="00ED2F44"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188" w:type="dxa"/>
          </w:tcPr>
          <w:p w14:paraId="79662D1C" w14:textId="77777777" w:rsidR="00ED2F44" w:rsidRPr="00AE7201" w:rsidRDefault="00ED2F44"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ED2F44" w14:paraId="44F40EBA" w14:textId="77777777" w:rsidTr="00ED2F44">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4FF6C21B" w14:textId="77777777" w:rsidR="00ED2F44" w:rsidRPr="00AE7201" w:rsidRDefault="00ED2F44" w:rsidP="00DC69A0">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225" w:type="dxa"/>
            <w:vAlign w:val="center"/>
          </w:tcPr>
          <w:p w14:paraId="4881675D" w14:textId="77777777" w:rsidR="00ED2F44" w:rsidRPr="001557A4" w:rsidRDefault="00ED2F44" w:rsidP="00DC69A0">
            <w:pPr>
              <w:jc w:val="center"/>
              <w:cnfStyle w:val="000000010000" w:firstRow="0" w:lastRow="0" w:firstColumn="0" w:lastColumn="0" w:oddVBand="0" w:evenVBand="0" w:oddHBand="0" w:evenHBand="1" w:firstRowFirstColumn="0" w:firstRowLastColumn="0" w:lastRowFirstColumn="0" w:lastRowLastColumn="0"/>
              <w:rPr>
                <w:sz w:val="18"/>
                <w:szCs w:val="18"/>
              </w:rPr>
            </w:pPr>
            <w:r w:rsidRPr="001557A4">
              <w:rPr>
                <w:sz w:val="18"/>
                <w:szCs w:val="18"/>
              </w:rPr>
              <w:t>35,3%</w:t>
            </w:r>
          </w:p>
        </w:tc>
        <w:tc>
          <w:tcPr>
            <w:tcW w:w="2193" w:type="dxa"/>
            <w:vAlign w:val="center"/>
          </w:tcPr>
          <w:p w14:paraId="276747A8" w14:textId="77777777" w:rsidR="00ED2F44" w:rsidRPr="001557A4" w:rsidRDefault="00ED2F44" w:rsidP="00DC69A0">
            <w:pPr>
              <w:jc w:val="center"/>
              <w:cnfStyle w:val="000000010000" w:firstRow="0" w:lastRow="0" w:firstColumn="0" w:lastColumn="0" w:oddVBand="0" w:evenVBand="0" w:oddHBand="0" w:evenHBand="1" w:firstRowFirstColumn="0" w:firstRowLastColumn="0" w:lastRowFirstColumn="0" w:lastRowLastColumn="0"/>
              <w:rPr>
                <w:sz w:val="18"/>
                <w:szCs w:val="18"/>
              </w:rPr>
            </w:pPr>
            <w:r w:rsidRPr="001557A4">
              <w:rPr>
                <w:sz w:val="18"/>
                <w:szCs w:val="18"/>
              </w:rPr>
              <w:t>41,2%</w:t>
            </w:r>
          </w:p>
        </w:tc>
        <w:tc>
          <w:tcPr>
            <w:tcW w:w="2188" w:type="dxa"/>
          </w:tcPr>
          <w:p w14:paraId="4034CEF3" w14:textId="77777777" w:rsidR="00ED2F44" w:rsidRPr="001557A4" w:rsidRDefault="00ED2F44" w:rsidP="00DC69A0">
            <w:pPr>
              <w:jc w:val="center"/>
              <w:cnfStyle w:val="000000010000" w:firstRow="0" w:lastRow="0" w:firstColumn="0" w:lastColumn="0" w:oddVBand="0" w:evenVBand="0" w:oddHBand="0" w:evenHBand="1" w:firstRowFirstColumn="0" w:firstRowLastColumn="0" w:lastRowFirstColumn="0" w:lastRowLastColumn="0"/>
              <w:rPr>
                <w:sz w:val="18"/>
                <w:szCs w:val="18"/>
              </w:rPr>
            </w:pPr>
            <w:r w:rsidRPr="001557A4">
              <w:rPr>
                <w:sz w:val="18"/>
                <w:szCs w:val="18"/>
              </w:rPr>
              <w:t>53%</w:t>
            </w:r>
          </w:p>
        </w:tc>
      </w:tr>
      <w:tr w:rsidR="00ED2F44" w14:paraId="583270FF" w14:textId="77777777" w:rsidTr="00ED2F4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61E5D63A" w14:textId="77777777" w:rsidR="00ED2F44" w:rsidRPr="00AE7201" w:rsidRDefault="00ED2F44" w:rsidP="00DC69A0">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225" w:type="dxa"/>
            <w:vAlign w:val="center"/>
          </w:tcPr>
          <w:p w14:paraId="4958550C" w14:textId="77777777" w:rsidR="00ED2F44" w:rsidRPr="001557A4" w:rsidRDefault="00ED2F44" w:rsidP="00DC69A0">
            <w:pPr>
              <w:jc w:val="center"/>
              <w:cnfStyle w:val="000000100000" w:firstRow="0" w:lastRow="0" w:firstColumn="0" w:lastColumn="0" w:oddVBand="0" w:evenVBand="0" w:oddHBand="1" w:evenHBand="0" w:firstRowFirstColumn="0" w:firstRowLastColumn="0" w:lastRowFirstColumn="0" w:lastRowLastColumn="0"/>
              <w:rPr>
                <w:sz w:val="18"/>
                <w:szCs w:val="18"/>
              </w:rPr>
            </w:pPr>
            <w:r w:rsidRPr="001557A4">
              <w:rPr>
                <w:sz w:val="18"/>
                <w:szCs w:val="18"/>
              </w:rPr>
              <w:t>64,7%</w:t>
            </w:r>
          </w:p>
        </w:tc>
        <w:tc>
          <w:tcPr>
            <w:tcW w:w="2193" w:type="dxa"/>
            <w:vAlign w:val="center"/>
          </w:tcPr>
          <w:p w14:paraId="5CC38F5D" w14:textId="77777777" w:rsidR="00ED2F44" w:rsidRPr="001557A4" w:rsidRDefault="00ED2F44" w:rsidP="00DC69A0">
            <w:pPr>
              <w:jc w:val="center"/>
              <w:cnfStyle w:val="000000100000" w:firstRow="0" w:lastRow="0" w:firstColumn="0" w:lastColumn="0" w:oddVBand="0" w:evenVBand="0" w:oddHBand="1" w:evenHBand="0" w:firstRowFirstColumn="0" w:firstRowLastColumn="0" w:lastRowFirstColumn="0" w:lastRowLastColumn="0"/>
              <w:rPr>
                <w:sz w:val="18"/>
                <w:szCs w:val="18"/>
              </w:rPr>
            </w:pPr>
            <w:r w:rsidRPr="001557A4">
              <w:rPr>
                <w:sz w:val="18"/>
                <w:szCs w:val="18"/>
              </w:rPr>
              <w:t>58,8%</w:t>
            </w:r>
          </w:p>
        </w:tc>
        <w:tc>
          <w:tcPr>
            <w:tcW w:w="2188" w:type="dxa"/>
          </w:tcPr>
          <w:p w14:paraId="555FD31A" w14:textId="77777777" w:rsidR="00ED2F44" w:rsidRPr="001557A4" w:rsidRDefault="00ED2F44" w:rsidP="00DC69A0">
            <w:pPr>
              <w:jc w:val="center"/>
              <w:cnfStyle w:val="000000100000" w:firstRow="0" w:lastRow="0" w:firstColumn="0" w:lastColumn="0" w:oddVBand="0" w:evenVBand="0" w:oddHBand="1" w:evenHBand="0" w:firstRowFirstColumn="0" w:firstRowLastColumn="0" w:lastRowFirstColumn="0" w:lastRowLastColumn="0"/>
              <w:rPr>
                <w:sz w:val="18"/>
                <w:szCs w:val="18"/>
              </w:rPr>
            </w:pPr>
            <w:r w:rsidRPr="001557A4">
              <w:rPr>
                <w:sz w:val="18"/>
                <w:szCs w:val="18"/>
              </w:rPr>
              <w:t>47%</w:t>
            </w:r>
          </w:p>
        </w:tc>
      </w:tr>
      <w:tr w:rsidR="00ED2F44" w14:paraId="54E9E31C" w14:textId="77777777" w:rsidTr="00ED2F44">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2225DDB3" w14:textId="77777777" w:rsidR="00ED2F44" w:rsidRPr="00AE7201" w:rsidRDefault="00ED2F44" w:rsidP="00DC69A0">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225" w:type="dxa"/>
            <w:vAlign w:val="center"/>
          </w:tcPr>
          <w:p w14:paraId="21B6E78F" w14:textId="77777777" w:rsidR="00ED2F44" w:rsidRPr="001557A4" w:rsidRDefault="00ED2F44" w:rsidP="00ED2F44">
            <w:pPr>
              <w:pStyle w:val="Prrafodelista"/>
              <w:numPr>
                <w:ilvl w:val="0"/>
                <w:numId w:val="41"/>
              </w:numPr>
              <w:spacing w:line="240" w:lineRule="auto"/>
              <w:ind w:left="317" w:hanging="142"/>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Conductividad eléctrica</w:t>
            </w:r>
          </w:p>
          <w:p w14:paraId="00DE1007" w14:textId="77777777" w:rsidR="00ED2F44" w:rsidRPr="001557A4" w:rsidRDefault="00ED2F44" w:rsidP="00ED2F44">
            <w:pPr>
              <w:pStyle w:val="Prrafodelista"/>
              <w:numPr>
                <w:ilvl w:val="0"/>
                <w:numId w:val="41"/>
              </w:numPr>
              <w:spacing w:line="240" w:lineRule="auto"/>
              <w:ind w:left="317" w:hanging="142"/>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Solidos disueltos totales</w:t>
            </w:r>
          </w:p>
          <w:p w14:paraId="62197D0F" w14:textId="77777777" w:rsidR="00ED2F44" w:rsidRPr="001557A4" w:rsidRDefault="00ED2F44" w:rsidP="00ED2F44">
            <w:pPr>
              <w:pStyle w:val="Prrafodelista"/>
              <w:numPr>
                <w:ilvl w:val="0"/>
                <w:numId w:val="41"/>
              </w:numPr>
              <w:spacing w:line="240" w:lineRule="auto"/>
              <w:ind w:left="317" w:hanging="142"/>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Materia orgánica*</w:t>
            </w:r>
          </w:p>
          <w:p w14:paraId="06DFA236" w14:textId="77777777" w:rsidR="00ED2F44" w:rsidRPr="001557A4" w:rsidRDefault="00ED2F44" w:rsidP="00ED2F44">
            <w:pPr>
              <w:pStyle w:val="Prrafodelista"/>
              <w:numPr>
                <w:ilvl w:val="0"/>
                <w:numId w:val="41"/>
              </w:numPr>
              <w:spacing w:line="240" w:lineRule="auto"/>
              <w:ind w:left="317" w:hanging="142"/>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Cloruros*</w:t>
            </w:r>
          </w:p>
          <w:p w14:paraId="4C5EB6ED" w14:textId="77777777" w:rsidR="00ED2F44" w:rsidRPr="001557A4" w:rsidRDefault="00ED2F44" w:rsidP="00ED2F44">
            <w:pPr>
              <w:pStyle w:val="Prrafodelista"/>
              <w:numPr>
                <w:ilvl w:val="0"/>
                <w:numId w:val="41"/>
              </w:numPr>
              <w:spacing w:line="240" w:lineRule="auto"/>
              <w:ind w:left="317" w:hanging="142"/>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Alcalinidad</w:t>
            </w:r>
          </w:p>
          <w:p w14:paraId="689C7C9C" w14:textId="77777777" w:rsidR="00ED2F44" w:rsidRPr="001557A4" w:rsidRDefault="00ED2F44" w:rsidP="00ED2F44">
            <w:pPr>
              <w:pStyle w:val="Prrafodelista"/>
              <w:numPr>
                <w:ilvl w:val="0"/>
                <w:numId w:val="41"/>
              </w:numPr>
              <w:spacing w:line="240" w:lineRule="auto"/>
              <w:ind w:left="317" w:hanging="142"/>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Sulfatos*</w:t>
            </w:r>
          </w:p>
          <w:p w14:paraId="566556B2" w14:textId="77777777" w:rsidR="00ED2F44" w:rsidRPr="001557A4" w:rsidRDefault="00ED2F44" w:rsidP="00ED2F44">
            <w:pPr>
              <w:pStyle w:val="Prrafodelista"/>
              <w:numPr>
                <w:ilvl w:val="0"/>
                <w:numId w:val="41"/>
              </w:numPr>
              <w:spacing w:line="240" w:lineRule="auto"/>
              <w:ind w:left="317" w:hanging="142"/>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Sodio*</w:t>
            </w:r>
          </w:p>
          <w:p w14:paraId="08BBC555" w14:textId="77777777" w:rsidR="00ED2F44" w:rsidRPr="001557A4" w:rsidRDefault="00ED2F44" w:rsidP="00ED2F44">
            <w:pPr>
              <w:pStyle w:val="Prrafodelista"/>
              <w:numPr>
                <w:ilvl w:val="0"/>
                <w:numId w:val="41"/>
              </w:numPr>
              <w:spacing w:line="240" w:lineRule="auto"/>
              <w:ind w:left="317" w:hanging="142"/>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Flúor*</w:t>
            </w:r>
          </w:p>
          <w:p w14:paraId="268DF91D" w14:textId="77777777" w:rsidR="00ED2F44" w:rsidRPr="001557A4" w:rsidRDefault="00ED2F44" w:rsidP="00ED2F44">
            <w:pPr>
              <w:pStyle w:val="Prrafodelista"/>
              <w:numPr>
                <w:ilvl w:val="0"/>
                <w:numId w:val="41"/>
              </w:numPr>
              <w:spacing w:line="240" w:lineRule="auto"/>
              <w:ind w:left="317" w:hanging="142"/>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Coliformes totales</w:t>
            </w:r>
          </w:p>
          <w:p w14:paraId="2F9A9FF5" w14:textId="77777777" w:rsidR="00ED2F44" w:rsidRPr="001557A4" w:rsidRDefault="00ED2F44" w:rsidP="00ED2F44">
            <w:pPr>
              <w:pStyle w:val="Prrafodelista"/>
              <w:numPr>
                <w:ilvl w:val="0"/>
                <w:numId w:val="41"/>
              </w:numPr>
              <w:spacing w:line="240" w:lineRule="auto"/>
              <w:ind w:left="317" w:hanging="142"/>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Coliformes fecales</w:t>
            </w:r>
          </w:p>
          <w:p w14:paraId="59F74C59" w14:textId="77777777" w:rsidR="00ED2F44" w:rsidRPr="001557A4" w:rsidRDefault="00ED2F44" w:rsidP="00ED2F44">
            <w:pPr>
              <w:pStyle w:val="Prrafodelista"/>
              <w:numPr>
                <w:ilvl w:val="0"/>
                <w:numId w:val="41"/>
              </w:numPr>
              <w:spacing w:line="240" w:lineRule="auto"/>
              <w:ind w:left="317" w:hanging="142"/>
              <w:cnfStyle w:val="000000010000" w:firstRow="0" w:lastRow="0" w:firstColumn="0" w:lastColumn="0" w:oddVBand="0" w:evenVBand="0" w:oddHBand="0" w:evenHBand="1" w:firstRowFirstColumn="0" w:firstRowLastColumn="0" w:lastRowFirstColumn="0" w:lastRowLastColumn="0"/>
              <w:rPr>
                <w:sz w:val="17"/>
                <w:szCs w:val="17"/>
              </w:rPr>
            </w:pPr>
            <w:proofErr w:type="spellStart"/>
            <w:r w:rsidRPr="001557A4">
              <w:rPr>
                <w:sz w:val="17"/>
                <w:szCs w:val="17"/>
              </w:rPr>
              <w:lastRenderedPageBreak/>
              <w:t>Escherichia</w:t>
            </w:r>
            <w:proofErr w:type="spellEnd"/>
            <w:r w:rsidRPr="001557A4">
              <w:rPr>
                <w:sz w:val="17"/>
                <w:szCs w:val="17"/>
              </w:rPr>
              <w:t xml:space="preserve"> </w:t>
            </w:r>
            <w:proofErr w:type="spellStart"/>
            <w:r w:rsidRPr="001557A4">
              <w:rPr>
                <w:sz w:val="17"/>
                <w:szCs w:val="17"/>
              </w:rPr>
              <w:t>coli</w:t>
            </w:r>
            <w:proofErr w:type="spellEnd"/>
          </w:p>
        </w:tc>
        <w:tc>
          <w:tcPr>
            <w:tcW w:w="2193" w:type="dxa"/>
            <w:vAlign w:val="center"/>
          </w:tcPr>
          <w:p w14:paraId="7F38E412" w14:textId="77777777" w:rsidR="00ED2F44" w:rsidRPr="001557A4" w:rsidRDefault="00ED2F44" w:rsidP="00ED2F44">
            <w:pPr>
              <w:pStyle w:val="Prrafodelista"/>
              <w:numPr>
                <w:ilvl w:val="0"/>
                <w:numId w:val="40"/>
              </w:numPr>
              <w:spacing w:line="240" w:lineRule="auto"/>
              <w:ind w:left="275" w:hanging="275"/>
              <w:jc w:val="both"/>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lastRenderedPageBreak/>
              <w:t>Conductividad eléctrica</w:t>
            </w:r>
          </w:p>
          <w:p w14:paraId="44927C67" w14:textId="77777777" w:rsidR="00ED2F44" w:rsidRPr="001557A4" w:rsidRDefault="00ED2F44" w:rsidP="00ED2F44">
            <w:pPr>
              <w:pStyle w:val="Prrafodelista"/>
              <w:numPr>
                <w:ilvl w:val="0"/>
                <w:numId w:val="40"/>
              </w:numPr>
              <w:spacing w:line="240" w:lineRule="auto"/>
              <w:ind w:left="275" w:hanging="275"/>
              <w:jc w:val="both"/>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Solidos disueltos totales</w:t>
            </w:r>
          </w:p>
          <w:p w14:paraId="42BB4A9E" w14:textId="77777777" w:rsidR="00ED2F44" w:rsidRPr="001557A4" w:rsidRDefault="00ED2F44" w:rsidP="00ED2F44">
            <w:pPr>
              <w:pStyle w:val="Prrafodelista"/>
              <w:numPr>
                <w:ilvl w:val="0"/>
                <w:numId w:val="40"/>
              </w:numPr>
              <w:spacing w:line="240" w:lineRule="auto"/>
              <w:ind w:left="275" w:hanging="275"/>
              <w:jc w:val="both"/>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Cloruros*</w:t>
            </w:r>
          </w:p>
          <w:p w14:paraId="262A6904" w14:textId="77777777" w:rsidR="00ED2F44" w:rsidRPr="001557A4" w:rsidRDefault="00ED2F44" w:rsidP="00ED2F44">
            <w:pPr>
              <w:pStyle w:val="Prrafodelista"/>
              <w:numPr>
                <w:ilvl w:val="0"/>
                <w:numId w:val="40"/>
              </w:numPr>
              <w:spacing w:line="240" w:lineRule="auto"/>
              <w:ind w:left="275" w:hanging="275"/>
              <w:jc w:val="both"/>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Alcalinidad</w:t>
            </w:r>
          </w:p>
          <w:p w14:paraId="440B7B38" w14:textId="77777777" w:rsidR="00ED2F44" w:rsidRPr="001557A4" w:rsidRDefault="00ED2F44" w:rsidP="00ED2F44">
            <w:pPr>
              <w:pStyle w:val="Prrafodelista"/>
              <w:numPr>
                <w:ilvl w:val="0"/>
                <w:numId w:val="40"/>
              </w:numPr>
              <w:spacing w:line="240" w:lineRule="auto"/>
              <w:ind w:left="275" w:hanging="275"/>
              <w:jc w:val="both"/>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Sulfatos*</w:t>
            </w:r>
          </w:p>
          <w:p w14:paraId="0782F91A" w14:textId="77777777" w:rsidR="00ED2F44" w:rsidRPr="001557A4" w:rsidRDefault="00ED2F44" w:rsidP="00ED2F44">
            <w:pPr>
              <w:pStyle w:val="Prrafodelista"/>
              <w:numPr>
                <w:ilvl w:val="0"/>
                <w:numId w:val="40"/>
              </w:numPr>
              <w:spacing w:line="240" w:lineRule="auto"/>
              <w:ind w:left="275" w:hanging="275"/>
              <w:jc w:val="both"/>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Sodio*</w:t>
            </w:r>
          </w:p>
          <w:p w14:paraId="469B012F" w14:textId="77777777" w:rsidR="00ED2F44" w:rsidRPr="001557A4" w:rsidRDefault="00ED2F44" w:rsidP="00ED2F44">
            <w:pPr>
              <w:pStyle w:val="Prrafodelista"/>
              <w:numPr>
                <w:ilvl w:val="0"/>
                <w:numId w:val="40"/>
              </w:numPr>
              <w:spacing w:line="240" w:lineRule="auto"/>
              <w:ind w:left="275" w:hanging="275"/>
              <w:jc w:val="both"/>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Flúor*</w:t>
            </w:r>
          </w:p>
          <w:p w14:paraId="43893E64" w14:textId="77777777" w:rsidR="00ED2F44" w:rsidRPr="001557A4" w:rsidRDefault="00ED2F44" w:rsidP="00ED2F44">
            <w:pPr>
              <w:pStyle w:val="Prrafodelista"/>
              <w:numPr>
                <w:ilvl w:val="0"/>
                <w:numId w:val="40"/>
              </w:numPr>
              <w:spacing w:line="240" w:lineRule="auto"/>
              <w:ind w:left="275" w:hanging="275"/>
              <w:jc w:val="both"/>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Coliformes totales</w:t>
            </w:r>
          </w:p>
          <w:p w14:paraId="032B65C3" w14:textId="77777777" w:rsidR="00ED2F44" w:rsidRPr="001557A4" w:rsidRDefault="00ED2F44" w:rsidP="00ED2F44">
            <w:pPr>
              <w:pStyle w:val="Prrafodelista"/>
              <w:numPr>
                <w:ilvl w:val="0"/>
                <w:numId w:val="40"/>
              </w:numPr>
              <w:spacing w:line="240" w:lineRule="auto"/>
              <w:ind w:left="275" w:hanging="275"/>
              <w:jc w:val="both"/>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Coliformes fecales</w:t>
            </w:r>
          </w:p>
          <w:p w14:paraId="32EB9EBE" w14:textId="77777777" w:rsidR="00ED2F44" w:rsidRPr="001557A4" w:rsidRDefault="00ED2F44" w:rsidP="00ED2F44">
            <w:pPr>
              <w:pStyle w:val="Prrafodelista"/>
              <w:numPr>
                <w:ilvl w:val="0"/>
                <w:numId w:val="40"/>
              </w:numPr>
              <w:spacing w:line="240" w:lineRule="auto"/>
              <w:ind w:left="275" w:hanging="275"/>
              <w:jc w:val="both"/>
              <w:cnfStyle w:val="000000010000" w:firstRow="0" w:lastRow="0" w:firstColumn="0" w:lastColumn="0" w:oddVBand="0" w:evenVBand="0" w:oddHBand="0" w:evenHBand="1" w:firstRowFirstColumn="0" w:firstRowLastColumn="0" w:lastRowFirstColumn="0" w:lastRowLastColumn="0"/>
              <w:rPr>
                <w:sz w:val="17"/>
                <w:szCs w:val="17"/>
              </w:rPr>
            </w:pPr>
            <w:proofErr w:type="spellStart"/>
            <w:r w:rsidRPr="001557A4">
              <w:rPr>
                <w:i/>
                <w:sz w:val="17"/>
                <w:szCs w:val="17"/>
              </w:rPr>
              <w:t>Escherichia</w:t>
            </w:r>
            <w:proofErr w:type="spellEnd"/>
            <w:r w:rsidRPr="001557A4">
              <w:rPr>
                <w:i/>
                <w:sz w:val="17"/>
                <w:szCs w:val="17"/>
              </w:rPr>
              <w:t xml:space="preserve"> </w:t>
            </w:r>
            <w:proofErr w:type="spellStart"/>
            <w:r w:rsidRPr="001557A4">
              <w:rPr>
                <w:i/>
                <w:sz w:val="17"/>
                <w:szCs w:val="17"/>
              </w:rPr>
              <w:t>coli</w:t>
            </w:r>
            <w:proofErr w:type="spellEnd"/>
          </w:p>
        </w:tc>
        <w:tc>
          <w:tcPr>
            <w:tcW w:w="2188" w:type="dxa"/>
            <w:vAlign w:val="center"/>
          </w:tcPr>
          <w:p w14:paraId="14359BA5" w14:textId="77777777" w:rsidR="00ED2F44" w:rsidRPr="001557A4" w:rsidRDefault="00ED2F44" w:rsidP="00ED2F44">
            <w:pPr>
              <w:pStyle w:val="Prrafodelista"/>
              <w:numPr>
                <w:ilvl w:val="0"/>
                <w:numId w:val="39"/>
              </w:numPr>
              <w:spacing w:line="240" w:lineRule="auto"/>
              <w:ind w:left="233" w:hanging="233"/>
              <w:jc w:val="both"/>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Conductividad eléctrica</w:t>
            </w:r>
          </w:p>
          <w:p w14:paraId="67A0D165" w14:textId="77777777" w:rsidR="00ED2F44" w:rsidRPr="001557A4" w:rsidRDefault="00ED2F44" w:rsidP="00ED2F44">
            <w:pPr>
              <w:pStyle w:val="Prrafodelista"/>
              <w:numPr>
                <w:ilvl w:val="0"/>
                <w:numId w:val="39"/>
              </w:numPr>
              <w:spacing w:line="240" w:lineRule="auto"/>
              <w:ind w:left="233" w:hanging="233"/>
              <w:jc w:val="both"/>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Cloruros*</w:t>
            </w:r>
          </w:p>
          <w:p w14:paraId="1F8E0256" w14:textId="77777777" w:rsidR="00ED2F44" w:rsidRPr="001557A4" w:rsidRDefault="00ED2F44" w:rsidP="00ED2F44">
            <w:pPr>
              <w:pStyle w:val="Prrafodelista"/>
              <w:numPr>
                <w:ilvl w:val="0"/>
                <w:numId w:val="39"/>
              </w:numPr>
              <w:spacing w:line="240" w:lineRule="auto"/>
              <w:ind w:left="233" w:hanging="233"/>
              <w:jc w:val="both"/>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Alcalinidad</w:t>
            </w:r>
          </w:p>
          <w:p w14:paraId="25FC4D46" w14:textId="77777777" w:rsidR="00ED2F44" w:rsidRPr="001557A4" w:rsidRDefault="00ED2F44" w:rsidP="00ED2F44">
            <w:pPr>
              <w:pStyle w:val="Prrafodelista"/>
              <w:numPr>
                <w:ilvl w:val="0"/>
                <w:numId w:val="39"/>
              </w:numPr>
              <w:spacing w:line="240" w:lineRule="auto"/>
              <w:ind w:left="233" w:hanging="233"/>
              <w:jc w:val="both"/>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Sodio*</w:t>
            </w:r>
          </w:p>
          <w:p w14:paraId="5B2D3A77" w14:textId="77777777" w:rsidR="00ED2F44" w:rsidRPr="001557A4" w:rsidRDefault="00ED2F44" w:rsidP="00ED2F44">
            <w:pPr>
              <w:pStyle w:val="Prrafodelista"/>
              <w:numPr>
                <w:ilvl w:val="0"/>
                <w:numId w:val="39"/>
              </w:numPr>
              <w:spacing w:line="240" w:lineRule="auto"/>
              <w:ind w:left="233" w:hanging="233"/>
              <w:jc w:val="both"/>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Calcio</w:t>
            </w:r>
          </w:p>
          <w:p w14:paraId="7128BE5F" w14:textId="77777777" w:rsidR="00ED2F44" w:rsidRPr="001557A4" w:rsidRDefault="00ED2F44" w:rsidP="00ED2F44">
            <w:pPr>
              <w:pStyle w:val="Prrafodelista"/>
              <w:numPr>
                <w:ilvl w:val="0"/>
                <w:numId w:val="39"/>
              </w:numPr>
              <w:spacing w:line="240" w:lineRule="auto"/>
              <w:ind w:left="233" w:hanging="233"/>
              <w:jc w:val="both"/>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Flúor*</w:t>
            </w:r>
          </w:p>
          <w:p w14:paraId="431C25DE" w14:textId="77777777" w:rsidR="00ED2F44" w:rsidRPr="001557A4" w:rsidRDefault="00ED2F44" w:rsidP="00ED2F44">
            <w:pPr>
              <w:pStyle w:val="Prrafodelista"/>
              <w:numPr>
                <w:ilvl w:val="0"/>
                <w:numId w:val="39"/>
              </w:numPr>
              <w:spacing w:line="240" w:lineRule="auto"/>
              <w:ind w:left="233" w:hanging="233"/>
              <w:jc w:val="both"/>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Coliformes totales</w:t>
            </w:r>
          </w:p>
          <w:p w14:paraId="29E589F2" w14:textId="77777777" w:rsidR="00ED2F44" w:rsidRPr="001557A4" w:rsidRDefault="00ED2F44" w:rsidP="00ED2F44">
            <w:pPr>
              <w:pStyle w:val="Prrafodelista"/>
              <w:numPr>
                <w:ilvl w:val="0"/>
                <w:numId w:val="39"/>
              </w:numPr>
              <w:spacing w:line="240" w:lineRule="auto"/>
              <w:ind w:left="233" w:hanging="233"/>
              <w:jc w:val="both"/>
              <w:cnfStyle w:val="000000010000" w:firstRow="0" w:lastRow="0" w:firstColumn="0" w:lastColumn="0" w:oddVBand="0" w:evenVBand="0" w:oddHBand="0" w:evenHBand="1" w:firstRowFirstColumn="0" w:firstRowLastColumn="0" w:lastRowFirstColumn="0" w:lastRowLastColumn="0"/>
              <w:rPr>
                <w:sz w:val="17"/>
                <w:szCs w:val="17"/>
              </w:rPr>
            </w:pPr>
            <w:r w:rsidRPr="001557A4">
              <w:rPr>
                <w:sz w:val="17"/>
                <w:szCs w:val="17"/>
              </w:rPr>
              <w:t>Coliformes fecales</w:t>
            </w:r>
          </w:p>
          <w:p w14:paraId="65E9C9A6" w14:textId="77777777" w:rsidR="00ED2F44" w:rsidRPr="001557A4" w:rsidRDefault="00ED2F44" w:rsidP="00DC69A0">
            <w:pPr>
              <w:pStyle w:val="Prrafodelista"/>
              <w:ind w:left="176"/>
              <w:jc w:val="both"/>
              <w:cnfStyle w:val="000000010000" w:firstRow="0" w:lastRow="0" w:firstColumn="0" w:lastColumn="0" w:oddVBand="0" w:evenVBand="0" w:oddHBand="0" w:evenHBand="1" w:firstRowFirstColumn="0" w:firstRowLastColumn="0" w:lastRowFirstColumn="0" w:lastRowLastColumn="0"/>
              <w:rPr>
                <w:sz w:val="17"/>
                <w:szCs w:val="17"/>
              </w:rPr>
            </w:pPr>
          </w:p>
        </w:tc>
      </w:tr>
    </w:tbl>
    <w:p w14:paraId="1F9A5B7B" w14:textId="77777777" w:rsidR="00ED2F44" w:rsidRPr="005B1588" w:rsidRDefault="00ED2F44" w:rsidP="00ED2F44">
      <w:pPr>
        <w:rPr>
          <w:sz w:val="18"/>
          <w:szCs w:val="18"/>
          <w:lang w:val="es-ES"/>
        </w:rPr>
      </w:pPr>
      <w:r w:rsidRPr="005B1588">
        <w:rPr>
          <w:sz w:val="18"/>
          <w:szCs w:val="18"/>
          <w:lang w:val="es-ES"/>
        </w:rPr>
        <w:t xml:space="preserve">* Límite </w:t>
      </w:r>
      <w:r>
        <w:rPr>
          <w:sz w:val="18"/>
          <w:szCs w:val="18"/>
          <w:lang w:val="es-ES"/>
        </w:rPr>
        <w:t>correspondiente a la</w:t>
      </w:r>
      <w:r w:rsidRPr="005B1588">
        <w:rPr>
          <w:sz w:val="18"/>
          <w:szCs w:val="18"/>
          <w:lang w:val="es-ES"/>
        </w:rPr>
        <w:t xml:space="preserve"> NP 24 001 80</w:t>
      </w:r>
    </w:p>
    <w:p w14:paraId="5A74E2CA" w14:textId="0BABDCA6" w:rsidR="00637E0D" w:rsidRDefault="00ED2F44" w:rsidP="001B3BF7">
      <w:pPr>
        <w:pStyle w:val="Ttulo2"/>
        <w:rPr>
          <w:lang w:val="es-ES"/>
        </w:rPr>
      </w:pPr>
      <w:bookmarkStart w:id="292" w:name="_Toc70326639"/>
      <w:bookmarkStart w:id="293" w:name="_Toc70327447"/>
      <w:bookmarkStart w:id="294" w:name="_Toc108566583"/>
      <w:r>
        <w:rPr>
          <w:lang w:val="es-ES"/>
        </w:rPr>
        <w:t>4.1</w:t>
      </w:r>
      <w:r w:rsidR="009B473C">
        <w:rPr>
          <w:lang w:val="es-ES"/>
        </w:rPr>
        <w:t>.18</w:t>
      </w:r>
      <w:r w:rsidR="008649A5">
        <w:rPr>
          <w:lang w:val="es-ES"/>
        </w:rPr>
        <w:t xml:space="preserve">. </w:t>
      </w:r>
      <w:bookmarkEnd w:id="292"/>
      <w:bookmarkEnd w:id="293"/>
      <w:r w:rsidRPr="00ED2F44">
        <w:rPr>
          <w:lang w:val="es-ES"/>
        </w:rPr>
        <w:t>Análisis del punto GW 02</w:t>
      </w:r>
      <w:bookmarkEnd w:id="294"/>
    </w:p>
    <w:p w14:paraId="55E80CC5" w14:textId="77777777" w:rsidR="000157FC" w:rsidRPr="00ED2F44" w:rsidRDefault="000157FC" w:rsidP="001B3BF7">
      <w:pPr>
        <w:rPr>
          <w:sz w:val="10"/>
        </w:rPr>
      </w:pPr>
    </w:p>
    <w:p w14:paraId="4AD6F4B2" w14:textId="77777777" w:rsidR="00ED2F44" w:rsidRDefault="00ED2F44" w:rsidP="00663BFB">
      <w:pPr>
        <w:jc w:val="both"/>
      </w:pPr>
      <w:r>
        <w:t>La estación de monitoreo GW 02 se encuentra en la Zona industrial de PARACEL, en lugar conocido como Zapatero-cue, 15 km al norte de la ciudad de Concepción. Sus coordenadas UTM de referencia son 21</w:t>
      </w:r>
      <w:proofErr w:type="gramStart"/>
      <w:r>
        <w:t>K  450165.00</w:t>
      </w:r>
      <w:proofErr w:type="gramEnd"/>
      <w:r>
        <w:t xml:space="preserve"> m E 7430301.00 m S.</w:t>
      </w:r>
    </w:p>
    <w:p w14:paraId="3376325F" w14:textId="77777777" w:rsidR="00ED2F44" w:rsidRDefault="00ED2F44" w:rsidP="00663BFB">
      <w:pPr>
        <w:jc w:val="both"/>
      </w:pPr>
    </w:p>
    <w:p w14:paraId="58773AF4" w14:textId="77777777" w:rsidR="00ED2F44" w:rsidRDefault="00ED2F44" w:rsidP="00663BFB">
      <w:pPr>
        <w:jc w:val="both"/>
      </w:pPr>
      <w:r>
        <w:t xml:space="preserve">La estación corresponde a un pozo de monitoreo del tipo </w:t>
      </w:r>
      <w:proofErr w:type="spellStart"/>
      <w:r>
        <w:t>freatímetro</w:t>
      </w:r>
      <w:proofErr w:type="spellEnd"/>
      <w:r>
        <w:t xml:space="preserve"> exclusivo para la toma de muestra de agua subterránea, el pozo se localiza en el perímetro de la propiedad industrial aproximadamente 1,9 km al norte tomando como referencia la sede y oficina de PARACEL.</w:t>
      </w:r>
    </w:p>
    <w:p w14:paraId="711D97AD" w14:textId="77777777" w:rsidR="00ED2F44" w:rsidRDefault="00ED2F44" w:rsidP="00663BFB">
      <w:pPr>
        <w:jc w:val="both"/>
      </w:pPr>
    </w:p>
    <w:p w14:paraId="6E28CC16" w14:textId="131AEE20" w:rsidR="00A115C0" w:rsidRDefault="00ED2F44" w:rsidP="00663BFB">
      <w:pPr>
        <w:jc w:val="both"/>
      </w:pPr>
      <w:r>
        <w:t xml:space="preserve">En base a los resultados de laboratorio obtenidos en las sucesivas campañas se </w:t>
      </w:r>
      <w:r w:rsidR="00663BFB">
        <w:t>aplicó</w:t>
      </w:r>
      <w:r>
        <w:t xml:space="preserve"> el índice de </w:t>
      </w:r>
      <w:r w:rsidR="00663BFB">
        <w:t>calidad de agua (ICA) y se evaluó</w:t>
      </w:r>
      <w:r>
        <w:t xml:space="preserve"> el grado de cumplimiento de los límites de calidad para agua potable establecidos en las normas nacionales.</w:t>
      </w:r>
    </w:p>
    <w:p w14:paraId="0B2DF661" w14:textId="77777777" w:rsidR="00663BFB" w:rsidRPr="00A115C0" w:rsidRDefault="00663BFB" w:rsidP="00ED2F44">
      <w:pPr>
        <w:rPr>
          <w:lang w:val="es-ES"/>
        </w:rPr>
      </w:pPr>
    </w:p>
    <w:p w14:paraId="512D3314" w14:textId="504FD47D" w:rsidR="00637E0D" w:rsidRDefault="00663BFB" w:rsidP="001B3BF7">
      <w:pPr>
        <w:spacing w:line="259" w:lineRule="auto"/>
        <w:contextualSpacing w:val="0"/>
        <w:rPr>
          <w:rFonts w:asciiTheme="majorHAnsi" w:hAnsiTheme="majorHAnsi" w:cs="Courier New"/>
          <w:lang w:val="es-ES"/>
        </w:rPr>
      </w:pPr>
      <w:r>
        <w:rPr>
          <w:noProof/>
          <w:lang w:val="es-ES" w:eastAsia="es-ES"/>
        </w:rPr>
        <w:drawing>
          <wp:inline distT="0" distB="0" distL="0" distR="0" wp14:anchorId="21979CC6" wp14:editId="7F88FDB9">
            <wp:extent cx="5400040" cy="2788315"/>
            <wp:effectExtent l="0" t="0" r="10160" b="12065"/>
            <wp:docPr id="561" name="Gráfico 56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663BFB" w14:paraId="5ABC7C63" w14:textId="77777777" w:rsidTr="00DC69A0">
        <w:trPr>
          <w:jc w:val="right"/>
        </w:trPr>
        <w:tc>
          <w:tcPr>
            <w:tcW w:w="662" w:type="pct"/>
            <w:vAlign w:val="center"/>
          </w:tcPr>
          <w:p w14:paraId="5E5E4CB8" w14:textId="77777777" w:rsidR="00663BFB" w:rsidRPr="002A42A5" w:rsidRDefault="00663BFB" w:rsidP="00DC69A0">
            <w:pPr>
              <w:jc w:val="center"/>
              <w:rPr>
                <w:sz w:val="14"/>
                <w:szCs w:val="14"/>
              </w:rPr>
            </w:pPr>
            <w:r w:rsidRPr="002A42A5">
              <w:rPr>
                <w:sz w:val="14"/>
                <w:szCs w:val="14"/>
              </w:rPr>
              <w:t>ESCALA ICA</w:t>
            </w:r>
          </w:p>
        </w:tc>
        <w:tc>
          <w:tcPr>
            <w:tcW w:w="867" w:type="pct"/>
            <w:shd w:val="clear" w:color="auto" w:fill="2E74B5" w:themeFill="accent1" w:themeFillShade="BF"/>
            <w:vAlign w:val="center"/>
          </w:tcPr>
          <w:p w14:paraId="62B21F9C" w14:textId="77777777" w:rsidR="00663BFB" w:rsidRPr="002A42A5" w:rsidRDefault="00663BFB" w:rsidP="00DC69A0">
            <w:pPr>
              <w:jc w:val="center"/>
              <w:rPr>
                <w:sz w:val="14"/>
                <w:szCs w:val="14"/>
              </w:rPr>
            </w:pPr>
            <w:r w:rsidRPr="002A42A5">
              <w:rPr>
                <w:sz w:val="14"/>
                <w:szCs w:val="14"/>
              </w:rPr>
              <w:t>Excelente: &lt; 50</w:t>
            </w:r>
          </w:p>
        </w:tc>
        <w:tc>
          <w:tcPr>
            <w:tcW w:w="868" w:type="pct"/>
            <w:shd w:val="clear" w:color="auto" w:fill="6CAB68"/>
            <w:vAlign w:val="center"/>
          </w:tcPr>
          <w:p w14:paraId="66738BAC" w14:textId="77777777" w:rsidR="00663BFB" w:rsidRPr="002A42A5" w:rsidRDefault="00663BFB" w:rsidP="00DC69A0">
            <w:pPr>
              <w:jc w:val="center"/>
              <w:rPr>
                <w:sz w:val="14"/>
                <w:szCs w:val="14"/>
              </w:rPr>
            </w:pPr>
            <w:r w:rsidRPr="002A42A5">
              <w:rPr>
                <w:sz w:val="14"/>
                <w:szCs w:val="14"/>
              </w:rPr>
              <w:t>Buena: 50-100</w:t>
            </w:r>
          </w:p>
        </w:tc>
        <w:tc>
          <w:tcPr>
            <w:tcW w:w="867" w:type="pct"/>
            <w:shd w:val="clear" w:color="auto" w:fill="F8F32B"/>
            <w:vAlign w:val="center"/>
          </w:tcPr>
          <w:p w14:paraId="79C223D1" w14:textId="77777777" w:rsidR="00663BFB" w:rsidRPr="002A42A5" w:rsidRDefault="00663BFB" w:rsidP="00DC69A0">
            <w:pPr>
              <w:jc w:val="center"/>
              <w:rPr>
                <w:sz w:val="14"/>
                <w:szCs w:val="14"/>
              </w:rPr>
            </w:pPr>
            <w:r w:rsidRPr="002A42A5">
              <w:rPr>
                <w:sz w:val="14"/>
                <w:szCs w:val="14"/>
              </w:rPr>
              <w:t>Pobre: 101-200</w:t>
            </w:r>
          </w:p>
        </w:tc>
        <w:tc>
          <w:tcPr>
            <w:tcW w:w="868" w:type="pct"/>
            <w:shd w:val="clear" w:color="auto" w:fill="FFC000"/>
            <w:vAlign w:val="center"/>
          </w:tcPr>
          <w:p w14:paraId="27E4FD11" w14:textId="77777777" w:rsidR="00663BFB" w:rsidRPr="002A42A5" w:rsidRDefault="00663BFB" w:rsidP="00DC69A0">
            <w:pPr>
              <w:jc w:val="center"/>
              <w:rPr>
                <w:sz w:val="14"/>
                <w:szCs w:val="14"/>
              </w:rPr>
            </w:pPr>
            <w:r w:rsidRPr="002A42A5">
              <w:rPr>
                <w:sz w:val="14"/>
                <w:szCs w:val="14"/>
              </w:rPr>
              <w:t>Muy pobre: 201-300</w:t>
            </w:r>
          </w:p>
        </w:tc>
        <w:tc>
          <w:tcPr>
            <w:tcW w:w="868" w:type="pct"/>
            <w:shd w:val="clear" w:color="auto" w:fill="CC3300"/>
            <w:vAlign w:val="center"/>
          </w:tcPr>
          <w:p w14:paraId="16CD3D7C" w14:textId="77777777" w:rsidR="00663BFB" w:rsidRPr="002A42A5" w:rsidRDefault="00663BFB" w:rsidP="00DC69A0">
            <w:pPr>
              <w:jc w:val="center"/>
              <w:rPr>
                <w:sz w:val="14"/>
                <w:szCs w:val="14"/>
              </w:rPr>
            </w:pPr>
            <w:r w:rsidRPr="002A42A5">
              <w:rPr>
                <w:sz w:val="14"/>
                <w:szCs w:val="14"/>
              </w:rPr>
              <w:t>No apta: &gt;300</w:t>
            </w:r>
          </w:p>
        </w:tc>
      </w:tr>
    </w:tbl>
    <w:p w14:paraId="4E0D5BFC" w14:textId="68CCEFFE" w:rsidR="00637E0D" w:rsidRPr="00600F9C" w:rsidRDefault="00AC505E" w:rsidP="00626AE4">
      <w:pPr>
        <w:pStyle w:val="Descripcin"/>
        <w:keepNext/>
        <w:spacing w:after="0"/>
      </w:pPr>
      <w:bookmarkStart w:id="295" w:name="_Toc70330566"/>
      <w:bookmarkStart w:id="296" w:name="_Toc108470371"/>
      <w:r>
        <w:t xml:space="preserve">Figura </w:t>
      </w:r>
      <w:fldSimple w:instr=" SEQ Figura \* ARABIC ">
        <w:r w:rsidR="00626AE4">
          <w:rPr>
            <w:noProof/>
          </w:rPr>
          <w:t>39</w:t>
        </w:r>
      </w:fldSimple>
      <w:r>
        <w:t xml:space="preserve">. </w:t>
      </w:r>
      <w:r w:rsidR="00663BFB" w:rsidRPr="00663BFB">
        <w:rPr>
          <w:rFonts w:asciiTheme="majorHAnsi" w:hAnsiTheme="majorHAnsi" w:cs="Courier New"/>
          <w:lang w:val="es-ES"/>
        </w:rPr>
        <w:t>Evaluación del punto de monitoreo GW 02</w:t>
      </w:r>
      <w:r w:rsidR="008649A5">
        <w:rPr>
          <w:rFonts w:asciiTheme="majorHAnsi" w:hAnsiTheme="majorHAnsi" w:cs="Courier New"/>
          <w:lang w:val="es-ES"/>
        </w:rPr>
        <w:t>.</w:t>
      </w:r>
      <w:bookmarkEnd w:id="295"/>
      <w:bookmarkEnd w:id="296"/>
    </w:p>
    <w:p w14:paraId="423ECB4A" w14:textId="77777777" w:rsidR="000157FC" w:rsidRDefault="000157FC" w:rsidP="001B3BF7">
      <w:pPr>
        <w:spacing w:line="259" w:lineRule="auto"/>
        <w:contextualSpacing w:val="0"/>
        <w:jc w:val="both"/>
        <w:rPr>
          <w:rFonts w:asciiTheme="majorHAnsi" w:hAnsiTheme="majorHAnsi" w:cs="Courier New"/>
          <w:color w:val="000000" w:themeColor="text1"/>
          <w:lang w:val="es-ES"/>
        </w:rPr>
      </w:pPr>
    </w:p>
    <w:p w14:paraId="1B201698" w14:textId="77777777" w:rsidR="00663BFB" w:rsidRDefault="00663BFB" w:rsidP="00663BFB">
      <w:pPr>
        <w:rPr>
          <w:lang w:val="es-ES"/>
        </w:rPr>
      </w:pPr>
      <w:proofErr w:type="gramStart"/>
      <w:r>
        <w:rPr>
          <w:lang w:val="es-ES"/>
        </w:rPr>
        <w:t>De acuerdo al</w:t>
      </w:r>
      <w:proofErr w:type="gramEnd"/>
      <w:r>
        <w:rPr>
          <w:lang w:val="es-ES"/>
        </w:rPr>
        <w:t xml:space="preserve"> ICA aplicado el pozo de monitoreo presenta aguas de una calidad entre pobre a buena. En todas las campañas el cumplimiento de los requisitos para agua potable fue superior al 82%. </w:t>
      </w:r>
    </w:p>
    <w:p w14:paraId="390F72A0" w14:textId="77777777" w:rsidR="00663BFB" w:rsidRDefault="00663BFB" w:rsidP="00663BFB">
      <w:pPr>
        <w:rPr>
          <w:lang w:val="es-ES"/>
        </w:rPr>
      </w:pPr>
    </w:p>
    <w:tbl>
      <w:tblPr>
        <w:tblStyle w:val="Cuadrculaclara"/>
        <w:tblW w:w="0" w:type="auto"/>
        <w:tblLook w:val="04A0" w:firstRow="1" w:lastRow="0" w:firstColumn="1" w:lastColumn="0" w:noHBand="0" w:noVBand="1"/>
      </w:tblPr>
      <w:tblGrid>
        <w:gridCol w:w="2389"/>
        <w:gridCol w:w="1948"/>
        <w:gridCol w:w="2178"/>
        <w:gridCol w:w="2205"/>
      </w:tblGrid>
      <w:tr w:rsidR="00663BFB" w14:paraId="319C397D" w14:textId="77777777" w:rsidTr="00DC69A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20AD40D0" w14:textId="4D1ADF76" w:rsidR="00663BFB" w:rsidRPr="00D14FCF" w:rsidRDefault="00D14FCF" w:rsidP="00D14FCF">
            <w:pPr>
              <w:pStyle w:val="Descripcin"/>
              <w:keepNext/>
              <w:spacing w:after="0"/>
              <w:jc w:val="center"/>
              <w:rPr>
                <w:b w:val="0"/>
              </w:rPr>
            </w:pPr>
            <w:bookmarkStart w:id="297" w:name="_Toc108437004"/>
            <w:r w:rsidRPr="00D14FCF">
              <w:rPr>
                <w:b w:val="0"/>
              </w:rPr>
              <w:t xml:space="preserve">CUADRO </w:t>
            </w:r>
            <w:r w:rsidRPr="00D14FCF">
              <w:fldChar w:fldCharType="begin"/>
            </w:r>
            <w:r w:rsidRPr="00D14FCF">
              <w:rPr>
                <w:b w:val="0"/>
              </w:rPr>
              <w:instrText xml:space="preserve"> SEQ CUADRO \* ARABIC </w:instrText>
            </w:r>
            <w:r w:rsidRPr="00D14FCF">
              <w:fldChar w:fldCharType="separate"/>
            </w:r>
            <w:r>
              <w:rPr>
                <w:b w:val="0"/>
                <w:noProof/>
              </w:rPr>
              <w:t>39</w:t>
            </w:r>
            <w:r w:rsidRPr="00D14FCF">
              <w:fldChar w:fldCharType="end"/>
            </w:r>
            <w:r w:rsidRPr="00D14FCF">
              <w:rPr>
                <w:b w:val="0"/>
              </w:rPr>
              <w:t xml:space="preserve">. </w:t>
            </w:r>
            <w:r w:rsidR="00663BFB" w:rsidRPr="00D14FCF">
              <w:rPr>
                <w:rFonts w:ascii="MADE Evolve Sans" w:hAnsi="MADE Evolve Sans"/>
                <w:b w:val="0"/>
                <w:color w:val="000000" w:themeColor="text1"/>
              </w:rPr>
              <w:t>CUMPLIMIENTO DE LA LEY 1614/2020 Y LA NP 24 001 80 – GW 02</w:t>
            </w:r>
            <w:bookmarkEnd w:id="297"/>
          </w:p>
        </w:tc>
      </w:tr>
      <w:tr w:rsidR="00663BFB" w14:paraId="69812B1B"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515646A7" w14:textId="77777777" w:rsidR="00663BFB" w:rsidRPr="00AE7201" w:rsidRDefault="00663BFB" w:rsidP="00DC69A0">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75E15120" w14:textId="77777777" w:rsidR="00663BFB" w:rsidRPr="00AE7201" w:rsidRDefault="00663BFB"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5FF23E5F" w14:textId="77777777" w:rsidR="00663BFB" w:rsidRPr="00AE7201" w:rsidRDefault="00663BFB"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6B4FA531" w14:textId="77777777" w:rsidR="00663BFB" w:rsidRPr="00AE7201" w:rsidRDefault="00663BFB"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663BFB" w14:paraId="03F4FF44" w14:textId="77777777" w:rsidTr="00DC69A0">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B5F90A4" w14:textId="77777777" w:rsidR="00663BFB" w:rsidRPr="00AE7201" w:rsidRDefault="00663BFB" w:rsidP="00DC69A0">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064" w:type="dxa"/>
            <w:vAlign w:val="center"/>
          </w:tcPr>
          <w:p w14:paraId="3C3C9149" w14:textId="77777777" w:rsidR="00663BFB" w:rsidRPr="00AE7201" w:rsidRDefault="00663BFB" w:rsidP="00DC69A0">
            <w:pPr>
              <w:jc w:val="center"/>
              <w:cnfStyle w:val="000000010000" w:firstRow="0" w:lastRow="0" w:firstColumn="0" w:lastColumn="0" w:oddVBand="0" w:evenVBand="0" w:oddHBand="0" w:evenHBand="1" w:firstRowFirstColumn="0" w:firstRowLastColumn="0" w:lastRowFirstColumn="0" w:lastRowLastColumn="0"/>
            </w:pPr>
            <w:r>
              <w:t>88,3%</w:t>
            </w:r>
          </w:p>
        </w:tc>
        <w:tc>
          <w:tcPr>
            <w:tcW w:w="2292" w:type="dxa"/>
            <w:vAlign w:val="center"/>
          </w:tcPr>
          <w:p w14:paraId="7A9E6FB6" w14:textId="77777777" w:rsidR="00663BFB" w:rsidRPr="00AE7201" w:rsidRDefault="00663BFB" w:rsidP="00DC69A0">
            <w:pPr>
              <w:jc w:val="center"/>
              <w:cnfStyle w:val="000000010000" w:firstRow="0" w:lastRow="0" w:firstColumn="0" w:lastColumn="0" w:oddVBand="0" w:evenVBand="0" w:oddHBand="0" w:evenHBand="1" w:firstRowFirstColumn="0" w:firstRowLastColumn="0" w:lastRowFirstColumn="0" w:lastRowLastColumn="0"/>
            </w:pPr>
            <w:r>
              <w:t>82,3%</w:t>
            </w:r>
          </w:p>
        </w:tc>
        <w:tc>
          <w:tcPr>
            <w:tcW w:w="2292" w:type="dxa"/>
            <w:vAlign w:val="center"/>
          </w:tcPr>
          <w:p w14:paraId="2B30A349" w14:textId="77777777" w:rsidR="00663BFB" w:rsidRPr="00AE7201" w:rsidRDefault="00663BFB" w:rsidP="00DC69A0">
            <w:pPr>
              <w:jc w:val="center"/>
              <w:cnfStyle w:val="000000010000" w:firstRow="0" w:lastRow="0" w:firstColumn="0" w:lastColumn="0" w:oddVBand="0" w:evenVBand="0" w:oddHBand="0" w:evenHBand="1" w:firstRowFirstColumn="0" w:firstRowLastColumn="0" w:lastRowFirstColumn="0" w:lastRowLastColumn="0"/>
            </w:pPr>
            <w:r>
              <w:t>82,3%</w:t>
            </w:r>
          </w:p>
        </w:tc>
      </w:tr>
      <w:tr w:rsidR="00663BFB" w14:paraId="518675CC"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8F17BB6" w14:textId="77777777" w:rsidR="00663BFB" w:rsidRPr="00AE7201" w:rsidRDefault="00663BFB" w:rsidP="00DC69A0">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064" w:type="dxa"/>
            <w:vAlign w:val="center"/>
          </w:tcPr>
          <w:p w14:paraId="1323F52C" w14:textId="77777777" w:rsidR="00663BFB" w:rsidRPr="00AE7201" w:rsidRDefault="00663BFB" w:rsidP="00DC69A0">
            <w:pPr>
              <w:jc w:val="center"/>
              <w:cnfStyle w:val="000000100000" w:firstRow="0" w:lastRow="0" w:firstColumn="0" w:lastColumn="0" w:oddVBand="0" w:evenVBand="0" w:oddHBand="1" w:evenHBand="0" w:firstRowFirstColumn="0" w:firstRowLastColumn="0" w:lastRowFirstColumn="0" w:lastRowLastColumn="0"/>
            </w:pPr>
            <w:r>
              <w:t>11,7%</w:t>
            </w:r>
          </w:p>
        </w:tc>
        <w:tc>
          <w:tcPr>
            <w:tcW w:w="2292" w:type="dxa"/>
            <w:vAlign w:val="center"/>
          </w:tcPr>
          <w:p w14:paraId="65815CB8" w14:textId="77777777" w:rsidR="00663BFB" w:rsidRPr="00AE7201" w:rsidRDefault="00663BFB" w:rsidP="00DC69A0">
            <w:pPr>
              <w:jc w:val="center"/>
              <w:cnfStyle w:val="000000100000" w:firstRow="0" w:lastRow="0" w:firstColumn="0" w:lastColumn="0" w:oddVBand="0" w:evenVBand="0" w:oddHBand="1" w:evenHBand="0" w:firstRowFirstColumn="0" w:firstRowLastColumn="0" w:lastRowFirstColumn="0" w:lastRowLastColumn="0"/>
            </w:pPr>
            <w:r>
              <w:t>17,7%</w:t>
            </w:r>
          </w:p>
        </w:tc>
        <w:tc>
          <w:tcPr>
            <w:tcW w:w="2292" w:type="dxa"/>
            <w:vAlign w:val="center"/>
          </w:tcPr>
          <w:p w14:paraId="2ECEE07A" w14:textId="77777777" w:rsidR="00663BFB" w:rsidRPr="00AE7201" w:rsidRDefault="00663BFB" w:rsidP="00DC69A0">
            <w:pPr>
              <w:jc w:val="center"/>
              <w:cnfStyle w:val="000000100000" w:firstRow="0" w:lastRow="0" w:firstColumn="0" w:lastColumn="0" w:oddVBand="0" w:evenVBand="0" w:oddHBand="1" w:evenHBand="0" w:firstRowFirstColumn="0" w:firstRowLastColumn="0" w:lastRowFirstColumn="0" w:lastRowLastColumn="0"/>
            </w:pPr>
            <w:r>
              <w:t>17,7%</w:t>
            </w:r>
          </w:p>
        </w:tc>
      </w:tr>
      <w:tr w:rsidR="00663BFB" w14:paraId="48AFFACB" w14:textId="77777777" w:rsidTr="00DC69A0">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E61E5E8" w14:textId="77777777" w:rsidR="00663BFB" w:rsidRPr="00AE7201" w:rsidRDefault="00663BFB" w:rsidP="00DC69A0">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064" w:type="dxa"/>
            <w:vAlign w:val="center"/>
          </w:tcPr>
          <w:p w14:paraId="7CBDC41A"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Potasio</w:t>
            </w:r>
          </w:p>
          <w:p w14:paraId="17191CF3" w14:textId="77777777" w:rsidR="00663BFB" w:rsidRPr="001B77E3"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Flúor*</w:t>
            </w:r>
          </w:p>
        </w:tc>
        <w:tc>
          <w:tcPr>
            <w:tcW w:w="2292" w:type="dxa"/>
            <w:vAlign w:val="center"/>
          </w:tcPr>
          <w:p w14:paraId="3978415D"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Potasio</w:t>
            </w:r>
          </w:p>
          <w:p w14:paraId="55705145"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50EA9EA7" w14:textId="77777777" w:rsidR="00663BFB" w:rsidRPr="00AE7201"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2292" w:type="dxa"/>
            <w:vAlign w:val="center"/>
          </w:tcPr>
          <w:p w14:paraId="53D55DA9"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3B76F2F0"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Conductividad eléctrica</w:t>
            </w:r>
          </w:p>
          <w:p w14:paraId="5D52B328" w14:textId="77777777" w:rsidR="00663BFB" w:rsidRPr="00EE31F4"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Potasio</w:t>
            </w:r>
          </w:p>
        </w:tc>
      </w:tr>
    </w:tbl>
    <w:p w14:paraId="223521DA" w14:textId="77777777" w:rsidR="00663BFB" w:rsidRPr="005B1588" w:rsidRDefault="00663BFB" w:rsidP="00663BFB">
      <w:pPr>
        <w:rPr>
          <w:sz w:val="18"/>
          <w:szCs w:val="18"/>
          <w:lang w:val="es-ES"/>
        </w:rPr>
      </w:pPr>
      <w:r w:rsidRPr="005B1588">
        <w:rPr>
          <w:sz w:val="18"/>
          <w:szCs w:val="18"/>
          <w:lang w:val="es-ES"/>
        </w:rPr>
        <w:t xml:space="preserve">* Límite </w:t>
      </w:r>
      <w:r>
        <w:rPr>
          <w:sz w:val="18"/>
          <w:szCs w:val="18"/>
          <w:lang w:val="es-ES"/>
        </w:rPr>
        <w:t>correspondiente a la</w:t>
      </w:r>
      <w:r w:rsidRPr="005B1588">
        <w:rPr>
          <w:sz w:val="18"/>
          <w:szCs w:val="18"/>
          <w:lang w:val="es-ES"/>
        </w:rPr>
        <w:t xml:space="preserve"> NP 24 001 80</w:t>
      </w:r>
    </w:p>
    <w:p w14:paraId="614AFE30" w14:textId="77777777" w:rsidR="007261E7" w:rsidRDefault="007261E7" w:rsidP="001B3BF7">
      <w:pPr>
        <w:spacing w:line="259" w:lineRule="auto"/>
        <w:contextualSpacing w:val="0"/>
        <w:jc w:val="both"/>
        <w:rPr>
          <w:rFonts w:asciiTheme="majorHAnsi" w:hAnsiTheme="majorHAnsi" w:cs="Courier New"/>
          <w:lang w:val="es-ES"/>
        </w:rPr>
      </w:pPr>
    </w:p>
    <w:p w14:paraId="6B607572" w14:textId="77777777" w:rsidR="00663BFB" w:rsidRDefault="00663BFB" w:rsidP="001B3BF7">
      <w:pPr>
        <w:spacing w:line="259" w:lineRule="auto"/>
        <w:contextualSpacing w:val="0"/>
        <w:jc w:val="both"/>
        <w:rPr>
          <w:rFonts w:asciiTheme="majorHAnsi" w:hAnsiTheme="majorHAnsi" w:cs="Courier New"/>
          <w:lang w:val="es-ES"/>
        </w:rPr>
      </w:pPr>
    </w:p>
    <w:p w14:paraId="6E867AAA" w14:textId="77777777" w:rsidR="00663BFB" w:rsidRDefault="00663BFB" w:rsidP="001B3BF7">
      <w:pPr>
        <w:spacing w:line="259" w:lineRule="auto"/>
        <w:contextualSpacing w:val="0"/>
        <w:jc w:val="both"/>
        <w:rPr>
          <w:rFonts w:asciiTheme="majorHAnsi" w:hAnsiTheme="majorHAnsi" w:cs="Courier New"/>
          <w:lang w:val="es-ES"/>
        </w:rPr>
      </w:pPr>
    </w:p>
    <w:p w14:paraId="381CCD4F" w14:textId="77777777" w:rsidR="00663BFB" w:rsidRDefault="00663BFB" w:rsidP="001B3BF7">
      <w:pPr>
        <w:spacing w:line="259" w:lineRule="auto"/>
        <w:contextualSpacing w:val="0"/>
        <w:jc w:val="both"/>
        <w:rPr>
          <w:rFonts w:asciiTheme="majorHAnsi" w:hAnsiTheme="majorHAnsi" w:cs="Courier New"/>
          <w:lang w:val="es-ES"/>
        </w:rPr>
      </w:pPr>
    </w:p>
    <w:p w14:paraId="43FD2BC9" w14:textId="77777777" w:rsidR="00663BFB" w:rsidRDefault="00663BFB" w:rsidP="001B3BF7">
      <w:pPr>
        <w:spacing w:line="259" w:lineRule="auto"/>
        <w:contextualSpacing w:val="0"/>
        <w:jc w:val="both"/>
        <w:rPr>
          <w:rFonts w:asciiTheme="majorHAnsi" w:hAnsiTheme="majorHAnsi" w:cs="Courier New"/>
          <w:lang w:val="es-ES"/>
        </w:rPr>
      </w:pPr>
    </w:p>
    <w:p w14:paraId="6285A0EC" w14:textId="77777777" w:rsidR="00663BFB" w:rsidRDefault="00663BFB" w:rsidP="001B3BF7">
      <w:pPr>
        <w:spacing w:line="259" w:lineRule="auto"/>
        <w:contextualSpacing w:val="0"/>
        <w:jc w:val="both"/>
        <w:rPr>
          <w:rFonts w:asciiTheme="majorHAnsi" w:hAnsiTheme="majorHAnsi" w:cs="Courier New"/>
          <w:lang w:val="es-ES"/>
        </w:rPr>
      </w:pPr>
    </w:p>
    <w:p w14:paraId="3B7B74F2" w14:textId="77777777" w:rsidR="00663BFB" w:rsidRDefault="00663BFB" w:rsidP="001B3BF7">
      <w:pPr>
        <w:spacing w:line="259" w:lineRule="auto"/>
        <w:contextualSpacing w:val="0"/>
        <w:jc w:val="both"/>
        <w:rPr>
          <w:rFonts w:asciiTheme="majorHAnsi" w:hAnsiTheme="majorHAnsi" w:cs="Courier New"/>
          <w:lang w:val="es-ES"/>
        </w:rPr>
      </w:pPr>
    </w:p>
    <w:p w14:paraId="0A424162" w14:textId="77777777" w:rsidR="00663BFB" w:rsidRDefault="00663BFB" w:rsidP="001B3BF7">
      <w:pPr>
        <w:spacing w:line="259" w:lineRule="auto"/>
        <w:contextualSpacing w:val="0"/>
        <w:jc w:val="both"/>
        <w:rPr>
          <w:rFonts w:asciiTheme="majorHAnsi" w:hAnsiTheme="majorHAnsi" w:cs="Courier New"/>
          <w:lang w:val="es-ES"/>
        </w:rPr>
      </w:pPr>
    </w:p>
    <w:p w14:paraId="2AD2FB6F" w14:textId="77777777" w:rsidR="00663BFB" w:rsidRDefault="00663BFB" w:rsidP="001B3BF7">
      <w:pPr>
        <w:spacing w:line="259" w:lineRule="auto"/>
        <w:contextualSpacing w:val="0"/>
        <w:jc w:val="both"/>
        <w:rPr>
          <w:rFonts w:asciiTheme="majorHAnsi" w:hAnsiTheme="majorHAnsi" w:cs="Courier New"/>
          <w:lang w:val="es-ES"/>
        </w:rPr>
      </w:pPr>
    </w:p>
    <w:p w14:paraId="7B0498F4" w14:textId="77777777" w:rsidR="00663BFB" w:rsidRDefault="00663BFB" w:rsidP="001B3BF7">
      <w:pPr>
        <w:spacing w:line="259" w:lineRule="auto"/>
        <w:contextualSpacing w:val="0"/>
        <w:jc w:val="both"/>
        <w:rPr>
          <w:rFonts w:asciiTheme="majorHAnsi" w:hAnsiTheme="majorHAnsi" w:cs="Courier New"/>
          <w:lang w:val="es-ES"/>
        </w:rPr>
      </w:pPr>
    </w:p>
    <w:p w14:paraId="084D3117" w14:textId="7444AFFF" w:rsidR="00637E0D" w:rsidRDefault="00663BFB" w:rsidP="001B3BF7">
      <w:pPr>
        <w:pStyle w:val="Ttulo2"/>
        <w:rPr>
          <w:lang w:val="es-ES"/>
        </w:rPr>
      </w:pPr>
      <w:bookmarkStart w:id="298" w:name="_Toc70326640"/>
      <w:bookmarkStart w:id="299" w:name="_Toc70327448"/>
      <w:bookmarkStart w:id="300" w:name="_Toc108566584"/>
      <w:r>
        <w:rPr>
          <w:lang w:val="es-ES"/>
        </w:rPr>
        <w:t>4.1</w:t>
      </w:r>
      <w:r w:rsidR="009B473C">
        <w:rPr>
          <w:lang w:val="es-ES"/>
        </w:rPr>
        <w:t>.19</w:t>
      </w:r>
      <w:r w:rsidR="00E1233F">
        <w:rPr>
          <w:lang w:val="es-ES"/>
        </w:rPr>
        <w:t xml:space="preserve"> </w:t>
      </w:r>
      <w:r w:rsidRPr="00663BFB">
        <w:rPr>
          <w:lang w:val="es-ES"/>
        </w:rPr>
        <w:t>Análisis del punto GW 03</w:t>
      </w:r>
      <w:bookmarkEnd w:id="298"/>
      <w:bookmarkEnd w:id="299"/>
      <w:bookmarkEnd w:id="300"/>
    </w:p>
    <w:p w14:paraId="0B9F6E8F" w14:textId="77777777" w:rsidR="002B55BC" w:rsidRPr="00663BFB" w:rsidRDefault="002B55BC" w:rsidP="001B3BF7">
      <w:pPr>
        <w:rPr>
          <w:sz w:val="10"/>
        </w:rPr>
      </w:pPr>
    </w:p>
    <w:p w14:paraId="1C1338F3" w14:textId="77777777" w:rsidR="00663BFB" w:rsidRDefault="00663BFB" w:rsidP="00663BFB">
      <w:pPr>
        <w:jc w:val="both"/>
      </w:pPr>
      <w:r>
        <w:t>La estación de monitoreo GW 03 se encuentra en la Zona industrial de PARACEL, en lugar conocido como Zapatero-cue, 15 km al norte de la ciudad de Concepción. Sus coordenadas UTM de referencia son 21K 449136.00 m E 7427123.00 m S.</w:t>
      </w:r>
    </w:p>
    <w:p w14:paraId="287C74A2" w14:textId="77777777" w:rsidR="00663BFB" w:rsidRPr="00663BFB" w:rsidRDefault="00663BFB" w:rsidP="00663BFB">
      <w:pPr>
        <w:jc w:val="both"/>
        <w:rPr>
          <w:sz w:val="14"/>
        </w:rPr>
      </w:pPr>
    </w:p>
    <w:p w14:paraId="499320BA" w14:textId="77777777" w:rsidR="00663BFB" w:rsidRDefault="00663BFB" w:rsidP="00663BFB">
      <w:pPr>
        <w:jc w:val="both"/>
      </w:pPr>
      <w:r>
        <w:t xml:space="preserve">La estación corresponde a un pozo de monitoreo del tipo </w:t>
      </w:r>
      <w:proofErr w:type="spellStart"/>
      <w:r>
        <w:t>freatímetro</w:t>
      </w:r>
      <w:proofErr w:type="spellEnd"/>
      <w:r>
        <w:t xml:space="preserve"> exclusivo para la toma de muestra de agua subterránea, el pozo se localiza en el perímetro de la propiedad industrial aproximadamente 1,3 km al sur tomando como referencia la sede y oficina de PARACEL. El punto GW 03 es el pozo de monitoreo más próximo al Río Paraguay.</w:t>
      </w:r>
    </w:p>
    <w:p w14:paraId="2C5B4A0D" w14:textId="77777777" w:rsidR="00663BFB" w:rsidRPr="00663BFB" w:rsidRDefault="00663BFB" w:rsidP="00663BFB">
      <w:pPr>
        <w:jc w:val="both"/>
        <w:rPr>
          <w:sz w:val="14"/>
        </w:rPr>
      </w:pPr>
    </w:p>
    <w:p w14:paraId="45349D54" w14:textId="77777777" w:rsidR="00663BFB" w:rsidRDefault="00663BFB" w:rsidP="00663BFB">
      <w:pPr>
        <w:jc w:val="both"/>
      </w:pPr>
      <w:r w:rsidRPr="00E70338">
        <w:t xml:space="preserve">En </w:t>
      </w:r>
      <w:r>
        <w:t>base a los resultados de laboratorio obtenidos en las sucesivas campa</w:t>
      </w:r>
      <w:proofErr w:type="spellStart"/>
      <w:r>
        <w:rPr>
          <w:lang w:val="es-ES"/>
        </w:rPr>
        <w:t>ñas</w:t>
      </w:r>
      <w:proofErr w:type="spellEnd"/>
      <w:r>
        <w:rPr>
          <w:lang w:val="es-ES"/>
        </w:rPr>
        <w:t xml:space="preserve"> se </w:t>
      </w:r>
      <w:r>
        <w:t>aplico</w:t>
      </w:r>
      <w:r w:rsidRPr="00E70338">
        <w:t xml:space="preserve"> el índice de calidad de agua (ICA) y </w:t>
      </w:r>
      <w:r>
        <w:t xml:space="preserve">se evalúo </w:t>
      </w:r>
      <w:r w:rsidRPr="00E70338">
        <w:t>el grado de cumplimiento de los límites de calidad</w:t>
      </w:r>
      <w:r>
        <w:t xml:space="preserve"> para</w:t>
      </w:r>
      <w:r w:rsidRPr="00E70338">
        <w:t xml:space="preserve"> agua potable</w:t>
      </w:r>
      <w:r>
        <w:t xml:space="preserve"> establecidos en las normas nacionales.</w:t>
      </w:r>
    </w:p>
    <w:p w14:paraId="59227DF0" w14:textId="77777777" w:rsidR="00663BFB" w:rsidRDefault="00663BFB" w:rsidP="001B3BF7"/>
    <w:p w14:paraId="1460F8FA" w14:textId="5C66FF52" w:rsidR="00637E0D" w:rsidRDefault="00663BFB" w:rsidP="001B3BF7">
      <w:pPr>
        <w:spacing w:line="259" w:lineRule="auto"/>
        <w:contextualSpacing w:val="0"/>
        <w:rPr>
          <w:rFonts w:asciiTheme="majorHAnsi" w:hAnsiTheme="majorHAnsi" w:cs="Courier New"/>
          <w:lang w:val="es-ES"/>
        </w:rPr>
      </w:pPr>
      <w:r>
        <w:rPr>
          <w:noProof/>
          <w:lang w:val="es-ES" w:eastAsia="es-ES"/>
        </w:rPr>
        <w:drawing>
          <wp:inline distT="0" distB="0" distL="0" distR="0" wp14:anchorId="765DD4DD" wp14:editId="6E5EBC47">
            <wp:extent cx="5400040" cy="2788315"/>
            <wp:effectExtent l="0" t="0" r="10160" b="12065"/>
            <wp:docPr id="562" name="Gráfico 562"/>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663BFB" w14:paraId="032F19A0" w14:textId="77777777" w:rsidTr="00DC69A0">
        <w:trPr>
          <w:jc w:val="right"/>
        </w:trPr>
        <w:tc>
          <w:tcPr>
            <w:tcW w:w="662" w:type="pct"/>
            <w:vAlign w:val="center"/>
          </w:tcPr>
          <w:p w14:paraId="7A75973A" w14:textId="77777777" w:rsidR="00663BFB" w:rsidRPr="002A42A5" w:rsidRDefault="00663BFB" w:rsidP="00DC69A0">
            <w:pPr>
              <w:jc w:val="center"/>
              <w:rPr>
                <w:sz w:val="14"/>
                <w:szCs w:val="14"/>
              </w:rPr>
            </w:pPr>
            <w:r w:rsidRPr="002A42A5">
              <w:rPr>
                <w:sz w:val="14"/>
                <w:szCs w:val="14"/>
              </w:rPr>
              <w:t>ESCALA ICA</w:t>
            </w:r>
          </w:p>
        </w:tc>
        <w:tc>
          <w:tcPr>
            <w:tcW w:w="867" w:type="pct"/>
            <w:shd w:val="clear" w:color="auto" w:fill="2E74B5" w:themeFill="accent1" w:themeFillShade="BF"/>
            <w:vAlign w:val="center"/>
          </w:tcPr>
          <w:p w14:paraId="0C37909F" w14:textId="77777777" w:rsidR="00663BFB" w:rsidRPr="002A42A5" w:rsidRDefault="00663BFB" w:rsidP="00DC69A0">
            <w:pPr>
              <w:jc w:val="center"/>
              <w:rPr>
                <w:sz w:val="14"/>
                <w:szCs w:val="14"/>
              </w:rPr>
            </w:pPr>
            <w:r w:rsidRPr="002A42A5">
              <w:rPr>
                <w:sz w:val="14"/>
                <w:szCs w:val="14"/>
              </w:rPr>
              <w:t>Excelente: &lt; 50</w:t>
            </w:r>
          </w:p>
        </w:tc>
        <w:tc>
          <w:tcPr>
            <w:tcW w:w="868" w:type="pct"/>
            <w:shd w:val="clear" w:color="auto" w:fill="6CAB68"/>
            <w:vAlign w:val="center"/>
          </w:tcPr>
          <w:p w14:paraId="4AB3E3AD" w14:textId="77777777" w:rsidR="00663BFB" w:rsidRPr="002A42A5" w:rsidRDefault="00663BFB" w:rsidP="00DC69A0">
            <w:pPr>
              <w:jc w:val="center"/>
              <w:rPr>
                <w:sz w:val="14"/>
                <w:szCs w:val="14"/>
              </w:rPr>
            </w:pPr>
            <w:r w:rsidRPr="002A42A5">
              <w:rPr>
                <w:sz w:val="14"/>
                <w:szCs w:val="14"/>
              </w:rPr>
              <w:t>Buena: 50-100</w:t>
            </w:r>
          </w:p>
        </w:tc>
        <w:tc>
          <w:tcPr>
            <w:tcW w:w="867" w:type="pct"/>
            <w:shd w:val="clear" w:color="auto" w:fill="F8F32B"/>
            <w:vAlign w:val="center"/>
          </w:tcPr>
          <w:p w14:paraId="72323B5C" w14:textId="77777777" w:rsidR="00663BFB" w:rsidRPr="002A42A5" w:rsidRDefault="00663BFB" w:rsidP="00DC69A0">
            <w:pPr>
              <w:jc w:val="center"/>
              <w:rPr>
                <w:sz w:val="14"/>
                <w:szCs w:val="14"/>
              </w:rPr>
            </w:pPr>
            <w:r w:rsidRPr="002A42A5">
              <w:rPr>
                <w:sz w:val="14"/>
                <w:szCs w:val="14"/>
              </w:rPr>
              <w:t>Pobre: 101-200</w:t>
            </w:r>
          </w:p>
        </w:tc>
        <w:tc>
          <w:tcPr>
            <w:tcW w:w="868" w:type="pct"/>
            <w:shd w:val="clear" w:color="auto" w:fill="FFC000"/>
            <w:vAlign w:val="center"/>
          </w:tcPr>
          <w:p w14:paraId="0C1C3E9F" w14:textId="77777777" w:rsidR="00663BFB" w:rsidRPr="002A42A5" w:rsidRDefault="00663BFB" w:rsidP="00DC69A0">
            <w:pPr>
              <w:jc w:val="center"/>
              <w:rPr>
                <w:sz w:val="14"/>
                <w:szCs w:val="14"/>
              </w:rPr>
            </w:pPr>
            <w:r w:rsidRPr="002A42A5">
              <w:rPr>
                <w:sz w:val="14"/>
                <w:szCs w:val="14"/>
              </w:rPr>
              <w:t>Muy pobre: 201-300</w:t>
            </w:r>
          </w:p>
        </w:tc>
        <w:tc>
          <w:tcPr>
            <w:tcW w:w="868" w:type="pct"/>
            <w:shd w:val="clear" w:color="auto" w:fill="CC3300"/>
            <w:vAlign w:val="center"/>
          </w:tcPr>
          <w:p w14:paraId="329B1987" w14:textId="77777777" w:rsidR="00663BFB" w:rsidRPr="002A42A5" w:rsidRDefault="00663BFB" w:rsidP="00DC69A0">
            <w:pPr>
              <w:jc w:val="center"/>
              <w:rPr>
                <w:sz w:val="14"/>
                <w:szCs w:val="14"/>
              </w:rPr>
            </w:pPr>
            <w:r w:rsidRPr="002A42A5">
              <w:rPr>
                <w:sz w:val="14"/>
                <w:szCs w:val="14"/>
              </w:rPr>
              <w:t>No apta: &gt;300</w:t>
            </w:r>
          </w:p>
        </w:tc>
      </w:tr>
    </w:tbl>
    <w:p w14:paraId="670E0B88" w14:textId="04D7A033" w:rsidR="00E1233F" w:rsidRPr="00600F9C" w:rsidRDefault="00AC505E" w:rsidP="00626AE4">
      <w:pPr>
        <w:pStyle w:val="Descripcin"/>
        <w:keepNext/>
        <w:spacing w:after="0"/>
      </w:pPr>
      <w:bookmarkStart w:id="301" w:name="_Toc70330567"/>
      <w:bookmarkStart w:id="302" w:name="_Toc108470372"/>
      <w:r>
        <w:t xml:space="preserve">Figura </w:t>
      </w:r>
      <w:fldSimple w:instr=" SEQ Figura \* ARABIC ">
        <w:r w:rsidR="00626AE4">
          <w:rPr>
            <w:noProof/>
          </w:rPr>
          <w:t>40</w:t>
        </w:r>
      </w:fldSimple>
      <w:r>
        <w:t xml:space="preserve">. </w:t>
      </w:r>
      <w:r w:rsidR="00663BFB" w:rsidRPr="00663BFB">
        <w:rPr>
          <w:rFonts w:asciiTheme="majorHAnsi" w:hAnsiTheme="majorHAnsi" w:cs="Courier New"/>
          <w:lang w:val="es-ES"/>
        </w:rPr>
        <w:t>Evaluación del punto de monitoreo GW 03</w:t>
      </w:r>
      <w:r w:rsidR="00E1233F">
        <w:rPr>
          <w:rFonts w:asciiTheme="majorHAnsi" w:hAnsiTheme="majorHAnsi" w:cs="Courier New"/>
          <w:lang w:val="es-ES"/>
        </w:rPr>
        <w:t>.</w:t>
      </w:r>
      <w:bookmarkEnd w:id="301"/>
      <w:bookmarkEnd w:id="302"/>
    </w:p>
    <w:p w14:paraId="35BA8FB2" w14:textId="77777777" w:rsidR="000157FC" w:rsidRPr="00663BFB" w:rsidRDefault="000157FC" w:rsidP="001B3BF7">
      <w:pPr>
        <w:spacing w:line="259" w:lineRule="auto"/>
        <w:contextualSpacing w:val="0"/>
        <w:jc w:val="both"/>
        <w:rPr>
          <w:rFonts w:asciiTheme="majorHAnsi" w:hAnsiTheme="majorHAnsi" w:cs="Courier New"/>
          <w:sz w:val="10"/>
          <w:lang w:val="es-ES"/>
        </w:rPr>
      </w:pPr>
    </w:p>
    <w:p w14:paraId="43C2C690" w14:textId="77777777" w:rsidR="003C18AB" w:rsidRDefault="003C18AB" w:rsidP="001B3BF7">
      <w:pPr>
        <w:spacing w:line="259" w:lineRule="auto"/>
        <w:contextualSpacing w:val="0"/>
        <w:jc w:val="both"/>
        <w:rPr>
          <w:rFonts w:asciiTheme="majorHAnsi" w:hAnsiTheme="majorHAnsi" w:cs="Courier New"/>
          <w:lang w:val="es-ES"/>
        </w:rPr>
      </w:pPr>
      <w:r>
        <w:rPr>
          <w:rFonts w:asciiTheme="majorHAnsi" w:hAnsiTheme="majorHAnsi" w:cs="Courier New"/>
          <w:lang w:val="es-ES"/>
        </w:rPr>
        <w:t xml:space="preserve">En los pozos artesianos de la zona de plantaciones forestales se encuentra que el Flúor presento una media </w:t>
      </w:r>
      <w:proofErr w:type="gramStart"/>
      <w:r>
        <w:rPr>
          <w:rFonts w:asciiTheme="majorHAnsi" w:hAnsiTheme="majorHAnsi" w:cs="Courier New"/>
          <w:lang w:val="es-ES"/>
        </w:rPr>
        <w:t>de  0</w:t>
      </w:r>
      <w:proofErr w:type="gramEnd"/>
      <w:r>
        <w:rPr>
          <w:rFonts w:asciiTheme="majorHAnsi" w:hAnsiTheme="majorHAnsi" w:cs="Courier New"/>
          <w:lang w:val="es-ES"/>
        </w:rPr>
        <w:t>,2 mg/L. El flúor no cuenta con un límite establecido en las normas de referencia.</w:t>
      </w:r>
    </w:p>
    <w:p w14:paraId="13193335" w14:textId="77777777" w:rsidR="007261E7" w:rsidRDefault="007261E7" w:rsidP="001B3BF7">
      <w:pPr>
        <w:spacing w:line="259" w:lineRule="auto"/>
        <w:contextualSpacing w:val="0"/>
        <w:jc w:val="both"/>
        <w:rPr>
          <w:rFonts w:asciiTheme="majorHAnsi" w:hAnsiTheme="majorHAnsi" w:cs="Courier New"/>
          <w:lang w:val="es-ES"/>
        </w:rPr>
      </w:pPr>
    </w:p>
    <w:p w14:paraId="5F62B239" w14:textId="77777777" w:rsidR="00663BFB" w:rsidRDefault="00663BFB" w:rsidP="00663BFB">
      <w:pPr>
        <w:rPr>
          <w:lang w:val="es-ES"/>
        </w:rPr>
      </w:pPr>
      <w:r>
        <w:rPr>
          <w:lang w:val="es-ES"/>
        </w:rPr>
        <w:t>Entre las distintas campañas realizadas el cumplimiento de los requisitos oscilo entre el 29% y el 76,5%. La aplicación del ICA dio como resultado la valoración de calidad de agua entre pobre a buena.</w:t>
      </w:r>
    </w:p>
    <w:p w14:paraId="685C2566" w14:textId="77777777" w:rsidR="00663BFB" w:rsidRPr="00663BFB" w:rsidRDefault="00663BFB" w:rsidP="00663BFB">
      <w:pPr>
        <w:rPr>
          <w:sz w:val="10"/>
          <w:lang w:val="es-ES"/>
        </w:rPr>
      </w:pPr>
    </w:p>
    <w:tbl>
      <w:tblPr>
        <w:tblStyle w:val="Cuadrculaclara"/>
        <w:tblW w:w="0" w:type="auto"/>
        <w:tblLook w:val="04A0" w:firstRow="1" w:lastRow="0" w:firstColumn="1" w:lastColumn="0" w:noHBand="0" w:noVBand="1"/>
      </w:tblPr>
      <w:tblGrid>
        <w:gridCol w:w="2125"/>
        <w:gridCol w:w="2198"/>
        <w:gridCol w:w="2198"/>
        <w:gridCol w:w="2199"/>
      </w:tblGrid>
      <w:tr w:rsidR="00663BFB" w14:paraId="35317D73" w14:textId="77777777" w:rsidTr="00663BFB">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8720" w:type="dxa"/>
            <w:gridSpan w:val="4"/>
          </w:tcPr>
          <w:p w14:paraId="32139B17" w14:textId="0F4394DF" w:rsidR="00663BFB" w:rsidRPr="00D14FCF" w:rsidRDefault="00D14FCF" w:rsidP="00D14FCF">
            <w:pPr>
              <w:pStyle w:val="Descripcin"/>
              <w:keepNext/>
              <w:spacing w:after="0"/>
              <w:jc w:val="center"/>
              <w:rPr>
                <w:b w:val="0"/>
              </w:rPr>
            </w:pPr>
            <w:bookmarkStart w:id="303" w:name="_Toc108437005"/>
            <w:r w:rsidRPr="00D14FCF">
              <w:rPr>
                <w:b w:val="0"/>
              </w:rPr>
              <w:t xml:space="preserve">CUADRO </w:t>
            </w:r>
            <w:r w:rsidRPr="00D14FCF">
              <w:fldChar w:fldCharType="begin"/>
            </w:r>
            <w:r w:rsidRPr="00D14FCF">
              <w:rPr>
                <w:b w:val="0"/>
              </w:rPr>
              <w:instrText xml:space="preserve"> SEQ CUADRO \* ARABIC </w:instrText>
            </w:r>
            <w:r w:rsidRPr="00D14FCF">
              <w:fldChar w:fldCharType="separate"/>
            </w:r>
            <w:r>
              <w:rPr>
                <w:b w:val="0"/>
                <w:noProof/>
              </w:rPr>
              <w:t>40</w:t>
            </w:r>
            <w:r w:rsidRPr="00D14FCF">
              <w:fldChar w:fldCharType="end"/>
            </w:r>
            <w:r w:rsidRPr="00D14FCF">
              <w:rPr>
                <w:b w:val="0"/>
              </w:rPr>
              <w:t xml:space="preserve">. </w:t>
            </w:r>
            <w:r w:rsidR="00663BFB" w:rsidRPr="00D14FCF">
              <w:rPr>
                <w:rFonts w:ascii="MADE Evolve Sans" w:hAnsi="MADE Evolve Sans"/>
                <w:b w:val="0"/>
                <w:color w:val="000000" w:themeColor="text1"/>
              </w:rPr>
              <w:t>CUMPLIMIENTO DE LA LEY 1614/2020 Y LA NP 24 001 80 – GW 03</w:t>
            </w:r>
            <w:bookmarkEnd w:id="303"/>
          </w:p>
        </w:tc>
      </w:tr>
      <w:tr w:rsidR="00663BFB" w14:paraId="71AA784E" w14:textId="77777777" w:rsidTr="00663BF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5" w:type="dxa"/>
          </w:tcPr>
          <w:p w14:paraId="46A6722E" w14:textId="77777777" w:rsidR="00663BFB" w:rsidRPr="00AE7201" w:rsidRDefault="00663BFB" w:rsidP="00DC69A0">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198" w:type="dxa"/>
          </w:tcPr>
          <w:p w14:paraId="7A771A89" w14:textId="77777777" w:rsidR="00663BFB" w:rsidRPr="00AE7201" w:rsidRDefault="00663BFB"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198" w:type="dxa"/>
          </w:tcPr>
          <w:p w14:paraId="4641F314" w14:textId="77777777" w:rsidR="00663BFB" w:rsidRPr="00AE7201" w:rsidRDefault="00663BFB"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199" w:type="dxa"/>
          </w:tcPr>
          <w:p w14:paraId="6B172319" w14:textId="77777777" w:rsidR="00663BFB" w:rsidRPr="00AE7201" w:rsidRDefault="00663BFB"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663BFB" w14:paraId="5BBC7156" w14:textId="77777777" w:rsidTr="00663BFB">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5" w:type="dxa"/>
            <w:vAlign w:val="center"/>
          </w:tcPr>
          <w:p w14:paraId="33D63CB3" w14:textId="77777777" w:rsidR="00663BFB" w:rsidRPr="00AE7201" w:rsidRDefault="00663BFB" w:rsidP="00DC69A0">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198" w:type="dxa"/>
            <w:vAlign w:val="center"/>
          </w:tcPr>
          <w:p w14:paraId="3CE37C50" w14:textId="77777777" w:rsidR="00663BFB" w:rsidRPr="00AE7201" w:rsidRDefault="00663BFB" w:rsidP="00DC69A0">
            <w:pPr>
              <w:jc w:val="center"/>
              <w:cnfStyle w:val="000000010000" w:firstRow="0" w:lastRow="0" w:firstColumn="0" w:lastColumn="0" w:oddVBand="0" w:evenVBand="0" w:oddHBand="0" w:evenHBand="1" w:firstRowFirstColumn="0" w:firstRowLastColumn="0" w:lastRowFirstColumn="0" w:lastRowLastColumn="0"/>
            </w:pPr>
            <w:r>
              <w:t>29%</w:t>
            </w:r>
          </w:p>
        </w:tc>
        <w:tc>
          <w:tcPr>
            <w:tcW w:w="2198" w:type="dxa"/>
            <w:vAlign w:val="center"/>
          </w:tcPr>
          <w:p w14:paraId="7E24E85E" w14:textId="77777777" w:rsidR="00663BFB" w:rsidRPr="00AE7201" w:rsidRDefault="00663BFB" w:rsidP="00DC69A0">
            <w:pPr>
              <w:jc w:val="center"/>
              <w:cnfStyle w:val="000000010000" w:firstRow="0" w:lastRow="0" w:firstColumn="0" w:lastColumn="0" w:oddVBand="0" w:evenVBand="0" w:oddHBand="0" w:evenHBand="1" w:firstRowFirstColumn="0" w:firstRowLastColumn="0" w:lastRowFirstColumn="0" w:lastRowLastColumn="0"/>
            </w:pPr>
            <w:r>
              <w:t>65%</w:t>
            </w:r>
          </w:p>
        </w:tc>
        <w:tc>
          <w:tcPr>
            <w:tcW w:w="2199" w:type="dxa"/>
          </w:tcPr>
          <w:p w14:paraId="68F36026" w14:textId="77777777" w:rsidR="00663BFB" w:rsidRPr="00AE7201" w:rsidRDefault="00663BFB" w:rsidP="00DC69A0">
            <w:pPr>
              <w:jc w:val="center"/>
              <w:cnfStyle w:val="000000010000" w:firstRow="0" w:lastRow="0" w:firstColumn="0" w:lastColumn="0" w:oddVBand="0" w:evenVBand="0" w:oddHBand="0" w:evenHBand="1" w:firstRowFirstColumn="0" w:firstRowLastColumn="0" w:lastRowFirstColumn="0" w:lastRowLastColumn="0"/>
            </w:pPr>
            <w:r>
              <w:t>76,5%</w:t>
            </w:r>
          </w:p>
        </w:tc>
      </w:tr>
      <w:tr w:rsidR="00663BFB" w14:paraId="375AA5A6" w14:textId="77777777" w:rsidTr="00663BF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5" w:type="dxa"/>
            <w:vAlign w:val="center"/>
          </w:tcPr>
          <w:p w14:paraId="6754E0C8" w14:textId="77777777" w:rsidR="00663BFB" w:rsidRPr="00AE7201" w:rsidRDefault="00663BFB" w:rsidP="00DC69A0">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198" w:type="dxa"/>
            <w:vAlign w:val="center"/>
          </w:tcPr>
          <w:p w14:paraId="3E40521E" w14:textId="77777777" w:rsidR="00663BFB" w:rsidRPr="00AE7201" w:rsidRDefault="00663BFB" w:rsidP="00DC69A0">
            <w:pPr>
              <w:jc w:val="center"/>
              <w:cnfStyle w:val="000000100000" w:firstRow="0" w:lastRow="0" w:firstColumn="0" w:lastColumn="0" w:oddVBand="0" w:evenVBand="0" w:oddHBand="1" w:evenHBand="0" w:firstRowFirstColumn="0" w:firstRowLastColumn="0" w:lastRowFirstColumn="0" w:lastRowLastColumn="0"/>
            </w:pPr>
            <w:r>
              <w:t>71%</w:t>
            </w:r>
          </w:p>
        </w:tc>
        <w:tc>
          <w:tcPr>
            <w:tcW w:w="2198" w:type="dxa"/>
            <w:vAlign w:val="center"/>
          </w:tcPr>
          <w:p w14:paraId="449B0D3C" w14:textId="77777777" w:rsidR="00663BFB" w:rsidRPr="00AE7201" w:rsidRDefault="00663BFB" w:rsidP="00DC69A0">
            <w:pPr>
              <w:jc w:val="center"/>
              <w:cnfStyle w:val="000000100000" w:firstRow="0" w:lastRow="0" w:firstColumn="0" w:lastColumn="0" w:oddVBand="0" w:evenVBand="0" w:oddHBand="1" w:evenHBand="0" w:firstRowFirstColumn="0" w:firstRowLastColumn="0" w:lastRowFirstColumn="0" w:lastRowLastColumn="0"/>
            </w:pPr>
            <w:r>
              <w:t>35%</w:t>
            </w:r>
          </w:p>
        </w:tc>
        <w:tc>
          <w:tcPr>
            <w:tcW w:w="2199" w:type="dxa"/>
          </w:tcPr>
          <w:p w14:paraId="0B578374" w14:textId="77777777" w:rsidR="00663BFB" w:rsidRPr="00AE7201" w:rsidRDefault="00663BFB" w:rsidP="00DC69A0">
            <w:pPr>
              <w:jc w:val="center"/>
              <w:cnfStyle w:val="000000100000" w:firstRow="0" w:lastRow="0" w:firstColumn="0" w:lastColumn="0" w:oddVBand="0" w:evenVBand="0" w:oddHBand="1" w:evenHBand="0" w:firstRowFirstColumn="0" w:firstRowLastColumn="0" w:lastRowFirstColumn="0" w:lastRowLastColumn="0"/>
            </w:pPr>
            <w:r>
              <w:t>23,5%</w:t>
            </w:r>
          </w:p>
        </w:tc>
      </w:tr>
      <w:tr w:rsidR="00663BFB" w14:paraId="73479086" w14:textId="77777777" w:rsidTr="00663BFB">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125" w:type="dxa"/>
            <w:vAlign w:val="center"/>
          </w:tcPr>
          <w:p w14:paraId="2B91A719" w14:textId="77777777" w:rsidR="00663BFB" w:rsidRPr="00AE7201" w:rsidRDefault="00663BFB" w:rsidP="00DC69A0">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198" w:type="dxa"/>
            <w:vAlign w:val="center"/>
          </w:tcPr>
          <w:p w14:paraId="0DC4431A"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Conductividad eléctrica</w:t>
            </w:r>
          </w:p>
          <w:p w14:paraId="3D4EE7D4"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TDS</w:t>
            </w:r>
          </w:p>
          <w:p w14:paraId="17209060"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Materia orgánica*</w:t>
            </w:r>
          </w:p>
          <w:p w14:paraId="574F7CFA"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lastRenderedPageBreak/>
              <w:t>Dureza</w:t>
            </w:r>
          </w:p>
          <w:p w14:paraId="1F7A7550"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Cloruros</w:t>
            </w:r>
          </w:p>
          <w:p w14:paraId="37F34685"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Alcalinidad</w:t>
            </w:r>
          </w:p>
          <w:p w14:paraId="0AE52899"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Sodio*</w:t>
            </w:r>
          </w:p>
          <w:p w14:paraId="1453259D"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Calcio</w:t>
            </w:r>
          </w:p>
          <w:p w14:paraId="54D6BC12"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Magnesio</w:t>
            </w:r>
          </w:p>
          <w:p w14:paraId="4CF9D5AE"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27875791"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p w14:paraId="0E3729F9" w14:textId="77777777" w:rsidR="00663BFB" w:rsidRPr="001B77E3"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proofErr w:type="spellStart"/>
            <w:r>
              <w:rPr>
                <w:sz w:val="18"/>
                <w:szCs w:val="18"/>
              </w:rPr>
              <w:t>Escherichia</w:t>
            </w:r>
            <w:proofErr w:type="spellEnd"/>
            <w:r>
              <w:rPr>
                <w:sz w:val="18"/>
                <w:szCs w:val="18"/>
              </w:rPr>
              <w:t xml:space="preserve"> </w:t>
            </w:r>
            <w:proofErr w:type="spellStart"/>
            <w:r>
              <w:rPr>
                <w:sz w:val="18"/>
                <w:szCs w:val="18"/>
              </w:rPr>
              <w:t>coli</w:t>
            </w:r>
            <w:proofErr w:type="spellEnd"/>
          </w:p>
        </w:tc>
        <w:tc>
          <w:tcPr>
            <w:tcW w:w="2198" w:type="dxa"/>
            <w:vAlign w:val="center"/>
          </w:tcPr>
          <w:p w14:paraId="7551F631"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lastRenderedPageBreak/>
              <w:t>Conductividad eléctrica</w:t>
            </w:r>
          </w:p>
          <w:p w14:paraId="645EB39A"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TDS</w:t>
            </w:r>
          </w:p>
          <w:p w14:paraId="201D1A40"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Cloruros</w:t>
            </w:r>
          </w:p>
          <w:p w14:paraId="1784D408"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lastRenderedPageBreak/>
              <w:t>Sodio</w:t>
            </w:r>
          </w:p>
          <w:p w14:paraId="5DC6F505"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34B2B0E9" w14:textId="77777777" w:rsidR="00663BFB" w:rsidRPr="00AE7201"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2199" w:type="dxa"/>
            <w:vAlign w:val="center"/>
          </w:tcPr>
          <w:p w14:paraId="4639AA4B"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lastRenderedPageBreak/>
              <w:t>Conductividad eléctrica</w:t>
            </w:r>
          </w:p>
          <w:p w14:paraId="2D46DC4F"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Cloruros</w:t>
            </w:r>
          </w:p>
          <w:p w14:paraId="127E8D1B"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Sodio</w:t>
            </w:r>
          </w:p>
          <w:p w14:paraId="1BF80673"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lastRenderedPageBreak/>
              <w:t>Potasio</w:t>
            </w:r>
          </w:p>
          <w:p w14:paraId="151C21C0" w14:textId="77777777" w:rsidR="00663BFB" w:rsidRPr="00EE31F4" w:rsidRDefault="00663BFB" w:rsidP="00DC69A0">
            <w:pPr>
              <w:pStyle w:val="Prrafodelista"/>
              <w:ind w:left="176"/>
              <w:jc w:val="both"/>
              <w:cnfStyle w:val="000000010000" w:firstRow="0" w:lastRow="0" w:firstColumn="0" w:lastColumn="0" w:oddVBand="0" w:evenVBand="0" w:oddHBand="0" w:evenHBand="1" w:firstRowFirstColumn="0" w:firstRowLastColumn="0" w:lastRowFirstColumn="0" w:lastRowLastColumn="0"/>
              <w:rPr>
                <w:sz w:val="18"/>
                <w:szCs w:val="18"/>
              </w:rPr>
            </w:pPr>
          </w:p>
        </w:tc>
      </w:tr>
    </w:tbl>
    <w:p w14:paraId="250A621D" w14:textId="77777777" w:rsidR="00663BFB" w:rsidRPr="005B1588" w:rsidRDefault="00663BFB" w:rsidP="00663BFB">
      <w:pPr>
        <w:rPr>
          <w:sz w:val="18"/>
          <w:szCs w:val="18"/>
          <w:lang w:val="es-ES"/>
        </w:rPr>
      </w:pPr>
      <w:r w:rsidRPr="005B1588">
        <w:rPr>
          <w:sz w:val="18"/>
          <w:szCs w:val="18"/>
          <w:lang w:val="es-ES"/>
        </w:rPr>
        <w:lastRenderedPageBreak/>
        <w:t xml:space="preserve">* Límite </w:t>
      </w:r>
      <w:r>
        <w:rPr>
          <w:sz w:val="18"/>
          <w:szCs w:val="18"/>
          <w:lang w:val="es-ES"/>
        </w:rPr>
        <w:t>correspondiente a la</w:t>
      </w:r>
      <w:r w:rsidRPr="005B1588">
        <w:rPr>
          <w:sz w:val="18"/>
          <w:szCs w:val="18"/>
          <w:lang w:val="es-ES"/>
        </w:rPr>
        <w:t xml:space="preserve"> NP 24 001 80</w:t>
      </w:r>
    </w:p>
    <w:p w14:paraId="795EA3BA" w14:textId="386ED5C3" w:rsidR="009B473C" w:rsidRDefault="00D22844" w:rsidP="001B3BF7">
      <w:pPr>
        <w:pStyle w:val="Ttulo2"/>
        <w:rPr>
          <w:lang w:val="es-ES"/>
        </w:rPr>
      </w:pPr>
      <w:bookmarkStart w:id="304" w:name="_Toc70326641"/>
      <w:bookmarkStart w:id="305" w:name="_Toc70327449"/>
      <w:bookmarkStart w:id="306" w:name="_Toc108566585"/>
      <w:r>
        <w:rPr>
          <w:lang w:val="es-ES"/>
        </w:rPr>
        <w:t>3.3</w:t>
      </w:r>
      <w:r w:rsidR="00A115C0">
        <w:rPr>
          <w:lang w:val="es-ES"/>
        </w:rPr>
        <w:t xml:space="preserve">.20 </w:t>
      </w:r>
      <w:bookmarkEnd w:id="304"/>
      <w:bookmarkEnd w:id="305"/>
      <w:r w:rsidR="00663BFB" w:rsidRPr="00663BFB">
        <w:rPr>
          <w:lang w:val="es-ES"/>
        </w:rPr>
        <w:t>Análisis del punto GW 04</w:t>
      </w:r>
      <w:bookmarkEnd w:id="306"/>
    </w:p>
    <w:p w14:paraId="49BB4659" w14:textId="77777777" w:rsidR="000157FC" w:rsidRPr="000157FC" w:rsidRDefault="000157FC" w:rsidP="001B3BF7">
      <w:pPr>
        <w:rPr>
          <w:rFonts w:asciiTheme="majorHAnsi" w:hAnsiTheme="majorHAnsi"/>
          <w:sz w:val="10"/>
          <w:shd w:val="clear" w:color="auto" w:fill="FFFFFF"/>
        </w:rPr>
      </w:pPr>
    </w:p>
    <w:p w14:paraId="1C32AF5E" w14:textId="77777777" w:rsidR="00663BFB" w:rsidRDefault="00663BFB" w:rsidP="00663BFB">
      <w:pPr>
        <w:jc w:val="both"/>
      </w:pPr>
      <w:r>
        <w:t>La estación de monitoreo GW 04 se encuentra en la Zona industrial de PARACEL, en lugar conocido como Zapatero-cue, 15 km al norte de la ciudad de Concepción. Sus coordenadas UTM de referencia son 21K 448716.00 m E 7428109.00 m S.</w:t>
      </w:r>
    </w:p>
    <w:p w14:paraId="5F7E6ED5" w14:textId="77777777" w:rsidR="00663BFB" w:rsidRDefault="00663BFB" w:rsidP="00663BFB">
      <w:pPr>
        <w:jc w:val="both"/>
      </w:pPr>
    </w:p>
    <w:p w14:paraId="106EB860" w14:textId="77777777" w:rsidR="00663BFB" w:rsidRDefault="00663BFB" w:rsidP="00663BFB">
      <w:pPr>
        <w:jc w:val="both"/>
      </w:pPr>
      <w:r>
        <w:t xml:space="preserve">La estación corresponde a un pozo de monitoreo del tipo </w:t>
      </w:r>
      <w:proofErr w:type="spellStart"/>
      <w:r>
        <w:t>freatímetro</w:t>
      </w:r>
      <w:proofErr w:type="spellEnd"/>
      <w:r>
        <w:t xml:space="preserve"> exclusivo para la toma de muestra de agua subterránea, el pozo se localiza en el perímetro de la propiedad industrial aproximadamente 0,8 km al suroeste tomando como referencia la sede y oficina de PARACEL. </w:t>
      </w:r>
    </w:p>
    <w:p w14:paraId="02A3E9EF" w14:textId="77777777" w:rsidR="00663BFB" w:rsidRDefault="00663BFB" w:rsidP="00663BFB">
      <w:pPr>
        <w:jc w:val="both"/>
      </w:pPr>
    </w:p>
    <w:p w14:paraId="65522BFF" w14:textId="77777777" w:rsidR="00663BFB" w:rsidRDefault="00663BFB" w:rsidP="00663BFB">
      <w:pPr>
        <w:jc w:val="both"/>
      </w:pPr>
      <w:r w:rsidRPr="00E70338">
        <w:t xml:space="preserve">En </w:t>
      </w:r>
      <w:r>
        <w:t>base a los resultados de laboratorio obtenidos en las sucesivas campa</w:t>
      </w:r>
      <w:proofErr w:type="spellStart"/>
      <w:r>
        <w:rPr>
          <w:lang w:val="es-ES"/>
        </w:rPr>
        <w:t>ñas</w:t>
      </w:r>
      <w:proofErr w:type="spellEnd"/>
      <w:r>
        <w:rPr>
          <w:lang w:val="es-ES"/>
        </w:rPr>
        <w:t xml:space="preserve"> se </w:t>
      </w:r>
      <w:r>
        <w:t>aplico</w:t>
      </w:r>
      <w:r w:rsidRPr="00E70338">
        <w:t xml:space="preserve"> el índice de calidad de agua (ICA) y </w:t>
      </w:r>
      <w:r>
        <w:t xml:space="preserve">se evalúo </w:t>
      </w:r>
      <w:r w:rsidRPr="00E70338">
        <w:t>el grado de cumplimiento de los límites de calidad</w:t>
      </w:r>
      <w:r>
        <w:t xml:space="preserve"> para</w:t>
      </w:r>
      <w:r w:rsidRPr="00E70338">
        <w:t xml:space="preserve"> agua potable</w:t>
      </w:r>
      <w:r>
        <w:t xml:space="preserve"> establecidos en las normas nacionales. La muestra no pude ser tomada en la campaña en temporada de lluvias de 2021.</w:t>
      </w:r>
    </w:p>
    <w:p w14:paraId="1F25E63D" w14:textId="77777777" w:rsidR="00663BFB" w:rsidRDefault="00663BFB" w:rsidP="00663BFB">
      <w:pPr>
        <w:jc w:val="both"/>
      </w:pPr>
    </w:p>
    <w:p w14:paraId="6C5B01B2" w14:textId="72315F2C" w:rsidR="00A115C0" w:rsidRDefault="00663BFB" w:rsidP="001B3BF7">
      <w:r>
        <w:rPr>
          <w:noProof/>
          <w:lang w:val="es-ES" w:eastAsia="es-ES"/>
        </w:rPr>
        <w:drawing>
          <wp:inline distT="0" distB="0" distL="0" distR="0" wp14:anchorId="6B1CFCFD" wp14:editId="1C365D5A">
            <wp:extent cx="5400040" cy="2788315"/>
            <wp:effectExtent l="0" t="0" r="10160" b="12065"/>
            <wp:docPr id="563" name="Gráfico 56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663BFB" w14:paraId="20540CEA" w14:textId="77777777" w:rsidTr="00DC69A0">
        <w:trPr>
          <w:jc w:val="right"/>
        </w:trPr>
        <w:tc>
          <w:tcPr>
            <w:tcW w:w="662" w:type="pct"/>
            <w:vAlign w:val="center"/>
          </w:tcPr>
          <w:p w14:paraId="40F6D0D6" w14:textId="77777777" w:rsidR="00663BFB" w:rsidRPr="002A42A5" w:rsidRDefault="00663BFB" w:rsidP="00DC69A0">
            <w:pPr>
              <w:jc w:val="center"/>
              <w:rPr>
                <w:sz w:val="14"/>
                <w:szCs w:val="14"/>
              </w:rPr>
            </w:pPr>
            <w:r w:rsidRPr="002A42A5">
              <w:rPr>
                <w:sz w:val="14"/>
                <w:szCs w:val="14"/>
              </w:rPr>
              <w:t>ESCALA ICA</w:t>
            </w:r>
          </w:p>
        </w:tc>
        <w:tc>
          <w:tcPr>
            <w:tcW w:w="867" w:type="pct"/>
            <w:shd w:val="clear" w:color="auto" w:fill="2E74B5" w:themeFill="accent1" w:themeFillShade="BF"/>
            <w:vAlign w:val="center"/>
          </w:tcPr>
          <w:p w14:paraId="57B6870C" w14:textId="77777777" w:rsidR="00663BFB" w:rsidRPr="002A42A5" w:rsidRDefault="00663BFB" w:rsidP="00DC69A0">
            <w:pPr>
              <w:jc w:val="center"/>
              <w:rPr>
                <w:sz w:val="14"/>
                <w:szCs w:val="14"/>
              </w:rPr>
            </w:pPr>
            <w:r w:rsidRPr="002A42A5">
              <w:rPr>
                <w:sz w:val="14"/>
                <w:szCs w:val="14"/>
              </w:rPr>
              <w:t>Excelente: &lt; 50</w:t>
            </w:r>
          </w:p>
        </w:tc>
        <w:tc>
          <w:tcPr>
            <w:tcW w:w="868" w:type="pct"/>
            <w:shd w:val="clear" w:color="auto" w:fill="6CAB68"/>
            <w:vAlign w:val="center"/>
          </w:tcPr>
          <w:p w14:paraId="1067B805" w14:textId="77777777" w:rsidR="00663BFB" w:rsidRPr="002A42A5" w:rsidRDefault="00663BFB" w:rsidP="00DC69A0">
            <w:pPr>
              <w:jc w:val="center"/>
              <w:rPr>
                <w:sz w:val="14"/>
                <w:szCs w:val="14"/>
              </w:rPr>
            </w:pPr>
            <w:r w:rsidRPr="002A42A5">
              <w:rPr>
                <w:sz w:val="14"/>
                <w:szCs w:val="14"/>
              </w:rPr>
              <w:t>Buena: 50-100</w:t>
            </w:r>
          </w:p>
        </w:tc>
        <w:tc>
          <w:tcPr>
            <w:tcW w:w="867" w:type="pct"/>
            <w:shd w:val="clear" w:color="auto" w:fill="F8F32B"/>
            <w:vAlign w:val="center"/>
          </w:tcPr>
          <w:p w14:paraId="760B576D" w14:textId="77777777" w:rsidR="00663BFB" w:rsidRPr="002A42A5" w:rsidRDefault="00663BFB" w:rsidP="00DC69A0">
            <w:pPr>
              <w:jc w:val="center"/>
              <w:rPr>
                <w:sz w:val="14"/>
                <w:szCs w:val="14"/>
              </w:rPr>
            </w:pPr>
            <w:r w:rsidRPr="002A42A5">
              <w:rPr>
                <w:sz w:val="14"/>
                <w:szCs w:val="14"/>
              </w:rPr>
              <w:t>Pobre: 101-200</w:t>
            </w:r>
          </w:p>
        </w:tc>
        <w:tc>
          <w:tcPr>
            <w:tcW w:w="868" w:type="pct"/>
            <w:shd w:val="clear" w:color="auto" w:fill="FFC000"/>
            <w:vAlign w:val="center"/>
          </w:tcPr>
          <w:p w14:paraId="2C25F8F8" w14:textId="77777777" w:rsidR="00663BFB" w:rsidRPr="002A42A5" w:rsidRDefault="00663BFB" w:rsidP="00DC69A0">
            <w:pPr>
              <w:jc w:val="center"/>
              <w:rPr>
                <w:sz w:val="14"/>
                <w:szCs w:val="14"/>
              </w:rPr>
            </w:pPr>
            <w:r w:rsidRPr="002A42A5">
              <w:rPr>
                <w:sz w:val="14"/>
                <w:szCs w:val="14"/>
              </w:rPr>
              <w:t>Muy pobre: 201-300</w:t>
            </w:r>
          </w:p>
        </w:tc>
        <w:tc>
          <w:tcPr>
            <w:tcW w:w="868" w:type="pct"/>
            <w:shd w:val="clear" w:color="auto" w:fill="CC3300"/>
            <w:vAlign w:val="center"/>
          </w:tcPr>
          <w:p w14:paraId="47CD0C0C" w14:textId="77777777" w:rsidR="00663BFB" w:rsidRPr="002A42A5" w:rsidRDefault="00663BFB" w:rsidP="00DC69A0">
            <w:pPr>
              <w:jc w:val="center"/>
              <w:rPr>
                <w:sz w:val="14"/>
                <w:szCs w:val="14"/>
              </w:rPr>
            </w:pPr>
            <w:r w:rsidRPr="002A42A5">
              <w:rPr>
                <w:sz w:val="14"/>
                <w:szCs w:val="14"/>
              </w:rPr>
              <w:t>No apta: &gt;300</w:t>
            </w:r>
          </w:p>
        </w:tc>
      </w:tr>
    </w:tbl>
    <w:p w14:paraId="673C5C72" w14:textId="32B45C75" w:rsidR="00637E0D" w:rsidRPr="00600F9C" w:rsidRDefault="00626AE4" w:rsidP="00626AE4">
      <w:pPr>
        <w:pStyle w:val="Descripcin"/>
        <w:keepNext/>
        <w:spacing w:after="0"/>
      </w:pPr>
      <w:bookmarkStart w:id="307" w:name="_Toc70330568"/>
      <w:bookmarkStart w:id="308" w:name="_Toc108470373"/>
      <w:r>
        <w:t xml:space="preserve">Figura </w:t>
      </w:r>
      <w:fldSimple w:instr=" SEQ Figura \* ARABIC ">
        <w:r>
          <w:rPr>
            <w:noProof/>
          </w:rPr>
          <w:t>41</w:t>
        </w:r>
      </w:fldSimple>
      <w:r>
        <w:t xml:space="preserve">. </w:t>
      </w:r>
      <w:r>
        <w:rPr>
          <w:rFonts w:asciiTheme="majorHAnsi" w:hAnsiTheme="majorHAnsi" w:cs="Courier New"/>
          <w:lang w:val="es-ES"/>
        </w:rPr>
        <w:t>Evaluación del punto GW 04</w:t>
      </w:r>
      <w:r w:rsidR="00455D1C">
        <w:rPr>
          <w:rFonts w:asciiTheme="majorHAnsi" w:hAnsiTheme="majorHAnsi" w:cs="Courier New"/>
          <w:lang w:val="es-ES"/>
        </w:rPr>
        <w:t>.</w:t>
      </w:r>
      <w:bookmarkEnd w:id="307"/>
      <w:bookmarkEnd w:id="308"/>
    </w:p>
    <w:p w14:paraId="739742B7" w14:textId="77777777" w:rsidR="000157FC" w:rsidRDefault="000157FC" w:rsidP="001B3BF7">
      <w:pPr>
        <w:spacing w:line="259" w:lineRule="auto"/>
        <w:contextualSpacing w:val="0"/>
        <w:jc w:val="both"/>
        <w:rPr>
          <w:rFonts w:asciiTheme="majorHAnsi" w:hAnsiTheme="majorHAnsi" w:cs="Courier New"/>
        </w:rPr>
      </w:pPr>
    </w:p>
    <w:p w14:paraId="536D0FC9" w14:textId="77777777" w:rsidR="00663BFB" w:rsidRDefault="00663BFB" w:rsidP="00663BFB">
      <w:pPr>
        <w:jc w:val="both"/>
        <w:rPr>
          <w:lang w:val="es-ES"/>
        </w:rPr>
      </w:pPr>
      <w:proofErr w:type="gramStart"/>
      <w:r>
        <w:rPr>
          <w:lang w:val="es-ES"/>
        </w:rPr>
        <w:t>De acuerdo al</w:t>
      </w:r>
      <w:proofErr w:type="gramEnd"/>
      <w:r>
        <w:rPr>
          <w:lang w:val="es-ES"/>
        </w:rPr>
        <w:t xml:space="preserve"> ICA aplicado el pozo de monitoreo presenta aguas de buena calidad. En cuanto al cumplimiento de los requisitos para agua potable se encontró que los indicadores microbiológicos no se ajustan a los límites </w:t>
      </w:r>
      <w:proofErr w:type="gramStart"/>
      <w:r>
        <w:rPr>
          <w:lang w:val="es-ES"/>
        </w:rPr>
        <w:t>e</w:t>
      </w:r>
      <w:proofErr w:type="gramEnd"/>
      <w:r>
        <w:rPr>
          <w:lang w:val="es-ES"/>
        </w:rPr>
        <w:t xml:space="preserve"> referencia.</w:t>
      </w:r>
    </w:p>
    <w:p w14:paraId="1A03639E" w14:textId="77777777" w:rsidR="00663BFB" w:rsidRDefault="00663BFB" w:rsidP="00663BFB">
      <w:pPr>
        <w:rPr>
          <w:lang w:val="es-ES"/>
        </w:rPr>
      </w:pPr>
    </w:p>
    <w:tbl>
      <w:tblPr>
        <w:tblStyle w:val="Cuadrculaclara"/>
        <w:tblW w:w="0" w:type="auto"/>
        <w:tblLook w:val="04A0" w:firstRow="1" w:lastRow="0" w:firstColumn="1" w:lastColumn="0" w:noHBand="0" w:noVBand="1"/>
      </w:tblPr>
      <w:tblGrid>
        <w:gridCol w:w="2125"/>
        <w:gridCol w:w="2199"/>
        <w:gridCol w:w="2212"/>
        <w:gridCol w:w="2184"/>
      </w:tblGrid>
      <w:tr w:rsidR="00663BFB" w14:paraId="2C0828A3" w14:textId="77777777" w:rsidTr="00DC69A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0F1176D3" w14:textId="0EEED13E" w:rsidR="00663BFB" w:rsidRPr="00D14FCF" w:rsidRDefault="00D14FCF" w:rsidP="00D14FCF">
            <w:pPr>
              <w:pStyle w:val="Descripcin"/>
              <w:keepNext/>
              <w:spacing w:after="0"/>
              <w:jc w:val="center"/>
              <w:rPr>
                <w:b w:val="0"/>
              </w:rPr>
            </w:pPr>
            <w:bookmarkStart w:id="309" w:name="_Toc108437006"/>
            <w:r w:rsidRPr="00D14FCF">
              <w:rPr>
                <w:b w:val="0"/>
              </w:rPr>
              <w:t xml:space="preserve">CUADRO </w:t>
            </w:r>
            <w:r w:rsidRPr="00D14FCF">
              <w:fldChar w:fldCharType="begin"/>
            </w:r>
            <w:r w:rsidRPr="00D14FCF">
              <w:rPr>
                <w:b w:val="0"/>
              </w:rPr>
              <w:instrText xml:space="preserve"> SEQ CUADRO \* ARABIC </w:instrText>
            </w:r>
            <w:r w:rsidRPr="00D14FCF">
              <w:fldChar w:fldCharType="separate"/>
            </w:r>
            <w:r>
              <w:rPr>
                <w:b w:val="0"/>
                <w:noProof/>
              </w:rPr>
              <w:t>41</w:t>
            </w:r>
            <w:r w:rsidRPr="00D14FCF">
              <w:fldChar w:fldCharType="end"/>
            </w:r>
            <w:r w:rsidRPr="00D14FCF">
              <w:rPr>
                <w:b w:val="0"/>
              </w:rPr>
              <w:t xml:space="preserve">. </w:t>
            </w:r>
            <w:r w:rsidR="00663BFB" w:rsidRPr="00D14FCF">
              <w:rPr>
                <w:rFonts w:ascii="MADE Evolve Sans" w:hAnsi="MADE Evolve Sans"/>
                <w:b w:val="0"/>
                <w:color w:val="000000" w:themeColor="text1"/>
              </w:rPr>
              <w:t>CUMPLIMIENTO DE LA LEY 1614/2000 Y LA NP 24 001 80 GW 04</w:t>
            </w:r>
            <w:bookmarkEnd w:id="309"/>
          </w:p>
        </w:tc>
      </w:tr>
      <w:tr w:rsidR="00663BFB" w14:paraId="73C49CE9"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235" w:type="dxa"/>
          </w:tcPr>
          <w:p w14:paraId="500BC098" w14:textId="77777777" w:rsidR="00663BFB" w:rsidRPr="00AE7201" w:rsidRDefault="00663BFB" w:rsidP="00DC69A0">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310" w:type="dxa"/>
          </w:tcPr>
          <w:p w14:paraId="6DE856B7" w14:textId="77777777" w:rsidR="00663BFB" w:rsidRPr="00AE7201" w:rsidRDefault="00663BFB"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310" w:type="dxa"/>
          </w:tcPr>
          <w:p w14:paraId="05539FF9" w14:textId="77777777" w:rsidR="00663BFB" w:rsidRPr="00AE7201" w:rsidRDefault="00663BFB"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311" w:type="dxa"/>
          </w:tcPr>
          <w:p w14:paraId="742CBFBD" w14:textId="77777777" w:rsidR="00663BFB" w:rsidRPr="00AE7201" w:rsidRDefault="00663BFB"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663BFB" w14:paraId="0F83E6F7" w14:textId="77777777" w:rsidTr="00D14FCF">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58C47C05" w14:textId="77777777" w:rsidR="00663BFB" w:rsidRPr="00AE7201" w:rsidRDefault="00663BFB" w:rsidP="00DC69A0">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310" w:type="dxa"/>
            <w:vAlign w:val="center"/>
          </w:tcPr>
          <w:p w14:paraId="04D6C2E2" w14:textId="77777777" w:rsidR="00663BFB" w:rsidRPr="00AE7201" w:rsidRDefault="00663BFB" w:rsidP="00D14FCF">
            <w:pPr>
              <w:jc w:val="center"/>
              <w:cnfStyle w:val="000000010000" w:firstRow="0" w:lastRow="0" w:firstColumn="0" w:lastColumn="0" w:oddVBand="0" w:evenVBand="0" w:oddHBand="0" w:evenHBand="1" w:firstRowFirstColumn="0" w:firstRowLastColumn="0" w:lastRowFirstColumn="0" w:lastRowLastColumn="0"/>
            </w:pPr>
            <w:r>
              <w:t>S/D</w:t>
            </w:r>
          </w:p>
        </w:tc>
        <w:tc>
          <w:tcPr>
            <w:tcW w:w="2310" w:type="dxa"/>
            <w:vAlign w:val="center"/>
          </w:tcPr>
          <w:p w14:paraId="3DFEFD44" w14:textId="77777777" w:rsidR="00663BFB" w:rsidRPr="00EA0FCC" w:rsidRDefault="00663BFB" w:rsidP="00D14FCF">
            <w:pPr>
              <w:jc w:val="center"/>
              <w:cnfStyle w:val="000000010000" w:firstRow="0" w:lastRow="0" w:firstColumn="0" w:lastColumn="0" w:oddVBand="0" w:evenVBand="0" w:oddHBand="0" w:evenHBand="1" w:firstRowFirstColumn="0" w:firstRowLastColumn="0" w:lastRowFirstColumn="0" w:lastRowLastColumn="0"/>
              <w:rPr>
                <w:sz w:val="18"/>
                <w:szCs w:val="18"/>
              </w:rPr>
            </w:pPr>
            <w:r w:rsidRPr="00EA0FCC">
              <w:rPr>
                <w:sz w:val="18"/>
                <w:szCs w:val="18"/>
              </w:rPr>
              <w:t>76,5%</w:t>
            </w:r>
          </w:p>
        </w:tc>
        <w:tc>
          <w:tcPr>
            <w:tcW w:w="2311" w:type="dxa"/>
            <w:vAlign w:val="center"/>
          </w:tcPr>
          <w:p w14:paraId="7A46F723" w14:textId="77777777" w:rsidR="00663BFB" w:rsidRPr="00EA0FCC" w:rsidRDefault="00663BFB" w:rsidP="00D14FCF">
            <w:pPr>
              <w:jc w:val="center"/>
              <w:cnfStyle w:val="000000010000" w:firstRow="0" w:lastRow="0" w:firstColumn="0" w:lastColumn="0" w:oddVBand="0" w:evenVBand="0" w:oddHBand="0" w:evenHBand="1" w:firstRowFirstColumn="0" w:firstRowLastColumn="0" w:lastRowFirstColumn="0" w:lastRowLastColumn="0"/>
              <w:rPr>
                <w:sz w:val="18"/>
                <w:szCs w:val="18"/>
              </w:rPr>
            </w:pPr>
            <w:r w:rsidRPr="00EA0FCC">
              <w:rPr>
                <w:sz w:val="18"/>
                <w:szCs w:val="18"/>
              </w:rPr>
              <w:t>82,3%</w:t>
            </w:r>
          </w:p>
        </w:tc>
      </w:tr>
      <w:tr w:rsidR="00663BFB" w14:paraId="21BCC83C"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52403EC3" w14:textId="77777777" w:rsidR="00663BFB" w:rsidRPr="00AE7201" w:rsidRDefault="00663BFB" w:rsidP="00DC69A0">
            <w:pPr>
              <w:jc w:val="both"/>
              <w:rPr>
                <w:rFonts w:ascii="MADE Evolve Sans" w:hAnsi="MADE Evolve Sans"/>
                <w:b w:val="0"/>
                <w:sz w:val="18"/>
                <w:szCs w:val="18"/>
              </w:rPr>
            </w:pPr>
            <w:r>
              <w:rPr>
                <w:rFonts w:ascii="MADE Evolve Sans" w:hAnsi="MADE Evolve Sans"/>
                <w:b w:val="0"/>
                <w:sz w:val="18"/>
                <w:szCs w:val="18"/>
              </w:rPr>
              <w:lastRenderedPageBreak/>
              <w:t>Fuera de los lí</w:t>
            </w:r>
            <w:r w:rsidRPr="00AE7201">
              <w:rPr>
                <w:rFonts w:ascii="MADE Evolve Sans" w:hAnsi="MADE Evolve Sans"/>
                <w:b w:val="0"/>
                <w:sz w:val="18"/>
                <w:szCs w:val="18"/>
              </w:rPr>
              <w:t>mites (%)</w:t>
            </w:r>
          </w:p>
        </w:tc>
        <w:tc>
          <w:tcPr>
            <w:tcW w:w="2310" w:type="dxa"/>
            <w:vAlign w:val="center"/>
          </w:tcPr>
          <w:p w14:paraId="05B49F0D" w14:textId="77777777" w:rsidR="00663BFB" w:rsidRPr="00AE7201" w:rsidRDefault="00663BFB" w:rsidP="00DC69A0">
            <w:pPr>
              <w:jc w:val="center"/>
              <w:cnfStyle w:val="000000100000" w:firstRow="0" w:lastRow="0" w:firstColumn="0" w:lastColumn="0" w:oddVBand="0" w:evenVBand="0" w:oddHBand="1" w:evenHBand="0" w:firstRowFirstColumn="0" w:firstRowLastColumn="0" w:lastRowFirstColumn="0" w:lastRowLastColumn="0"/>
            </w:pPr>
            <w:r>
              <w:t>S/D</w:t>
            </w:r>
          </w:p>
        </w:tc>
        <w:tc>
          <w:tcPr>
            <w:tcW w:w="2310" w:type="dxa"/>
            <w:vAlign w:val="center"/>
          </w:tcPr>
          <w:p w14:paraId="7D4671E3" w14:textId="77777777" w:rsidR="00663BFB" w:rsidRPr="00EA0FCC" w:rsidRDefault="00663BFB" w:rsidP="00DC69A0">
            <w:pPr>
              <w:jc w:val="center"/>
              <w:cnfStyle w:val="000000100000" w:firstRow="0" w:lastRow="0" w:firstColumn="0" w:lastColumn="0" w:oddVBand="0" w:evenVBand="0" w:oddHBand="1" w:evenHBand="0" w:firstRowFirstColumn="0" w:firstRowLastColumn="0" w:lastRowFirstColumn="0" w:lastRowLastColumn="0"/>
              <w:rPr>
                <w:sz w:val="18"/>
                <w:szCs w:val="18"/>
              </w:rPr>
            </w:pPr>
            <w:r w:rsidRPr="00EA0FCC">
              <w:rPr>
                <w:sz w:val="18"/>
                <w:szCs w:val="18"/>
              </w:rPr>
              <w:t>23,5%</w:t>
            </w:r>
          </w:p>
        </w:tc>
        <w:tc>
          <w:tcPr>
            <w:tcW w:w="2311" w:type="dxa"/>
          </w:tcPr>
          <w:p w14:paraId="128C0C33" w14:textId="77777777" w:rsidR="00663BFB" w:rsidRPr="00EA0FCC" w:rsidRDefault="00663BFB" w:rsidP="00DC69A0">
            <w:pPr>
              <w:jc w:val="center"/>
              <w:cnfStyle w:val="000000100000" w:firstRow="0" w:lastRow="0" w:firstColumn="0" w:lastColumn="0" w:oddVBand="0" w:evenVBand="0" w:oddHBand="1" w:evenHBand="0" w:firstRowFirstColumn="0" w:firstRowLastColumn="0" w:lastRowFirstColumn="0" w:lastRowLastColumn="0"/>
              <w:rPr>
                <w:sz w:val="18"/>
                <w:szCs w:val="18"/>
              </w:rPr>
            </w:pPr>
            <w:r w:rsidRPr="00EA0FCC">
              <w:rPr>
                <w:sz w:val="18"/>
                <w:szCs w:val="18"/>
              </w:rPr>
              <w:t>17,7%</w:t>
            </w:r>
          </w:p>
        </w:tc>
      </w:tr>
      <w:tr w:rsidR="00663BFB" w14:paraId="41A5F1E8" w14:textId="77777777" w:rsidTr="00DC69A0">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625A791E" w14:textId="77777777" w:rsidR="00663BFB" w:rsidRPr="00AE7201" w:rsidRDefault="00663BFB" w:rsidP="00DC69A0">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310" w:type="dxa"/>
            <w:vAlign w:val="center"/>
          </w:tcPr>
          <w:p w14:paraId="43E54D23" w14:textId="77777777" w:rsidR="00663BFB" w:rsidRPr="001B77E3" w:rsidRDefault="00663BFB" w:rsidP="00DC69A0">
            <w:pPr>
              <w:pStyle w:val="Prrafodelista"/>
              <w:ind w:left="176"/>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S/D Pozo de monitoreo no muestreado.</w:t>
            </w:r>
          </w:p>
        </w:tc>
        <w:tc>
          <w:tcPr>
            <w:tcW w:w="2310" w:type="dxa"/>
            <w:vAlign w:val="center"/>
          </w:tcPr>
          <w:p w14:paraId="4ECD1E5E"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2E12D025"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Conductividad eléctrica</w:t>
            </w:r>
          </w:p>
          <w:p w14:paraId="22C7E6AC"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69E9160B" w14:textId="77777777" w:rsidR="00663BFB" w:rsidRPr="001B77E3"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2311" w:type="dxa"/>
            <w:vAlign w:val="center"/>
          </w:tcPr>
          <w:p w14:paraId="2DFFA1BA"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42EC2E78" w14:textId="77777777" w:rsidR="00663BFB"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79BF7986" w14:textId="77777777" w:rsidR="00663BFB" w:rsidRPr="00AE7201" w:rsidRDefault="00663BFB" w:rsidP="00663BFB">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r>
    </w:tbl>
    <w:p w14:paraId="163E1E3C" w14:textId="77777777" w:rsidR="00663BFB" w:rsidRPr="005B1588" w:rsidRDefault="00663BFB" w:rsidP="00663BFB">
      <w:pPr>
        <w:rPr>
          <w:sz w:val="18"/>
          <w:szCs w:val="18"/>
          <w:lang w:val="es-ES"/>
        </w:rPr>
      </w:pPr>
      <w:r w:rsidRPr="005B1588">
        <w:rPr>
          <w:sz w:val="18"/>
          <w:szCs w:val="18"/>
          <w:lang w:val="es-ES"/>
        </w:rPr>
        <w:t xml:space="preserve">* Límite </w:t>
      </w:r>
      <w:r>
        <w:rPr>
          <w:sz w:val="18"/>
          <w:szCs w:val="18"/>
          <w:lang w:val="es-ES"/>
        </w:rPr>
        <w:t>correspondiente a la</w:t>
      </w:r>
      <w:r w:rsidRPr="005B1588">
        <w:rPr>
          <w:sz w:val="18"/>
          <w:szCs w:val="18"/>
          <w:lang w:val="es-ES"/>
        </w:rPr>
        <w:t xml:space="preserve"> NP 24 001 80</w:t>
      </w:r>
    </w:p>
    <w:p w14:paraId="681AAC2D" w14:textId="77777777" w:rsidR="00663BFB" w:rsidRDefault="00663BFB" w:rsidP="00663BFB"/>
    <w:p w14:paraId="624C2605" w14:textId="77777777" w:rsidR="00663BFB" w:rsidRDefault="00663BFB" w:rsidP="00663BFB">
      <w:r>
        <w:t xml:space="preserve">Las aguas presentan un pH ligeramente acido que están por debajo del límite inferior con respecto a la Ley 1614/2000, sin </w:t>
      </w:r>
      <w:proofErr w:type="gramStart"/>
      <w:r>
        <w:t>embargo</w:t>
      </w:r>
      <w:proofErr w:type="gramEnd"/>
      <w:r>
        <w:t xml:space="preserve"> tomando como referencia los limites admisibles de la NP 24 001 80, el pH aún se encuentra dentro del rango apto para consumo humano.</w:t>
      </w:r>
    </w:p>
    <w:p w14:paraId="79CC1447" w14:textId="77777777" w:rsidR="00663BFB" w:rsidRDefault="00663BFB" w:rsidP="001B3BF7">
      <w:pPr>
        <w:spacing w:line="259" w:lineRule="auto"/>
        <w:contextualSpacing w:val="0"/>
        <w:jc w:val="both"/>
        <w:rPr>
          <w:rFonts w:asciiTheme="majorHAnsi" w:hAnsiTheme="majorHAnsi" w:cs="Courier New"/>
        </w:rPr>
      </w:pPr>
    </w:p>
    <w:p w14:paraId="214DF3A8" w14:textId="53803DB4" w:rsidR="001A23AB" w:rsidRPr="001A23AB" w:rsidRDefault="001A23AB" w:rsidP="001B3BF7">
      <w:pPr>
        <w:rPr>
          <w:sz w:val="18"/>
          <w:szCs w:val="18"/>
        </w:rPr>
      </w:pPr>
    </w:p>
    <w:p w14:paraId="29C91264" w14:textId="30D0F01F" w:rsidR="00637E0D" w:rsidRDefault="00A115C0" w:rsidP="001B3BF7">
      <w:pPr>
        <w:pStyle w:val="Ttulo2"/>
        <w:rPr>
          <w:rFonts w:cs="Courier New"/>
          <w:lang w:val="es-ES"/>
        </w:rPr>
      </w:pPr>
      <w:bookmarkStart w:id="310" w:name="_Toc70326642"/>
      <w:bookmarkStart w:id="311" w:name="_Toc70327450"/>
      <w:bookmarkStart w:id="312" w:name="_Toc108566586"/>
      <w:r w:rsidRPr="00A115C0">
        <w:t>3</w:t>
      </w:r>
      <w:r w:rsidR="00D22844">
        <w:t>.3</w:t>
      </w:r>
      <w:r w:rsidR="009B473C" w:rsidRPr="00A115C0">
        <w:t>.21</w:t>
      </w:r>
      <w:r w:rsidR="00E1233F" w:rsidRPr="00A115C0">
        <w:t xml:space="preserve"> </w:t>
      </w:r>
      <w:r w:rsidR="00663BFB" w:rsidRPr="00663BFB">
        <w:t>Análisis del punto GW 05</w:t>
      </w:r>
      <w:bookmarkEnd w:id="310"/>
      <w:bookmarkEnd w:id="311"/>
      <w:bookmarkEnd w:id="312"/>
      <w:r w:rsidR="00E1233F">
        <w:rPr>
          <w:rFonts w:cs="Courier New"/>
          <w:lang w:val="es-ES"/>
        </w:rPr>
        <w:t xml:space="preserve"> </w:t>
      </w:r>
    </w:p>
    <w:p w14:paraId="70204615" w14:textId="77777777" w:rsidR="003C18AB" w:rsidRPr="00EB5346" w:rsidRDefault="003C18AB" w:rsidP="001B3BF7">
      <w:pPr>
        <w:rPr>
          <w:sz w:val="10"/>
        </w:rPr>
      </w:pPr>
    </w:p>
    <w:p w14:paraId="26FA8B03" w14:textId="77777777" w:rsidR="00663BFB" w:rsidRDefault="00663BFB" w:rsidP="00663BFB">
      <w:pPr>
        <w:jc w:val="both"/>
      </w:pPr>
      <w:r>
        <w:t>La estación de monitoreo GW 05 se encuentra en la Zona industrial de PARACEL, en lugar conocido como Zapatero-cue, 15 km al norte de la ciudad de Concepción. Sus coordenadas UTM de referencia son 21</w:t>
      </w:r>
      <w:proofErr w:type="gramStart"/>
      <w:r>
        <w:t>K  450803.00</w:t>
      </w:r>
      <w:proofErr w:type="gramEnd"/>
      <w:r>
        <w:t xml:space="preserve"> m E 7426714.00 m S.</w:t>
      </w:r>
    </w:p>
    <w:p w14:paraId="74B3C03D" w14:textId="77777777" w:rsidR="00663BFB" w:rsidRDefault="00663BFB" w:rsidP="00663BFB">
      <w:pPr>
        <w:jc w:val="both"/>
      </w:pPr>
    </w:p>
    <w:p w14:paraId="2EE2CF4F" w14:textId="77777777" w:rsidR="00663BFB" w:rsidRDefault="00663BFB" w:rsidP="00663BFB">
      <w:pPr>
        <w:jc w:val="both"/>
      </w:pPr>
      <w:r>
        <w:t xml:space="preserve">La estación corresponde a un pozo de monitoreo del tipo </w:t>
      </w:r>
      <w:proofErr w:type="spellStart"/>
      <w:r>
        <w:t>freatímetro</w:t>
      </w:r>
      <w:proofErr w:type="spellEnd"/>
      <w:r>
        <w:t xml:space="preserve"> exclusivo para la toma de muestra de agua subterránea, el pozo se localiza en el perímetro de la propiedad industrial aproximadamente 2,1 km al sureste tomando como referencia la sede y oficina de PARACEL. </w:t>
      </w:r>
    </w:p>
    <w:p w14:paraId="4E37D9CC" w14:textId="77777777" w:rsidR="00663BFB" w:rsidRDefault="00663BFB" w:rsidP="00663BFB">
      <w:pPr>
        <w:jc w:val="both"/>
      </w:pPr>
    </w:p>
    <w:p w14:paraId="4FAB479E" w14:textId="77777777" w:rsidR="00663BFB" w:rsidRDefault="00663BFB" w:rsidP="00663BFB">
      <w:pPr>
        <w:jc w:val="both"/>
      </w:pPr>
      <w:r w:rsidRPr="00E70338">
        <w:t xml:space="preserve">En </w:t>
      </w:r>
      <w:r>
        <w:t>base a los resultados de laboratorio obtenidos en las sucesivas campa</w:t>
      </w:r>
      <w:proofErr w:type="spellStart"/>
      <w:r>
        <w:rPr>
          <w:lang w:val="es-ES"/>
        </w:rPr>
        <w:t>ñas</w:t>
      </w:r>
      <w:proofErr w:type="spellEnd"/>
      <w:r>
        <w:rPr>
          <w:lang w:val="es-ES"/>
        </w:rPr>
        <w:t xml:space="preserve"> se </w:t>
      </w:r>
      <w:r>
        <w:t>aplico</w:t>
      </w:r>
      <w:r w:rsidRPr="00E70338">
        <w:t xml:space="preserve"> el índice de calidad de agua (ICA) y </w:t>
      </w:r>
      <w:r>
        <w:t xml:space="preserve">se evalúo </w:t>
      </w:r>
      <w:r w:rsidRPr="00E70338">
        <w:t>el grado de cumplimiento de los límites de calidad</w:t>
      </w:r>
      <w:r>
        <w:t xml:space="preserve"> para</w:t>
      </w:r>
      <w:r w:rsidRPr="00E70338">
        <w:t xml:space="preserve"> agua potable</w:t>
      </w:r>
      <w:r>
        <w:t xml:space="preserve"> establecidos en las normas nacionales.</w:t>
      </w:r>
    </w:p>
    <w:p w14:paraId="539EC4D5" w14:textId="77777777" w:rsidR="00EB5346" w:rsidRDefault="00EB5346" w:rsidP="00663BFB">
      <w:pPr>
        <w:jc w:val="both"/>
      </w:pPr>
    </w:p>
    <w:p w14:paraId="485A43C6" w14:textId="69B3108E" w:rsidR="007261E7" w:rsidRPr="007261E7" w:rsidRDefault="00EB5346" w:rsidP="001B3BF7">
      <w:pPr>
        <w:rPr>
          <w:lang w:val="es-ES"/>
        </w:rPr>
      </w:pPr>
      <w:r>
        <w:rPr>
          <w:noProof/>
          <w:lang w:val="es-ES" w:eastAsia="es-ES"/>
        </w:rPr>
        <w:drawing>
          <wp:inline distT="0" distB="0" distL="0" distR="0" wp14:anchorId="158EFB3E" wp14:editId="1D6A9F88">
            <wp:extent cx="5400040" cy="2788315"/>
            <wp:effectExtent l="0" t="0" r="10160" b="12065"/>
            <wp:docPr id="564" name="Gráfico 56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EB5346" w14:paraId="6FB396F3" w14:textId="77777777" w:rsidTr="00DC69A0">
        <w:trPr>
          <w:jc w:val="right"/>
        </w:trPr>
        <w:tc>
          <w:tcPr>
            <w:tcW w:w="662" w:type="pct"/>
            <w:vAlign w:val="center"/>
          </w:tcPr>
          <w:p w14:paraId="297605F9" w14:textId="77777777" w:rsidR="00EB5346" w:rsidRPr="002A42A5" w:rsidRDefault="00EB5346" w:rsidP="00DC69A0">
            <w:pPr>
              <w:jc w:val="center"/>
              <w:rPr>
                <w:sz w:val="14"/>
                <w:szCs w:val="14"/>
              </w:rPr>
            </w:pPr>
            <w:r w:rsidRPr="002A42A5">
              <w:rPr>
                <w:sz w:val="14"/>
                <w:szCs w:val="14"/>
              </w:rPr>
              <w:t>ESCALA ICA</w:t>
            </w:r>
          </w:p>
        </w:tc>
        <w:tc>
          <w:tcPr>
            <w:tcW w:w="867" w:type="pct"/>
            <w:shd w:val="clear" w:color="auto" w:fill="2E74B5" w:themeFill="accent1" w:themeFillShade="BF"/>
            <w:vAlign w:val="center"/>
          </w:tcPr>
          <w:p w14:paraId="2FCFE066" w14:textId="77777777" w:rsidR="00EB5346" w:rsidRPr="002A42A5" w:rsidRDefault="00EB5346" w:rsidP="00DC69A0">
            <w:pPr>
              <w:jc w:val="center"/>
              <w:rPr>
                <w:sz w:val="14"/>
                <w:szCs w:val="14"/>
              </w:rPr>
            </w:pPr>
            <w:r w:rsidRPr="002A42A5">
              <w:rPr>
                <w:sz w:val="14"/>
                <w:szCs w:val="14"/>
              </w:rPr>
              <w:t>Excelente: &lt; 50</w:t>
            </w:r>
          </w:p>
        </w:tc>
        <w:tc>
          <w:tcPr>
            <w:tcW w:w="868" w:type="pct"/>
            <w:shd w:val="clear" w:color="auto" w:fill="6CAB68"/>
            <w:vAlign w:val="center"/>
          </w:tcPr>
          <w:p w14:paraId="54E072B5" w14:textId="77777777" w:rsidR="00EB5346" w:rsidRPr="002A42A5" w:rsidRDefault="00EB5346" w:rsidP="00DC69A0">
            <w:pPr>
              <w:jc w:val="center"/>
              <w:rPr>
                <w:sz w:val="14"/>
                <w:szCs w:val="14"/>
              </w:rPr>
            </w:pPr>
            <w:r w:rsidRPr="002A42A5">
              <w:rPr>
                <w:sz w:val="14"/>
                <w:szCs w:val="14"/>
              </w:rPr>
              <w:t>Buena: 50-100</w:t>
            </w:r>
          </w:p>
        </w:tc>
        <w:tc>
          <w:tcPr>
            <w:tcW w:w="867" w:type="pct"/>
            <w:shd w:val="clear" w:color="auto" w:fill="F8F32B"/>
            <w:vAlign w:val="center"/>
          </w:tcPr>
          <w:p w14:paraId="419D78CC" w14:textId="77777777" w:rsidR="00EB5346" w:rsidRPr="002A42A5" w:rsidRDefault="00EB5346" w:rsidP="00DC69A0">
            <w:pPr>
              <w:jc w:val="center"/>
              <w:rPr>
                <w:sz w:val="14"/>
                <w:szCs w:val="14"/>
              </w:rPr>
            </w:pPr>
            <w:r w:rsidRPr="002A42A5">
              <w:rPr>
                <w:sz w:val="14"/>
                <w:szCs w:val="14"/>
              </w:rPr>
              <w:t>Pobre: 101-200</w:t>
            </w:r>
          </w:p>
        </w:tc>
        <w:tc>
          <w:tcPr>
            <w:tcW w:w="868" w:type="pct"/>
            <w:shd w:val="clear" w:color="auto" w:fill="FFC000"/>
            <w:vAlign w:val="center"/>
          </w:tcPr>
          <w:p w14:paraId="51300B4A" w14:textId="77777777" w:rsidR="00EB5346" w:rsidRPr="002A42A5" w:rsidRDefault="00EB5346" w:rsidP="00DC69A0">
            <w:pPr>
              <w:jc w:val="center"/>
              <w:rPr>
                <w:sz w:val="14"/>
                <w:szCs w:val="14"/>
              </w:rPr>
            </w:pPr>
            <w:r w:rsidRPr="002A42A5">
              <w:rPr>
                <w:sz w:val="14"/>
                <w:szCs w:val="14"/>
              </w:rPr>
              <w:t>Muy pobre: 201-300</w:t>
            </w:r>
          </w:p>
        </w:tc>
        <w:tc>
          <w:tcPr>
            <w:tcW w:w="868" w:type="pct"/>
            <w:shd w:val="clear" w:color="auto" w:fill="CC3300"/>
            <w:vAlign w:val="center"/>
          </w:tcPr>
          <w:p w14:paraId="3B2E0647" w14:textId="77777777" w:rsidR="00EB5346" w:rsidRPr="002A42A5" w:rsidRDefault="00EB5346" w:rsidP="00DC69A0">
            <w:pPr>
              <w:jc w:val="center"/>
              <w:rPr>
                <w:sz w:val="14"/>
                <w:szCs w:val="14"/>
              </w:rPr>
            </w:pPr>
            <w:r w:rsidRPr="002A42A5">
              <w:rPr>
                <w:sz w:val="14"/>
                <w:szCs w:val="14"/>
              </w:rPr>
              <w:t>No apta: &gt;300</w:t>
            </w:r>
          </w:p>
        </w:tc>
      </w:tr>
    </w:tbl>
    <w:p w14:paraId="73A5BF2C" w14:textId="75AB3F10" w:rsidR="000157FC" w:rsidRPr="00626AE4" w:rsidRDefault="00626AE4" w:rsidP="00626AE4">
      <w:pPr>
        <w:pStyle w:val="Descripcin"/>
        <w:keepNext/>
        <w:spacing w:after="0"/>
      </w:pPr>
      <w:bookmarkStart w:id="313" w:name="_Toc108470374"/>
      <w:r>
        <w:t xml:space="preserve">Figura </w:t>
      </w:r>
      <w:fldSimple w:instr=" SEQ Figura \* ARABIC ">
        <w:r>
          <w:rPr>
            <w:noProof/>
          </w:rPr>
          <w:t>42</w:t>
        </w:r>
      </w:fldSimple>
      <w:r>
        <w:t xml:space="preserve">. </w:t>
      </w:r>
      <w:r>
        <w:rPr>
          <w:rFonts w:asciiTheme="majorHAnsi" w:hAnsiTheme="majorHAnsi" w:cs="Courier New"/>
          <w:lang w:val="es-ES"/>
        </w:rPr>
        <w:t>Evaluación de punto GW 05.</w:t>
      </w:r>
      <w:bookmarkEnd w:id="313"/>
    </w:p>
    <w:p w14:paraId="4C4BC31A" w14:textId="77777777" w:rsidR="00626AE4" w:rsidRDefault="00626AE4" w:rsidP="001B3BF7">
      <w:pPr>
        <w:spacing w:line="259" w:lineRule="auto"/>
        <w:contextualSpacing w:val="0"/>
        <w:jc w:val="both"/>
        <w:rPr>
          <w:rFonts w:asciiTheme="majorHAnsi" w:hAnsiTheme="majorHAnsi" w:cs="Courier New"/>
          <w:lang w:val="es-ES"/>
        </w:rPr>
      </w:pPr>
    </w:p>
    <w:p w14:paraId="313830DD" w14:textId="77777777" w:rsidR="00EB5346" w:rsidRDefault="00EB5346" w:rsidP="0027093E">
      <w:pPr>
        <w:jc w:val="both"/>
        <w:rPr>
          <w:lang w:val="es-ES"/>
        </w:rPr>
      </w:pPr>
      <w:proofErr w:type="gramStart"/>
      <w:r>
        <w:rPr>
          <w:lang w:val="es-ES"/>
        </w:rPr>
        <w:t>De acuerdo al</w:t>
      </w:r>
      <w:proofErr w:type="gramEnd"/>
      <w:r>
        <w:rPr>
          <w:lang w:val="es-ES"/>
        </w:rPr>
        <w:t xml:space="preserve"> ICA aplicado las aguas presentan una calidad que oscila entre pobre a buena, el cumplimiento de los requisitos para agua potable fue superior al 82% en todas las campañas.</w:t>
      </w:r>
    </w:p>
    <w:p w14:paraId="53B74B47" w14:textId="77777777" w:rsidR="00EB5346" w:rsidRDefault="00EB5346" w:rsidP="00EB5346">
      <w:pPr>
        <w:rPr>
          <w:lang w:val="es-ES"/>
        </w:rPr>
      </w:pPr>
    </w:p>
    <w:tbl>
      <w:tblPr>
        <w:tblStyle w:val="Cuadrculaclara"/>
        <w:tblW w:w="0" w:type="auto"/>
        <w:tblLook w:val="04A0" w:firstRow="1" w:lastRow="0" w:firstColumn="1" w:lastColumn="0" w:noHBand="0" w:noVBand="1"/>
      </w:tblPr>
      <w:tblGrid>
        <w:gridCol w:w="2401"/>
        <w:gridCol w:w="1985"/>
        <w:gridCol w:w="2189"/>
        <w:gridCol w:w="2145"/>
      </w:tblGrid>
      <w:tr w:rsidR="00EB5346" w14:paraId="70AFAE17" w14:textId="77777777" w:rsidTr="00DC69A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39CFB717" w14:textId="56F76882" w:rsidR="00EB5346" w:rsidRPr="00D14FCF" w:rsidRDefault="00D14FCF" w:rsidP="00D14FCF">
            <w:pPr>
              <w:pStyle w:val="Descripcin"/>
              <w:keepNext/>
              <w:spacing w:after="0"/>
              <w:jc w:val="center"/>
              <w:rPr>
                <w:b w:val="0"/>
              </w:rPr>
            </w:pPr>
            <w:bookmarkStart w:id="314" w:name="_Toc108437007"/>
            <w:r w:rsidRPr="00D14FCF">
              <w:rPr>
                <w:b w:val="0"/>
              </w:rPr>
              <w:t xml:space="preserve">CUADRO </w:t>
            </w:r>
            <w:r w:rsidRPr="00D14FCF">
              <w:fldChar w:fldCharType="begin"/>
            </w:r>
            <w:r w:rsidRPr="00D14FCF">
              <w:rPr>
                <w:b w:val="0"/>
              </w:rPr>
              <w:instrText xml:space="preserve"> SEQ CUADRO \* ARABIC </w:instrText>
            </w:r>
            <w:r w:rsidRPr="00D14FCF">
              <w:fldChar w:fldCharType="separate"/>
            </w:r>
            <w:r>
              <w:rPr>
                <w:b w:val="0"/>
                <w:noProof/>
              </w:rPr>
              <w:t>42</w:t>
            </w:r>
            <w:r w:rsidRPr="00D14FCF">
              <w:fldChar w:fldCharType="end"/>
            </w:r>
            <w:r w:rsidRPr="00D14FCF">
              <w:rPr>
                <w:b w:val="0"/>
              </w:rPr>
              <w:t xml:space="preserve">. </w:t>
            </w:r>
            <w:r w:rsidR="00EB5346" w:rsidRPr="00D14FCF">
              <w:rPr>
                <w:rFonts w:ascii="MADE Evolve Sans" w:hAnsi="MADE Evolve Sans"/>
                <w:b w:val="0"/>
                <w:color w:val="000000" w:themeColor="text1"/>
              </w:rPr>
              <w:t>CUMPLIMIENTO DE LA LEY 1614/2020 Y LA NP 24 001 80</w:t>
            </w:r>
            <w:bookmarkEnd w:id="314"/>
            <w:r w:rsidR="00626AE4">
              <w:rPr>
                <w:rFonts w:ascii="MADE Evolve Sans" w:hAnsi="MADE Evolve Sans"/>
                <w:b w:val="0"/>
                <w:color w:val="000000" w:themeColor="text1"/>
              </w:rPr>
              <w:t xml:space="preserve"> – GW 05</w:t>
            </w:r>
          </w:p>
        </w:tc>
      </w:tr>
      <w:tr w:rsidR="00EB5346" w14:paraId="21D6D8D7"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1EB6A62A" w14:textId="77777777" w:rsidR="00EB5346" w:rsidRPr="00AE7201" w:rsidRDefault="00EB5346" w:rsidP="00DC69A0">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60114BD5" w14:textId="77777777" w:rsidR="00EB5346" w:rsidRPr="00AE7201" w:rsidRDefault="00EB5346"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12971B86" w14:textId="77777777" w:rsidR="00EB5346" w:rsidRPr="00AE7201" w:rsidRDefault="00EB5346"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4A07A1CC" w14:textId="77777777" w:rsidR="00EB5346" w:rsidRPr="00AE7201" w:rsidRDefault="00EB5346"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EB5346" w14:paraId="3EABEC96" w14:textId="77777777" w:rsidTr="00DC69A0">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A497FC1" w14:textId="77777777" w:rsidR="00EB5346" w:rsidRPr="00AE7201" w:rsidRDefault="00EB5346" w:rsidP="00DC69A0">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064" w:type="dxa"/>
            <w:vAlign w:val="center"/>
          </w:tcPr>
          <w:p w14:paraId="00B6EC2E" w14:textId="77777777" w:rsidR="00EB5346" w:rsidRPr="00AE7201" w:rsidRDefault="00EB5346" w:rsidP="00DC69A0">
            <w:pPr>
              <w:jc w:val="center"/>
              <w:cnfStyle w:val="000000010000" w:firstRow="0" w:lastRow="0" w:firstColumn="0" w:lastColumn="0" w:oddVBand="0" w:evenVBand="0" w:oddHBand="0" w:evenHBand="1" w:firstRowFirstColumn="0" w:firstRowLastColumn="0" w:lastRowFirstColumn="0" w:lastRowLastColumn="0"/>
            </w:pPr>
            <w:r>
              <w:t>88,3%</w:t>
            </w:r>
          </w:p>
        </w:tc>
        <w:tc>
          <w:tcPr>
            <w:tcW w:w="2292" w:type="dxa"/>
            <w:vAlign w:val="center"/>
          </w:tcPr>
          <w:p w14:paraId="048F44C1" w14:textId="77777777" w:rsidR="00EB5346" w:rsidRPr="00AE7201" w:rsidRDefault="00EB5346" w:rsidP="00DC69A0">
            <w:pPr>
              <w:jc w:val="center"/>
              <w:cnfStyle w:val="000000010000" w:firstRow="0" w:lastRow="0" w:firstColumn="0" w:lastColumn="0" w:oddVBand="0" w:evenVBand="0" w:oddHBand="0" w:evenHBand="1" w:firstRowFirstColumn="0" w:firstRowLastColumn="0" w:lastRowFirstColumn="0" w:lastRowLastColumn="0"/>
            </w:pPr>
            <w:r>
              <w:t>82,3%</w:t>
            </w:r>
          </w:p>
        </w:tc>
        <w:tc>
          <w:tcPr>
            <w:tcW w:w="2292" w:type="dxa"/>
          </w:tcPr>
          <w:p w14:paraId="074D61C1" w14:textId="77777777" w:rsidR="00EB5346" w:rsidRPr="00AE7201" w:rsidRDefault="00EB5346" w:rsidP="00DC69A0">
            <w:pPr>
              <w:jc w:val="center"/>
              <w:cnfStyle w:val="000000010000" w:firstRow="0" w:lastRow="0" w:firstColumn="0" w:lastColumn="0" w:oddVBand="0" w:evenVBand="0" w:oddHBand="0" w:evenHBand="1" w:firstRowFirstColumn="0" w:firstRowLastColumn="0" w:lastRowFirstColumn="0" w:lastRowLastColumn="0"/>
            </w:pPr>
            <w:r>
              <w:t>94,2%</w:t>
            </w:r>
          </w:p>
        </w:tc>
      </w:tr>
      <w:tr w:rsidR="00EB5346" w14:paraId="0107056E"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4A012EA" w14:textId="77777777" w:rsidR="00EB5346" w:rsidRPr="00AE7201" w:rsidRDefault="00EB5346" w:rsidP="00DC69A0">
            <w:pPr>
              <w:jc w:val="both"/>
              <w:rPr>
                <w:rFonts w:ascii="MADE Evolve Sans" w:hAnsi="MADE Evolve Sans"/>
                <w:b w:val="0"/>
                <w:sz w:val="18"/>
                <w:szCs w:val="18"/>
              </w:rPr>
            </w:pPr>
            <w:r>
              <w:rPr>
                <w:rFonts w:ascii="MADE Evolve Sans" w:hAnsi="MADE Evolve Sans"/>
                <w:b w:val="0"/>
                <w:sz w:val="18"/>
                <w:szCs w:val="18"/>
              </w:rPr>
              <w:lastRenderedPageBreak/>
              <w:t>Fuera de los lí</w:t>
            </w:r>
            <w:r w:rsidRPr="00AE7201">
              <w:rPr>
                <w:rFonts w:ascii="MADE Evolve Sans" w:hAnsi="MADE Evolve Sans"/>
                <w:b w:val="0"/>
                <w:sz w:val="18"/>
                <w:szCs w:val="18"/>
              </w:rPr>
              <w:t>mites (%)</w:t>
            </w:r>
          </w:p>
        </w:tc>
        <w:tc>
          <w:tcPr>
            <w:tcW w:w="2064" w:type="dxa"/>
            <w:vAlign w:val="center"/>
          </w:tcPr>
          <w:p w14:paraId="6C028A20" w14:textId="77777777" w:rsidR="00EB5346" w:rsidRPr="00AE7201" w:rsidRDefault="00EB5346" w:rsidP="00DC69A0">
            <w:pPr>
              <w:jc w:val="center"/>
              <w:cnfStyle w:val="000000100000" w:firstRow="0" w:lastRow="0" w:firstColumn="0" w:lastColumn="0" w:oddVBand="0" w:evenVBand="0" w:oddHBand="1" w:evenHBand="0" w:firstRowFirstColumn="0" w:firstRowLastColumn="0" w:lastRowFirstColumn="0" w:lastRowLastColumn="0"/>
            </w:pPr>
            <w:r>
              <w:t>11,7%</w:t>
            </w:r>
          </w:p>
        </w:tc>
        <w:tc>
          <w:tcPr>
            <w:tcW w:w="2292" w:type="dxa"/>
            <w:vAlign w:val="center"/>
          </w:tcPr>
          <w:p w14:paraId="3879D5C7" w14:textId="77777777" w:rsidR="00EB5346" w:rsidRPr="00AE7201" w:rsidRDefault="00EB5346" w:rsidP="00DC69A0">
            <w:pPr>
              <w:jc w:val="center"/>
              <w:cnfStyle w:val="000000100000" w:firstRow="0" w:lastRow="0" w:firstColumn="0" w:lastColumn="0" w:oddVBand="0" w:evenVBand="0" w:oddHBand="1" w:evenHBand="0" w:firstRowFirstColumn="0" w:firstRowLastColumn="0" w:lastRowFirstColumn="0" w:lastRowLastColumn="0"/>
            </w:pPr>
            <w:r>
              <w:t>17,7%</w:t>
            </w:r>
          </w:p>
        </w:tc>
        <w:tc>
          <w:tcPr>
            <w:tcW w:w="2292" w:type="dxa"/>
          </w:tcPr>
          <w:p w14:paraId="350AF934" w14:textId="77777777" w:rsidR="00EB5346" w:rsidRPr="00AE7201" w:rsidRDefault="00EB5346" w:rsidP="00DC69A0">
            <w:pPr>
              <w:jc w:val="center"/>
              <w:cnfStyle w:val="000000100000" w:firstRow="0" w:lastRow="0" w:firstColumn="0" w:lastColumn="0" w:oddVBand="0" w:evenVBand="0" w:oddHBand="1" w:evenHBand="0" w:firstRowFirstColumn="0" w:firstRowLastColumn="0" w:lastRowFirstColumn="0" w:lastRowLastColumn="0"/>
            </w:pPr>
            <w:r>
              <w:t>5,8%</w:t>
            </w:r>
          </w:p>
        </w:tc>
      </w:tr>
      <w:tr w:rsidR="00EB5346" w14:paraId="43E70A25" w14:textId="77777777" w:rsidTr="00DC69A0">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567EFA8" w14:textId="77777777" w:rsidR="00EB5346" w:rsidRPr="00AE7201" w:rsidRDefault="00EB5346" w:rsidP="00DC69A0">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064" w:type="dxa"/>
            <w:vAlign w:val="center"/>
          </w:tcPr>
          <w:p w14:paraId="7F61B753" w14:textId="77777777" w:rsidR="00EB5346" w:rsidRDefault="00EB5346" w:rsidP="00EB5346">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62C2F8CD" w14:textId="77777777" w:rsidR="00EB5346" w:rsidRPr="001B77E3" w:rsidRDefault="00EB5346" w:rsidP="00EB5346">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proofErr w:type="spellStart"/>
            <w:r>
              <w:rPr>
                <w:sz w:val="18"/>
                <w:szCs w:val="18"/>
              </w:rPr>
              <w:t>Escherichia</w:t>
            </w:r>
            <w:proofErr w:type="spellEnd"/>
            <w:r>
              <w:rPr>
                <w:sz w:val="18"/>
                <w:szCs w:val="18"/>
              </w:rPr>
              <w:t xml:space="preserve"> </w:t>
            </w:r>
            <w:proofErr w:type="spellStart"/>
            <w:r>
              <w:rPr>
                <w:sz w:val="18"/>
                <w:szCs w:val="18"/>
              </w:rPr>
              <w:t>coli</w:t>
            </w:r>
            <w:proofErr w:type="spellEnd"/>
          </w:p>
        </w:tc>
        <w:tc>
          <w:tcPr>
            <w:tcW w:w="2292" w:type="dxa"/>
            <w:vAlign w:val="center"/>
          </w:tcPr>
          <w:p w14:paraId="6CCFCC7A" w14:textId="77777777" w:rsidR="00EB5346" w:rsidRDefault="00EB5346" w:rsidP="00EB5346">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7AE455C2" w14:textId="77777777" w:rsidR="00EB5346" w:rsidRDefault="00EB5346" w:rsidP="00EB5346">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24BAF3D5" w14:textId="77777777" w:rsidR="00EB5346" w:rsidRPr="00AE7201" w:rsidRDefault="00EB5346" w:rsidP="00EB5346">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2292" w:type="dxa"/>
            <w:vAlign w:val="center"/>
          </w:tcPr>
          <w:p w14:paraId="3328EBB3" w14:textId="77777777" w:rsidR="00EB5346" w:rsidRPr="00EE31F4" w:rsidRDefault="00EB5346" w:rsidP="00EB5346">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tc>
      </w:tr>
    </w:tbl>
    <w:p w14:paraId="117CF84C" w14:textId="77777777" w:rsidR="00EB5346" w:rsidRPr="005B1588" w:rsidRDefault="00EB5346" w:rsidP="00EB5346">
      <w:pPr>
        <w:rPr>
          <w:sz w:val="18"/>
          <w:szCs w:val="18"/>
          <w:lang w:val="es-ES"/>
        </w:rPr>
      </w:pPr>
      <w:r w:rsidRPr="005B1588">
        <w:rPr>
          <w:sz w:val="18"/>
          <w:szCs w:val="18"/>
          <w:lang w:val="es-ES"/>
        </w:rPr>
        <w:t xml:space="preserve">* Límite </w:t>
      </w:r>
      <w:r>
        <w:rPr>
          <w:sz w:val="18"/>
          <w:szCs w:val="18"/>
          <w:lang w:val="es-ES"/>
        </w:rPr>
        <w:t>correspondiente a la</w:t>
      </w:r>
      <w:r w:rsidRPr="005B1588">
        <w:rPr>
          <w:sz w:val="18"/>
          <w:szCs w:val="18"/>
          <w:lang w:val="es-ES"/>
        </w:rPr>
        <w:t xml:space="preserve"> NP 24 001 80</w:t>
      </w:r>
    </w:p>
    <w:p w14:paraId="0F14B247" w14:textId="77777777" w:rsidR="00EB5346" w:rsidRDefault="00EB5346" w:rsidP="00EB5346"/>
    <w:p w14:paraId="2807F775" w14:textId="35961BD2" w:rsidR="00EB5346" w:rsidRDefault="00EB5346" w:rsidP="00EB5346">
      <w:r>
        <w:t>El pozo presenta aguas ligeramente ácidas y se ha encontrado indicadores microbiológicos que no se ajustan al estándar de agua potable.</w:t>
      </w:r>
    </w:p>
    <w:p w14:paraId="6B82B9B8" w14:textId="26A8B518" w:rsidR="003C18AB" w:rsidRDefault="003C18AB" w:rsidP="001B3BF7">
      <w:pPr>
        <w:spacing w:line="259" w:lineRule="auto"/>
        <w:contextualSpacing w:val="0"/>
        <w:jc w:val="both"/>
        <w:rPr>
          <w:rFonts w:asciiTheme="majorHAnsi" w:hAnsiTheme="majorHAnsi" w:cs="Courier New"/>
          <w:lang w:val="es-ES"/>
        </w:rPr>
      </w:pPr>
      <w:r>
        <w:rPr>
          <w:rFonts w:asciiTheme="majorHAnsi" w:hAnsiTheme="majorHAnsi" w:cs="Courier New"/>
          <w:lang w:val="es-ES"/>
        </w:rPr>
        <w:t xml:space="preserve">. </w:t>
      </w:r>
    </w:p>
    <w:p w14:paraId="031F5243" w14:textId="77777777" w:rsidR="000157FC" w:rsidRDefault="000157FC" w:rsidP="001B3BF7">
      <w:pPr>
        <w:spacing w:line="259" w:lineRule="auto"/>
        <w:contextualSpacing w:val="0"/>
        <w:jc w:val="both"/>
        <w:rPr>
          <w:rFonts w:asciiTheme="majorHAnsi" w:hAnsiTheme="majorHAnsi" w:cs="Courier New"/>
          <w:lang w:val="es-ES"/>
        </w:rPr>
      </w:pPr>
    </w:p>
    <w:p w14:paraId="24E47FC6" w14:textId="5AB613F0" w:rsidR="001657DE" w:rsidRDefault="001657DE" w:rsidP="001B3BF7">
      <w:pPr>
        <w:spacing w:line="259" w:lineRule="auto"/>
        <w:contextualSpacing w:val="0"/>
        <w:jc w:val="both"/>
        <w:rPr>
          <w:rFonts w:asciiTheme="majorHAnsi" w:hAnsiTheme="majorHAnsi" w:cs="Courier New"/>
          <w:lang w:val="es-ES"/>
        </w:rPr>
      </w:pPr>
    </w:p>
    <w:p w14:paraId="1AC2899A" w14:textId="77777777" w:rsidR="001A23AB" w:rsidRDefault="001A23AB" w:rsidP="001B3BF7">
      <w:bookmarkStart w:id="315" w:name="_Toc70326643"/>
      <w:bookmarkStart w:id="316" w:name="_Toc70327451"/>
    </w:p>
    <w:p w14:paraId="1627D76D" w14:textId="77777777" w:rsidR="00EB5346" w:rsidRDefault="00EB5346" w:rsidP="001B3BF7"/>
    <w:p w14:paraId="11802008" w14:textId="77777777" w:rsidR="00EB5346" w:rsidRDefault="00EB5346" w:rsidP="001B3BF7"/>
    <w:p w14:paraId="10B5CFCE" w14:textId="3D889432" w:rsidR="00637E0D" w:rsidRDefault="00A115C0" w:rsidP="001B3BF7">
      <w:pPr>
        <w:pStyle w:val="Ttulo2"/>
        <w:rPr>
          <w:rFonts w:cs="Courier New"/>
          <w:lang w:val="es-ES"/>
        </w:rPr>
      </w:pPr>
      <w:bookmarkStart w:id="317" w:name="_Toc108566587"/>
      <w:r w:rsidRPr="00A115C0">
        <w:t>3.</w:t>
      </w:r>
      <w:r w:rsidR="00D22844">
        <w:t>3</w:t>
      </w:r>
      <w:r w:rsidR="009B473C" w:rsidRPr="00A115C0">
        <w:t>.22</w:t>
      </w:r>
      <w:r w:rsidR="00E33280" w:rsidRPr="00A115C0">
        <w:t xml:space="preserve"> </w:t>
      </w:r>
      <w:r w:rsidR="00EB5346" w:rsidRPr="00EB5346">
        <w:t>Análisis del punto GW 06</w:t>
      </w:r>
      <w:bookmarkEnd w:id="315"/>
      <w:bookmarkEnd w:id="316"/>
      <w:bookmarkEnd w:id="317"/>
    </w:p>
    <w:p w14:paraId="4BCB9BBE" w14:textId="77777777" w:rsidR="00550ED6" w:rsidRPr="00550ED6" w:rsidRDefault="00550ED6" w:rsidP="001B3BF7">
      <w:pPr>
        <w:rPr>
          <w:lang w:val="es-ES"/>
        </w:rPr>
      </w:pPr>
    </w:p>
    <w:p w14:paraId="65CF8D13" w14:textId="77777777" w:rsidR="00EB5346" w:rsidRDefault="00EB5346" w:rsidP="00EB5346">
      <w:pPr>
        <w:jc w:val="both"/>
      </w:pPr>
      <w:r>
        <w:t>La estación de monitoreo GW 06 se encuentra en la Zona industrial de PARACEL, en lugar conocido como Zapatero-cue, 15 km al norte de la ciudad de Concepción. Sus coordenadas UTM de referencia son 21K 451708.00 m E 7427153.00 m S.</w:t>
      </w:r>
    </w:p>
    <w:p w14:paraId="6663F16F" w14:textId="77777777" w:rsidR="00EB5346" w:rsidRDefault="00EB5346" w:rsidP="00EB5346">
      <w:pPr>
        <w:jc w:val="both"/>
      </w:pPr>
    </w:p>
    <w:p w14:paraId="23321FDE" w14:textId="77777777" w:rsidR="00EB5346" w:rsidRDefault="00EB5346" w:rsidP="00EB5346">
      <w:pPr>
        <w:jc w:val="both"/>
      </w:pPr>
      <w:r>
        <w:t xml:space="preserve">La estación corresponde a un pozo de monitoreo del tipo </w:t>
      </w:r>
      <w:proofErr w:type="spellStart"/>
      <w:r>
        <w:t>freatímetro</w:t>
      </w:r>
      <w:proofErr w:type="spellEnd"/>
      <w:r>
        <w:t xml:space="preserve"> exclusivo para la toma de muestra de agua subterránea, el pozo se localiza en el perímetro de la propiedad industrial aproximadamente 2,5 km al sureste tomando como referencia la sede y oficina de PARACEL. </w:t>
      </w:r>
    </w:p>
    <w:p w14:paraId="54FD5ABE" w14:textId="77777777" w:rsidR="00EB5346" w:rsidRDefault="00EB5346" w:rsidP="00EB5346">
      <w:pPr>
        <w:jc w:val="both"/>
      </w:pPr>
    </w:p>
    <w:p w14:paraId="168F15B9" w14:textId="77777777" w:rsidR="00EB5346" w:rsidRDefault="00EB5346" w:rsidP="00EB5346">
      <w:pPr>
        <w:jc w:val="both"/>
      </w:pPr>
      <w:r w:rsidRPr="00E70338">
        <w:t xml:space="preserve">En </w:t>
      </w:r>
      <w:r>
        <w:t>base a los resultados de laboratorio obtenidos en las sucesivas campa</w:t>
      </w:r>
      <w:proofErr w:type="spellStart"/>
      <w:r>
        <w:rPr>
          <w:lang w:val="es-ES"/>
        </w:rPr>
        <w:t>ñas</w:t>
      </w:r>
      <w:proofErr w:type="spellEnd"/>
      <w:r>
        <w:rPr>
          <w:lang w:val="es-ES"/>
        </w:rPr>
        <w:t xml:space="preserve"> se </w:t>
      </w:r>
      <w:r>
        <w:t>aplico</w:t>
      </w:r>
      <w:r w:rsidRPr="00E70338">
        <w:t xml:space="preserve"> el índice de calidad de agua (ICA) y </w:t>
      </w:r>
      <w:r>
        <w:t xml:space="preserve">se evalúo </w:t>
      </w:r>
      <w:r w:rsidRPr="00E70338">
        <w:t>el grado de cumplimiento de los límites de calidad</w:t>
      </w:r>
      <w:r>
        <w:t xml:space="preserve"> para</w:t>
      </w:r>
      <w:r w:rsidRPr="00E70338">
        <w:t xml:space="preserve"> agua potable</w:t>
      </w:r>
      <w:r>
        <w:t xml:space="preserve"> establecidos en las normas nacionales.</w:t>
      </w:r>
    </w:p>
    <w:p w14:paraId="0C627A93" w14:textId="77777777" w:rsidR="003C18AB" w:rsidRPr="00A115C0" w:rsidRDefault="003C18AB" w:rsidP="001B3BF7"/>
    <w:p w14:paraId="3ED195B4" w14:textId="721DC1C9" w:rsidR="00637E0D" w:rsidRDefault="00EB5346" w:rsidP="001B3BF7">
      <w:pPr>
        <w:spacing w:line="259" w:lineRule="auto"/>
        <w:contextualSpacing w:val="0"/>
        <w:rPr>
          <w:rFonts w:asciiTheme="majorHAnsi" w:hAnsiTheme="majorHAnsi" w:cs="Courier New"/>
          <w:lang w:val="es-ES"/>
        </w:rPr>
      </w:pPr>
      <w:r>
        <w:rPr>
          <w:noProof/>
          <w:lang w:val="es-ES" w:eastAsia="es-ES"/>
        </w:rPr>
        <w:drawing>
          <wp:inline distT="0" distB="0" distL="0" distR="0" wp14:anchorId="7AA03879" wp14:editId="4BE8F1CA">
            <wp:extent cx="5400040" cy="2788315"/>
            <wp:effectExtent l="0" t="0" r="10160" b="12065"/>
            <wp:docPr id="565" name="Gráfico 56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EB5346" w14:paraId="6AE908B8" w14:textId="77777777" w:rsidTr="00DC69A0">
        <w:trPr>
          <w:jc w:val="right"/>
        </w:trPr>
        <w:tc>
          <w:tcPr>
            <w:tcW w:w="662" w:type="pct"/>
            <w:vAlign w:val="center"/>
          </w:tcPr>
          <w:p w14:paraId="10BADC22" w14:textId="77777777" w:rsidR="00EB5346" w:rsidRPr="002A42A5" w:rsidRDefault="00EB5346" w:rsidP="00DC69A0">
            <w:pPr>
              <w:jc w:val="center"/>
              <w:rPr>
                <w:sz w:val="14"/>
                <w:szCs w:val="14"/>
              </w:rPr>
            </w:pPr>
            <w:r w:rsidRPr="002A42A5">
              <w:rPr>
                <w:sz w:val="14"/>
                <w:szCs w:val="14"/>
              </w:rPr>
              <w:t>ESCALA ICA</w:t>
            </w:r>
          </w:p>
        </w:tc>
        <w:tc>
          <w:tcPr>
            <w:tcW w:w="867" w:type="pct"/>
            <w:shd w:val="clear" w:color="auto" w:fill="2E74B5" w:themeFill="accent1" w:themeFillShade="BF"/>
            <w:vAlign w:val="center"/>
          </w:tcPr>
          <w:p w14:paraId="6B9BCCC4" w14:textId="77777777" w:rsidR="00EB5346" w:rsidRPr="002A42A5" w:rsidRDefault="00EB5346" w:rsidP="00DC69A0">
            <w:pPr>
              <w:jc w:val="center"/>
              <w:rPr>
                <w:sz w:val="14"/>
                <w:szCs w:val="14"/>
              </w:rPr>
            </w:pPr>
            <w:r w:rsidRPr="002A42A5">
              <w:rPr>
                <w:sz w:val="14"/>
                <w:szCs w:val="14"/>
              </w:rPr>
              <w:t>Excelente: &lt; 50</w:t>
            </w:r>
          </w:p>
        </w:tc>
        <w:tc>
          <w:tcPr>
            <w:tcW w:w="868" w:type="pct"/>
            <w:shd w:val="clear" w:color="auto" w:fill="6CAB68"/>
            <w:vAlign w:val="center"/>
          </w:tcPr>
          <w:p w14:paraId="530B7D8A" w14:textId="77777777" w:rsidR="00EB5346" w:rsidRPr="002A42A5" w:rsidRDefault="00EB5346" w:rsidP="00DC69A0">
            <w:pPr>
              <w:jc w:val="center"/>
              <w:rPr>
                <w:sz w:val="14"/>
                <w:szCs w:val="14"/>
              </w:rPr>
            </w:pPr>
            <w:r w:rsidRPr="002A42A5">
              <w:rPr>
                <w:sz w:val="14"/>
                <w:szCs w:val="14"/>
              </w:rPr>
              <w:t>Buena: 50-100</w:t>
            </w:r>
          </w:p>
        </w:tc>
        <w:tc>
          <w:tcPr>
            <w:tcW w:w="867" w:type="pct"/>
            <w:shd w:val="clear" w:color="auto" w:fill="F8F32B"/>
            <w:vAlign w:val="center"/>
          </w:tcPr>
          <w:p w14:paraId="7ADC02CD" w14:textId="77777777" w:rsidR="00EB5346" w:rsidRPr="002A42A5" w:rsidRDefault="00EB5346" w:rsidP="00DC69A0">
            <w:pPr>
              <w:jc w:val="center"/>
              <w:rPr>
                <w:sz w:val="14"/>
                <w:szCs w:val="14"/>
              </w:rPr>
            </w:pPr>
            <w:r w:rsidRPr="002A42A5">
              <w:rPr>
                <w:sz w:val="14"/>
                <w:szCs w:val="14"/>
              </w:rPr>
              <w:t>Pobre: 101-200</w:t>
            </w:r>
          </w:p>
        </w:tc>
        <w:tc>
          <w:tcPr>
            <w:tcW w:w="868" w:type="pct"/>
            <w:shd w:val="clear" w:color="auto" w:fill="FFC000"/>
            <w:vAlign w:val="center"/>
          </w:tcPr>
          <w:p w14:paraId="65647359" w14:textId="77777777" w:rsidR="00EB5346" w:rsidRPr="002A42A5" w:rsidRDefault="00EB5346" w:rsidP="00DC69A0">
            <w:pPr>
              <w:jc w:val="center"/>
              <w:rPr>
                <w:sz w:val="14"/>
                <w:szCs w:val="14"/>
              </w:rPr>
            </w:pPr>
            <w:r w:rsidRPr="002A42A5">
              <w:rPr>
                <w:sz w:val="14"/>
                <w:szCs w:val="14"/>
              </w:rPr>
              <w:t>Muy pobre: 201-300</w:t>
            </w:r>
          </w:p>
        </w:tc>
        <w:tc>
          <w:tcPr>
            <w:tcW w:w="868" w:type="pct"/>
            <w:shd w:val="clear" w:color="auto" w:fill="CC3300"/>
            <w:vAlign w:val="center"/>
          </w:tcPr>
          <w:p w14:paraId="59AA075B" w14:textId="77777777" w:rsidR="00EB5346" w:rsidRPr="002A42A5" w:rsidRDefault="00EB5346" w:rsidP="00DC69A0">
            <w:pPr>
              <w:jc w:val="center"/>
              <w:rPr>
                <w:sz w:val="14"/>
                <w:szCs w:val="14"/>
              </w:rPr>
            </w:pPr>
            <w:r w:rsidRPr="002A42A5">
              <w:rPr>
                <w:sz w:val="14"/>
                <w:szCs w:val="14"/>
              </w:rPr>
              <w:t>No apta: &gt;300</w:t>
            </w:r>
          </w:p>
        </w:tc>
      </w:tr>
    </w:tbl>
    <w:p w14:paraId="74D972E2" w14:textId="0E15DAD5" w:rsidR="007E7A27" w:rsidRPr="00626AE4" w:rsidRDefault="00626AE4" w:rsidP="00626AE4">
      <w:pPr>
        <w:pStyle w:val="Descripcin"/>
        <w:keepNext/>
        <w:spacing w:after="0"/>
      </w:pPr>
      <w:bookmarkStart w:id="318" w:name="_Toc108470375"/>
      <w:r>
        <w:t xml:space="preserve">Figura </w:t>
      </w:r>
      <w:fldSimple w:instr=" SEQ Figura \* ARABIC ">
        <w:r>
          <w:rPr>
            <w:noProof/>
          </w:rPr>
          <w:t>43</w:t>
        </w:r>
      </w:fldSimple>
      <w:r>
        <w:t xml:space="preserve">. </w:t>
      </w:r>
      <w:r w:rsidR="00EB5346" w:rsidRPr="00EB5346">
        <w:rPr>
          <w:lang w:val="es-ES"/>
        </w:rPr>
        <w:t>Evaluación del punto de monitoreo GW 06</w:t>
      </w:r>
      <w:r w:rsidR="001657DE">
        <w:rPr>
          <w:lang w:val="es-ES"/>
        </w:rPr>
        <w:t>.</w:t>
      </w:r>
      <w:bookmarkEnd w:id="318"/>
    </w:p>
    <w:p w14:paraId="12875B26" w14:textId="77777777" w:rsidR="000157FC" w:rsidRDefault="000157FC" w:rsidP="001B3BF7">
      <w:pPr>
        <w:spacing w:line="259" w:lineRule="auto"/>
        <w:contextualSpacing w:val="0"/>
        <w:jc w:val="both"/>
        <w:rPr>
          <w:lang w:val="es-ES"/>
        </w:rPr>
      </w:pPr>
    </w:p>
    <w:p w14:paraId="02E54E52" w14:textId="77777777" w:rsidR="00EB5346" w:rsidRDefault="00EB5346" w:rsidP="00EB5346">
      <w:pPr>
        <w:rPr>
          <w:lang w:val="es-ES"/>
        </w:rPr>
      </w:pPr>
      <w:proofErr w:type="gramStart"/>
      <w:r>
        <w:rPr>
          <w:lang w:val="es-ES"/>
        </w:rPr>
        <w:t>De acuerdo al</w:t>
      </w:r>
      <w:proofErr w:type="gramEnd"/>
      <w:r>
        <w:rPr>
          <w:lang w:val="es-ES"/>
        </w:rPr>
        <w:t xml:space="preserve"> ICA aplicado las aguas del pozo de monitoreo presentan una calidad excelente. En todas las campañas el cumplimiento de los requisitos para agua potable fue superior al 82%.</w:t>
      </w:r>
    </w:p>
    <w:p w14:paraId="31FA61A7" w14:textId="77777777" w:rsidR="00EB5346" w:rsidRDefault="00EB5346" w:rsidP="00EB5346">
      <w:pPr>
        <w:rPr>
          <w:lang w:val="es-ES"/>
        </w:rPr>
      </w:pPr>
    </w:p>
    <w:tbl>
      <w:tblPr>
        <w:tblStyle w:val="Cuadrculaclara"/>
        <w:tblW w:w="0" w:type="auto"/>
        <w:tblLook w:val="04A0" w:firstRow="1" w:lastRow="0" w:firstColumn="1" w:lastColumn="0" w:noHBand="0" w:noVBand="1"/>
      </w:tblPr>
      <w:tblGrid>
        <w:gridCol w:w="2401"/>
        <w:gridCol w:w="1983"/>
        <w:gridCol w:w="2190"/>
        <w:gridCol w:w="2146"/>
      </w:tblGrid>
      <w:tr w:rsidR="00EB5346" w14:paraId="0B64A347" w14:textId="77777777" w:rsidTr="00DC69A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4"/>
          </w:tcPr>
          <w:p w14:paraId="6D81108B" w14:textId="194DD9FC" w:rsidR="00EB5346" w:rsidRPr="00D14FCF" w:rsidRDefault="00D14FCF" w:rsidP="00D14FCF">
            <w:pPr>
              <w:pStyle w:val="Descripcin"/>
              <w:keepNext/>
              <w:spacing w:after="0"/>
              <w:jc w:val="center"/>
              <w:rPr>
                <w:b w:val="0"/>
              </w:rPr>
            </w:pPr>
            <w:bookmarkStart w:id="319" w:name="_Toc108437008"/>
            <w:r w:rsidRPr="00D14FCF">
              <w:rPr>
                <w:b w:val="0"/>
              </w:rPr>
              <w:lastRenderedPageBreak/>
              <w:t xml:space="preserve">CUADRO </w:t>
            </w:r>
            <w:r w:rsidRPr="00D14FCF">
              <w:fldChar w:fldCharType="begin"/>
            </w:r>
            <w:r w:rsidRPr="00D14FCF">
              <w:rPr>
                <w:b w:val="0"/>
              </w:rPr>
              <w:instrText xml:space="preserve"> SEQ CUADRO \* ARABIC </w:instrText>
            </w:r>
            <w:r w:rsidRPr="00D14FCF">
              <w:fldChar w:fldCharType="separate"/>
            </w:r>
            <w:r>
              <w:rPr>
                <w:b w:val="0"/>
                <w:noProof/>
              </w:rPr>
              <w:t>43</w:t>
            </w:r>
            <w:r w:rsidRPr="00D14FCF">
              <w:fldChar w:fldCharType="end"/>
            </w:r>
            <w:r w:rsidRPr="00D14FCF">
              <w:rPr>
                <w:b w:val="0"/>
              </w:rPr>
              <w:t xml:space="preserve">. </w:t>
            </w:r>
            <w:r w:rsidR="00EB5346" w:rsidRPr="00D14FCF">
              <w:rPr>
                <w:rFonts w:ascii="MADE Evolve Sans" w:hAnsi="MADE Evolve Sans"/>
                <w:b w:val="0"/>
                <w:color w:val="000000" w:themeColor="text1"/>
              </w:rPr>
              <w:t>CUMPLIMIENTO DE LA LEY 1614/2020 Y LA NP 24 001 80 - GW 06</w:t>
            </w:r>
            <w:bookmarkEnd w:id="319"/>
          </w:p>
        </w:tc>
      </w:tr>
      <w:tr w:rsidR="00EB5346" w14:paraId="578EEB7F"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2ED89B28" w14:textId="77777777" w:rsidR="00EB5346" w:rsidRPr="00AE7201" w:rsidRDefault="00EB5346" w:rsidP="00DC69A0">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2064" w:type="dxa"/>
          </w:tcPr>
          <w:p w14:paraId="46C5287E" w14:textId="77777777" w:rsidR="00EB5346" w:rsidRPr="00AE7201" w:rsidRDefault="00EB5346"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2021</w:t>
            </w:r>
          </w:p>
        </w:tc>
        <w:tc>
          <w:tcPr>
            <w:tcW w:w="2292" w:type="dxa"/>
          </w:tcPr>
          <w:p w14:paraId="14AF573F" w14:textId="77777777" w:rsidR="00EB5346" w:rsidRPr="00AE7201" w:rsidRDefault="00EB5346"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2292" w:type="dxa"/>
          </w:tcPr>
          <w:p w14:paraId="25B2CDD3" w14:textId="77777777" w:rsidR="00EB5346" w:rsidRPr="00AE7201" w:rsidRDefault="00EB5346"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EB5346" w14:paraId="67B92623" w14:textId="77777777" w:rsidTr="00DC69A0">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0ED4ACB" w14:textId="77777777" w:rsidR="00EB5346" w:rsidRPr="00AE7201" w:rsidRDefault="00EB5346" w:rsidP="00DC69A0">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2064" w:type="dxa"/>
            <w:vAlign w:val="center"/>
          </w:tcPr>
          <w:p w14:paraId="4A5B178D" w14:textId="77777777" w:rsidR="00EB5346" w:rsidRPr="00AE7201" w:rsidRDefault="00EB5346" w:rsidP="00DC69A0">
            <w:pPr>
              <w:jc w:val="center"/>
              <w:cnfStyle w:val="000000010000" w:firstRow="0" w:lastRow="0" w:firstColumn="0" w:lastColumn="0" w:oddVBand="0" w:evenVBand="0" w:oddHBand="0" w:evenHBand="1" w:firstRowFirstColumn="0" w:firstRowLastColumn="0" w:lastRowFirstColumn="0" w:lastRowLastColumn="0"/>
            </w:pPr>
            <w:r>
              <w:t>82,3%</w:t>
            </w:r>
          </w:p>
        </w:tc>
        <w:tc>
          <w:tcPr>
            <w:tcW w:w="2292" w:type="dxa"/>
            <w:vAlign w:val="center"/>
          </w:tcPr>
          <w:p w14:paraId="23A352D8" w14:textId="77777777" w:rsidR="00EB5346" w:rsidRPr="00AE7201" w:rsidRDefault="00EB5346" w:rsidP="00DC69A0">
            <w:pPr>
              <w:jc w:val="center"/>
              <w:cnfStyle w:val="000000010000" w:firstRow="0" w:lastRow="0" w:firstColumn="0" w:lastColumn="0" w:oddVBand="0" w:evenVBand="0" w:oddHBand="0" w:evenHBand="1" w:firstRowFirstColumn="0" w:firstRowLastColumn="0" w:lastRowFirstColumn="0" w:lastRowLastColumn="0"/>
            </w:pPr>
            <w:r>
              <w:t>88,3%</w:t>
            </w:r>
          </w:p>
        </w:tc>
        <w:tc>
          <w:tcPr>
            <w:tcW w:w="2292" w:type="dxa"/>
          </w:tcPr>
          <w:p w14:paraId="4BADDB0C" w14:textId="77777777" w:rsidR="00EB5346" w:rsidRPr="00AE7201" w:rsidRDefault="00EB5346" w:rsidP="00DC69A0">
            <w:pPr>
              <w:jc w:val="center"/>
              <w:cnfStyle w:val="000000010000" w:firstRow="0" w:lastRow="0" w:firstColumn="0" w:lastColumn="0" w:oddVBand="0" w:evenVBand="0" w:oddHBand="0" w:evenHBand="1" w:firstRowFirstColumn="0" w:firstRowLastColumn="0" w:lastRowFirstColumn="0" w:lastRowLastColumn="0"/>
            </w:pPr>
            <w:r>
              <w:t>94,2%</w:t>
            </w:r>
          </w:p>
        </w:tc>
      </w:tr>
      <w:tr w:rsidR="00EB5346" w14:paraId="2A432107"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4F8F132" w14:textId="77777777" w:rsidR="00EB5346" w:rsidRPr="00AE7201" w:rsidRDefault="00EB5346" w:rsidP="00DC69A0">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2064" w:type="dxa"/>
            <w:vAlign w:val="center"/>
          </w:tcPr>
          <w:p w14:paraId="1D49D4E5" w14:textId="77777777" w:rsidR="00EB5346" w:rsidRPr="00AE7201" w:rsidRDefault="00EB5346" w:rsidP="00DC69A0">
            <w:pPr>
              <w:jc w:val="center"/>
              <w:cnfStyle w:val="000000100000" w:firstRow="0" w:lastRow="0" w:firstColumn="0" w:lastColumn="0" w:oddVBand="0" w:evenVBand="0" w:oddHBand="1" w:evenHBand="0" w:firstRowFirstColumn="0" w:firstRowLastColumn="0" w:lastRowFirstColumn="0" w:lastRowLastColumn="0"/>
            </w:pPr>
            <w:r>
              <w:t>17,7%</w:t>
            </w:r>
          </w:p>
        </w:tc>
        <w:tc>
          <w:tcPr>
            <w:tcW w:w="2292" w:type="dxa"/>
            <w:vAlign w:val="center"/>
          </w:tcPr>
          <w:p w14:paraId="347924D7" w14:textId="77777777" w:rsidR="00EB5346" w:rsidRPr="00AE7201" w:rsidRDefault="00EB5346" w:rsidP="00DC69A0">
            <w:pPr>
              <w:jc w:val="center"/>
              <w:cnfStyle w:val="000000100000" w:firstRow="0" w:lastRow="0" w:firstColumn="0" w:lastColumn="0" w:oddVBand="0" w:evenVBand="0" w:oddHBand="1" w:evenHBand="0" w:firstRowFirstColumn="0" w:firstRowLastColumn="0" w:lastRowFirstColumn="0" w:lastRowLastColumn="0"/>
            </w:pPr>
            <w:r>
              <w:t>11,7%</w:t>
            </w:r>
          </w:p>
        </w:tc>
        <w:tc>
          <w:tcPr>
            <w:tcW w:w="2292" w:type="dxa"/>
          </w:tcPr>
          <w:p w14:paraId="2687292B" w14:textId="77777777" w:rsidR="00EB5346" w:rsidRPr="00AE7201" w:rsidRDefault="00EB5346" w:rsidP="00DC69A0">
            <w:pPr>
              <w:jc w:val="center"/>
              <w:cnfStyle w:val="000000100000" w:firstRow="0" w:lastRow="0" w:firstColumn="0" w:lastColumn="0" w:oddVBand="0" w:evenVBand="0" w:oddHBand="1" w:evenHBand="0" w:firstRowFirstColumn="0" w:firstRowLastColumn="0" w:lastRowFirstColumn="0" w:lastRowLastColumn="0"/>
            </w:pPr>
            <w:r>
              <w:t>5,8%</w:t>
            </w:r>
          </w:p>
        </w:tc>
      </w:tr>
      <w:tr w:rsidR="00EB5346" w14:paraId="03DB2731" w14:textId="77777777" w:rsidTr="00DC69A0">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C56CB2E" w14:textId="77777777" w:rsidR="00EB5346" w:rsidRPr="00AE7201" w:rsidRDefault="00EB5346" w:rsidP="00DC69A0">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2064" w:type="dxa"/>
            <w:vAlign w:val="center"/>
          </w:tcPr>
          <w:p w14:paraId="58BD820B" w14:textId="77777777" w:rsidR="00EB5346" w:rsidRDefault="00EB5346" w:rsidP="00EB5346">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7932D435" w14:textId="77777777" w:rsidR="00EB5346" w:rsidRDefault="00EB5346" w:rsidP="00EB5346">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2E03EAE5" w14:textId="77777777" w:rsidR="00EB5346" w:rsidRPr="001B77E3" w:rsidRDefault="00EB5346" w:rsidP="00EB5346">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2292" w:type="dxa"/>
            <w:vAlign w:val="center"/>
          </w:tcPr>
          <w:p w14:paraId="67570D69" w14:textId="77777777" w:rsidR="00EB5346" w:rsidRDefault="00EB5346" w:rsidP="00EB5346">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11AA5428" w14:textId="77777777" w:rsidR="00EB5346" w:rsidRPr="00AE7201" w:rsidRDefault="00EB5346" w:rsidP="00EB5346">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2292" w:type="dxa"/>
            <w:vAlign w:val="center"/>
          </w:tcPr>
          <w:p w14:paraId="4E6B424B" w14:textId="77777777" w:rsidR="00EB5346" w:rsidRPr="00EE31F4" w:rsidRDefault="00EB5346" w:rsidP="00EB5346">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tc>
      </w:tr>
    </w:tbl>
    <w:p w14:paraId="097B4484" w14:textId="77777777" w:rsidR="00EB5346" w:rsidRPr="005B1588" w:rsidRDefault="00EB5346" w:rsidP="00EB5346">
      <w:pPr>
        <w:rPr>
          <w:sz w:val="18"/>
          <w:szCs w:val="18"/>
          <w:lang w:val="es-ES"/>
        </w:rPr>
      </w:pPr>
      <w:r w:rsidRPr="005B1588">
        <w:rPr>
          <w:sz w:val="18"/>
          <w:szCs w:val="18"/>
          <w:lang w:val="es-ES"/>
        </w:rPr>
        <w:t xml:space="preserve">* Límite </w:t>
      </w:r>
      <w:r>
        <w:rPr>
          <w:sz w:val="18"/>
          <w:szCs w:val="18"/>
          <w:lang w:val="es-ES"/>
        </w:rPr>
        <w:t>correspondiente a la</w:t>
      </w:r>
      <w:r w:rsidRPr="005B1588">
        <w:rPr>
          <w:sz w:val="18"/>
          <w:szCs w:val="18"/>
          <w:lang w:val="es-ES"/>
        </w:rPr>
        <w:t xml:space="preserve"> NP 24 001 80</w:t>
      </w:r>
    </w:p>
    <w:p w14:paraId="59003AE4" w14:textId="77777777" w:rsidR="00EB5346" w:rsidRDefault="00EB5346" w:rsidP="00EB5346"/>
    <w:p w14:paraId="78E02CD8" w14:textId="77777777" w:rsidR="00EB5346" w:rsidRDefault="00EB5346" w:rsidP="00EB5346">
      <w:r>
        <w:t>Se encuentra que el pozo presenta aguas ligeramente acidad, que aún se encuentran dentro del rango de aptos para consumo según NP 24 001 80.</w:t>
      </w:r>
    </w:p>
    <w:p w14:paraId="647B73E4" w14:textId="77777777" w:rsidR="001657DE" w:rsidRDefault="001657DE" w:rsidP="001B3BF7">
      <w:pPr>
        <w:spacing w:line="259" w:lineRule="auto"/>
        <w:contextualSpacing w:val="0"/>
        <w:rPr>
          <w:lang w:val="es-ES"/>
        </w:rPr>
      </w:pPr>
    </w:p>
    <w:p w14:paraId="4B254983" w14:textId="77777777" w:rsidR="00EB5346" w:rsidRDefault="00EB5346" w:rsidP="001B3BF7">
      <w:pPr>
        <w:spacing w:line="259" w:lineRule="auto"/>
        <w:contextualSpacing w:val="0"/>
        <w:rPr>
          <w:lang w:val="es-ES"/>
        </w:rPr>
      </w:pPr>
    </w:p>
    <w:p w14:paraId="708207C5" w14:textId="77777777" w:rsidR="00EB5346" w:rsidRDefault="00EB5346" w:rsidP="001B3BF7">
      <w:pPr>
        <w:spacing w:line="259" w:lineRule="auto"/>
        <w:contextualSpacing w:val="0"/>
        <w:rPr>
          <w:lang w:val="es-ES"/>
        </w:rPr>
      </w:pPr>
    </w:p>
    <w:p w14:paraId="5B6F7894" w14:textId="77777777" w:rsidR="00D14FCF" w:rsidRDefault="00D14FCF" w:rsidP="001B3BF7">
      <w:pPr>
        <w:spacing w:line="259" w:lineRule="auto"/>
        <w:contextualSpacing w:val="0"/>
        <w:rPr>
          <w:lang w:val="es-ES"/>
        </w:rPr>
      </w:pPr>
    </w:p>
    <w:p w14:paraId="477100F5" w14:textId="77777777" w:rsidR="00EB5346" w:rsidRDefault="00EB5346" w:rsidP="001B3BF7">
      <w:pPr>
        <w:spacing w:line="259" w:lineRule="auto"/>
        <w:contextualSpacing w:val="0"/>
        <w:rPr>
          <w:lang w:val="es-ES"/>
        </w:rPr>
      </w:pPr>
    </w:p>
    <w:p w14:paraId="2602C6C7" w14:textId="77777777" w:rsidR="00EB5346" w:rsidRDefault="00EB5346" w:rsidP="001B3BF7">
      <w:pPr>
        <w:spacing w:line="259" w:lineRule="auto"/>
        <w:contextualSpacing w:val="0"/>
        <w:rPr>
          <w:lang w:val="es-ES"/>
        </w:rPr>
      </w:pPr>
    </w:p>
    <w:p w14:paraId="3CFF89D8" w14:textId="05A2F585" w:rsidR="00FE53C2" w:rsidRPr="00FE53C2" w:rsidRDefault="00EB5346" w:rsidP="001B3BF7">
      <w:pPr>
        <w:pStyle w:val="Ttulo2"/>
      </w:pPr>
      <w:bookmarkStart w:id="320" w:name="_Toc70326644"/>
      <w:bookmarkStart w:id="321" w:name="_Toc70327452"/>
      <w:bookmarkStart w:id="322" w:name="_Toc108566588"/>
      <w:r>
        <w:t>4.1</w:t>
      </w:r>
      <w:r w:rsidR="009B473C">
        <w:t>.23</w:t>
      </w:r>
      <w:r w:rsidR="00FE53C2" w:rsidRPr="00FE53C2">
        <w:t xml:space="preserve"> </w:t>
      </w:r>
      <w:bookmarkEnd w:id="320"/>
      <w:bookmarkEnd w:id="321"/>
      <w:r w:rsidRPr="00EB5346">
        <w:t>Análisis del punto GW 07</w:t>
      </w:r>
      <w:bookmarkEnd w:id="322"/>
    </w:p>
    <w:p w14:paraId="5D8B2813" w14:textId="77777777" w:rsidR="003C18AB" w:rsidRDefault="003C18AB" w:rsidP="000157FC">
      <w:pPr>
        <w:spacing w:line="259" w:lineRule="auto"/>
        <w:contextualSpacing w:val="0"/>
        <w:jc w:val="both"/>
      </w:pPr>
    </w:p>
    <w:p w14:paraId="272CF24C" w14:textId="77777777" w:rsidR="00EB5346" w:rsidRDefault="00EB5346" w:rsidP="00EB5346">
      <w:pPr>
        <w:spacing w:line="259" w:lineRule="auto"/>
        <w:contextualSpacing w:val="0"/>
      </w:pPr>
      <w:r>
        <w:t>La estación de monitoreo GW 07 se encuentra en la Zona industrial de PARACEL, en lugar conocido como Zapatero-cue, 15 km al norte de la ciudad de Concepción. Sus coordenadas UTM de referencia son 21K 449489.00 m E 7428479.00 m S.</w:t>
      </w:r>
    </w:p>
    <w:p w14:paraId="02580895" w14:textId="77777777" w:rsidR="00EB5346" w:rsidRDefault="00EB5346" w:rsidP="00EB5346">
      <w:pPr>
        <w:spacing w:line="259" w:lineRule="auto"/>
        <w:contextualSpacing w:val="0"/>
      </w:pPr>
    </w:p>
    <w:p w14:paraId="064DEDBC" w14:textId="77777777" w:rsidR="00EB5346" w:rsidRDefault="00EB5346" w:rsidP="00EB5346">
      <w:pPr>
        <w:spacing w:line="259" w:lineRule="auto"/>
        <w:contextualSpacing w:val="0"/>
      </w:pPr>
      <w:r>
        <w:t xml:space="preserve">La estación corresponde a un pozo artesiano que se encuentra en la sede y oficina de PARACEL dentro del área industrial y se utiliza para la provisión de agua del sitio. </w:t>
      </w:r>
    </w:p>
    <w:p w14:paraId="76A60237" w14:textId="77777777" w:rsidR="00EB5346" w:rsidRDefault="00EB5346" w:rsidP="00EB5346">
      <w:pPr>
        <w:spacing w:line="259" w:lineRule="auto"/>
        <w:contextualSpacing w:val="0"/>
      </w:pPr>
    </w:p>
    <w:p w14:paraId="3B60713F" w14:textId="104B7257" w:rsidR="003C18AB" w:rsidRDefault="00EB5346" w:rsidP="00EB5346">
      <w:pPr>
        <w:spacing w:line="259" w:lineRule="auto"/>
        <w:contextualSpacing w:val="0"/>
      </w:pPr>
      <w:r>
        <w:t>En base a los resultados de laboratorio obtenidos en las sucesivas campañas se aplicó el índice de calidad de agua (ICA) y se evaluó el grado de cumplimiento de los límites de calidad para agua potable establecidos en las normas nacionales.</w:t>
      </w:r>
    </w:p>
    <w:p w14:paraId="4AA376ED" w14:textId="77777777" w:rsidR="00EB5346" w:rsidRDefault="00EB5346" w:rsidP="00EB5346">
      <w:pPr>
        <w:spacing w:line="259" w:lineRule="auto"/>
        <w:contextualSpacing w:val="0"/>
      </w:pPr>
    </w:p>
    <w:p w14:paraId="16CBC3E9" w14:textId="2227720D" w:rsidR="00EB5346" w:rsidRDefault="00EB5346" w:rsidP="00EB5346">
      <w:pPr>
        <w:spacing w:line="259" w:lineRule="auto"/>
        <w:contextualSpacing w:val="0"/>
      </w:pPr>
      <w:r>
        <w:rPr>
          <w:noProof/>
          <w:lang w:val="es-ES" w:eastAsia="es-ES"/>
        </w:rPr>
        <w:drawing>
          <wp:inline distT="0" distB="0" distL="0" distR="0" wp14:anchorId="5E4F1D3C" wp14:editId="679EE203">
            <wp:extent cx="5400040" cy="2788315"/>
            <wp:effectExtent l="0" t="0" r="10160" b="12065"/>
            <wp:docPr id="566" name="Gráfico 56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tbl>
      <w:tblPr>
        <w:tblStyle w:val="Tablaconcuadrcula"/>
        <w:tblW w:w="4942" w:type="pct"/>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141"/>
        <w:gridCol w:w="1495"/>
        <w:gridCol w:w="1496"/>
        <w:gridCol w:w="1495"/>
        <w:gridCol w:w="1496"/>
        <w:gridCol w:w="1496"/>
      </w:tblGrid>
      <w:tr w:rsidR="00EB5346" w14:paraId="37F31558" w14:textId="77777777" w:rsidTr="00DC69A0">
        <w:trPr>
          <w:jc w:val="right"/>
        </w:trPr>
        <w:tc>
          <w:tcPr>
            <w:tcW w:w="662" w:type="pct"/>
            <w:vAlign w:val="center"/>
          </w:tcPr>
          <w:p w14:paraId="206C3D0D" w14:textId="77777777" w:rsidR="00EB5346" w:rsidRPr="002A42A5" w:rsidRDefault="00EB5346" w:rsidP="00DC69A0">
            <w:pPr>
              <w:jc w:val="center"/>
              <w:rPr>
                <w:sz w:val="14"/>
                <w:szCs w:val="14"/>
              </w:rPr>
            </w:pPr>
            <w:r w:rsidRPr="002A42A5">
              <w:rPr>
                <w:sz w:val="14"/>
                <w:szCs w:val="14"/>
              </w:rPr>
              <w:t>ESCALA ICA</w:t>
            </w:r>
          </w:p>
        </w:tc>
        <w:tc>
          <w:tcPr>
            <w:tcW w:w="867" w:type="pct"/>
            <w:shd w:val="clear" w:color="auto" w:fill="2E74B5" w:themeFill="accent1" w:themeFillShade="BF"/>
            <w:vAlign w:val="center"/>
          </w:tcPr>
          <w:p w14:paraId="736ECE5F" w14:textId="77777777" w:rsidR="00EB5346" w:rsidRPr="002A42A5" w:rsidRDefault="00EB5346" w:rsidP="00DC69A0">
            <w:pPr>
              <w:jc w:val="center"/>
              <w:rPr>
                <w:sz w:val="14"/>
                <w:szCs w:val="14"/>
              </w:rPr>
            </w:pPr>
            <w:r w:rsidRPr="002A42A5">
              <w:rPr>
                <w:sz w:val="14"/>
                <w:szCs w:val="14"/>
              </w:rPr>
              <w:t>Excelente: &lt; 50</w:t>
            </w:r>
          </w:p>
        </w:tc>
        <w:tc>
          <w:tcPr>
            <w:tcW w:w="868" w:type="pct"/>
            <w:shd w:val="clear" w:color="auto" w:fill="6CAB68"/>
            <w:vAlign w:val="center"/>
          </w:tcPr>
          <w:p w14:paraId="7CF00A9E" w14:textId="77777777" w:rsidR="00EB5346" w:rsidRPr="002A42A5" w:rsidRDefault="00EB5346" w:rsidP="00DC69A0">
            <w:pPr>
              <w:jc w:val="center"/>
              <w:rPr>
                <w:sz w:val="14"/>
                <w:szCs w:val="14"/>
              </w:rPr>
            </w:pPr>
            <w:r w:rsidRPr="002A42A5">
              <w:rPr>
                <w:sz w:val="14"/>
                <w:szCs w:val="14"/>
              </w:rPr>
              <w:t>Buena: 50-100</w:t>
            </w:r>
          </w:p>
        </w:tc>
        <w:tc>
          <w:tcPr>
            <w:tcW w:w="867" w:type="pct"/>
            <w:shd w:val="clear" w:color="auto" w:fill="F8F32B"/>
            <w:vAlign w:val="center"/>
          </w:tcPr>
          <w:p w14:paraId="1FD45632" w14:textId="77777777" w:rsidR="00EB5346" w:rsidRPr="002A42A5" w:rsidRDefault="00EB5346" w:rsidP="00DC69A0">
            <w:pPr>
              <w:jc w:val="center"/>
              <w:rPr>
                <w:sz w:val="14"/>
                <w:szCs w:val="14"/>
              </w:rPr>
            </w:pPr>
            <w:r w:rsidRPr="002A42A5">
              <w:rPr>
                <w:sz w:val="14"/>
                <w:szCs w:val="14"/>
              </w:rPr>
              <w:t>Pobre: 101-200</w:t>
            </w:r>
          </w:p>
        </w:tc>
        <w:tc>
          <w:tcPr>
            <w:tcW w:w="868" w:type="pct"/>
            <w:shd w:val="clear" w:color="auto" w:fill="FFC000"/>
            <w:vAlign w:val="center"/>
          </w:tcPr>
          <w:p w14:paraId="2FFB8D50" w14:textId="77777777" w:rsidR="00EB5346" w:rsidRPr="002A42A5" w:rsidRDefault="00EB5346" w:rsidP="00DC69A0">
            <w:pPr>
              <w:jc w:val="center"/>
              <w:rPr>
                <w:sz w:val="14"/>
                <w:szCs w:val="14"/>
              </w:rPr>
            </w:pPr>
            <w:r w:rsidRPr="002A42A5">
              <w:rPr>
                <w:sz w:val="14"/>
                <w:szCs w:val="14"/>
              </w:rPr>
              <w:t>Muy pobre: 201-300</w:t>
            </w:r>
          </w:p>
        </w:tc>
        <w:tc>
          <w:tcPr>
            <w:tcW w:w="868" w:type="pct"/>
            <w:shd w:val="clear" w:color="auto" w:fill="CC3300"/>
            <w:vAlign w:val="center"/>
          </w:tcPr>
          <w:p w14:paraId="60690509" w14:textId="77777777" w:rsidR="00EB5346" w:rsidRPr="002A42A5" w:rsidRDefault="00EB5346" w:rsidP="00DC69A0">
            <w:pPr>
              <w:jc w:val="center"/>
              <w:rPr>
                <w:sz w:val="14"/>
                <w:szCs w:val="14"/>
              </w:rPr>
            </w:pPr>
            <w:r w:rsidRPr="002A42A5">
              <w:rPr>
                <w:sz w:val="14"/>
                <w:szCs w:val="14"/>
              </w:rPr>
              <w:t>No apta: &gt;300</w:t>
            </w:r>
          </w:p>
        </w:tc>
      </w:tr>
    </w:tbl>
    <w:p w14:paraId="73771F0E" w14:textId="53DD7BDC" w:rsidR="00A132D7" w:rsidRPr="00930612" w:rsidRDefault="00626AE4" w:rsidP="00626AE4">
      <w:pPr>
        <w:pStyle w:val="Descripcin"/>
        <w:keepNext/>
        <w:spacing w:after="0"/>
        <w:jc w:val="left"/>
      </w:pPr>
      <w:bookmarkStart w:id="323" w:name="_Toc108470376"/>
      <w:r>
        <w:t xml:space="preserve">Figura </w:t>
      </w:r>
      <w:fldSimple w:instr=" SEQ Figura \* ARABIC ">
        <w:r>
          <w:rPr>
            <w:noProof/>
          </w:rPr>
          <w:t>44</w:t>
        </w:r>
      </w:fldSimple>
      <w:r>
        <w:t xml:space="preserve">. </w:t>
      </w:r>
      <w:r w:rsidR="00EB5346" w:rsidRPr="00EB5346">
        <w:t>Evaluación del punto de monitoreo GW 07</w:t>
      </w:r>
      <w:r w:rsidR="00930612">
        <w:t>.</w:t>
      </w:r>
      <w:bookmarkEnd w:id="323"/>
    </w:p>
    <w:p w14:paraId="24B4524C" w14:textId="77777777" w:rsidR="00977AAC" w:rsidRDefault="00977AAC" w:rsidP="001B3BF7">
      <w:pPr>
        <w:spacing w:line="259" w:lineRule="auto"/>
        <w:contextualSpacing w:val="0"/>
        <w:jc w:val="both"/>
      </w:pPr>
    </w:p>
    <w:p w14:paraId="154BEC8D" w14:textId="77777777" w:rsidR="00EB5346" w:rsidRPr="00FB6330" w:rsidRDefault="00EB5346" w:rsidP="00EB5346">
      <w:pPr>
        <w:jc w:val="both"/>
      </w:pPr>
      <w:proofErr w:type="gramStart"/>
      <w:r>
        <w:rPr>
          <w:lang w:val="es-ES"/>
        </w:rPr>
        <w:lastRenderedPageBreak/>
        <w:t>De acuerdo al</w:t>
      </w:r>
      <w:proofErr w:type="gramEnd"/>
      <w:r>
        <w:rPr>
          <w:lang w:val="es-ES"/>
        </w:rPr>
        <w:t xml:space="preserve"> ICA aplicado las aguas del pozo de monitoreo presentan una calidad excelente. En cuanto a los parámetros que no cumplen con los requisitos para agua potable se encuentran los indicadores microbiológicos y el pH</w:t>
      </w:r>
      <w:r w:rsidRPr="00FB6330">
        <w:t xml:space="preserve">; no se </w:t>
      </w:r>
      <w:r w:rsidRPr="0053521C">
        <w:t>registran elementos químicos fuera de los límites de referencia</w:t>
      </w:r>
    </w:p>
    <w:p w14:paraId="54690438" w14:textId="77777777" w:rsidR="00EB5346" w:rsidRDefault="00EB5346" w:rsidP="00EB5346">
      <w:pPr>
        <w:rPr>
          <w:lang w:val="es-ES"/>
        </w:rPr>
      </w:pPr>
    </w:p>
    <w:tbl>
      <w:tblPr>
        <w:tblStyle w:val="Cuadrculaclara"/>
        <w:tblW w:w="0" w:type="auto"/>
        <w:tblLook w:val="04A0" w:firstRow="1" w:lastRow="0" w:firstColumn="1" w:lastColumn="0" w:noHBand="0" w:noVBand="1"/>
      </w:tblPr>
      <w:tblGrid>
        <w:gridCol w:w="2416"/>
        <w:gridCol w:w="3151"/>
        <w:gridCol w:w="3153"/>
      </w:tblGrid>
      <w:tr w:rsidR="00EB5346" w14:paraId="62B54EC3" w14:textId="77777777" w:rsidTr="00DC69A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166" w:type="dxa"/>
            <w:gridSpan w:val="3"/>
          </w:tcPr>
          <w:p w14:paraId="5BD3AD89" w14:textId="1FDE810A" w:rsidR="00EB5346" w:rsidRPr="00D14FCF" w:rsidRDefault="00D14FCF" w:rsidP="00D14FCF">
            <w:pPr>
              <w:pStyle w:val="Descripcin"/>
              <w:keepNext/>
              <w:spacing w:after="0"/>
              <w:jc w:val="center"/>
              <w:rPr>
                <w:b w:val="0"/>
              </w:rPr>
            </w:pPr>
            <w:bookmarkStart w:id="324" w:name="_Toc108437009"/>
            <w:r w:rsidRPr="00D14FCF">
              <w:rPr>
                <w:b w:val="0"/>
              </w:rPr>
              <w:t xml:space="preserve">CUADRO </w:t>
            </w:r>
            <w:r w:rsidRPr="00D14FCF">
              <w:fldChar w:fldCharType="begin"/>
            </w:r>
            <w:r w:rsidRPr="00D14FCF">
              <w:rPr>
                <w:b w:val="0"/>
              </w:rPr>
              <w:instrText xml:space="preserve"> SEQ CUADRO \* ARABIC </w:instrText>
            </w:r>
            <w:r w:rsidRPr="00D14FCF">
              <w:fldChar w:fldCharType="separate"/>
            </w:r>
            <w:r w:rsidRPr="00D14FCF">
              <w:rPr>
                <w:b w:val="0"/>
                <w:noProof/>
              </w:rPr>
              <w:t>44</w:t>
            </w:r>
            <w:r w:rsidRPr="00D14FCF">
              <w:fldChar w:fldCharType="end"/>
            </w:r>
            <w:r w:rsidRPr="00D14FCF">
              <w:rPr>
                <w:b w:val="0"/>
              </w:rPr>
              <w:t xml:space="preserve">. </w:t>
            </w:r>
            <w:r w:rsidR="00EB5346" w:rsidRPr="00D14FCF">
              <w:rPr>
                <w:rFonts w:ascii="MADE Evolve Sans" w:hAnsi="MADE Evolve Sans"/>
                <w:b w:val="0"/>
                <w:color w:val="000000" w:themeColor="text1"/>
              </w:rPr>
              <w:t>CUMPLIMIENTO DE LA LEY 1614/2020 Y LA NP 24 001 80</w:t>
            </w:r>
            <w:r>
              <w:rPr>
                <w:rFonts w:ascii="MADE Evolve Sans" w:hAnsi="MADE Evolve Sans"/>
                <w:b w:val="0"/>
                <w:color w:val="000000" w:themeColor="text1"/>
              </w:rPr>
              <w:t xml:space="preserve"> – GW 07</w:t>
            </w:r>
            <w:bookmarkEnd w:id="324"/>
          </w:p>
        </w:tc>
      </w:tr>
      <w:tr w:rsidR="00EB5346" w14:paraId="59603A51"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tcPr>
          <w:p w14:paraId="609B818E" w14:textId="77777777" w:rsidR="00EB5346" w:rsidRPr="00AE7201" w:rsidRDefault="00EB5346" w:rsidP="00DC69A0">
            <w:pPr>
              <w:jc w:val="center"/>
              <w:rPr>
                <w:rFonts w:ascii="MADE Evolve Sans" w:hAnsi="MADE Evolve Sans"/>
                <w:color w:val="000000" w:themeColor="text1"/>
                <w:sz w:val="18"/>
                <w:szCs w:val="18"/>
              </w:rPr>
            </w:pPr>
            <w:r w:rsidRPr="00AE7201">
              <w:rPr>
                <w:rFonts w:ascii="MADE Evolve Sans" w:hAnsi="MADE Evolve Sans"/>
                <w:color w:val="000000" w:themeColor="text1"/>
                <w:sz w:val="18"/>
                <w:szCs w:val="18"/>
              </w:rPr>
              <w:t>INDICADORES</w:t>
            </w:r>
          </w:p>
        </w:tc>
        <w:tc>
          <w:tcPr>
            <w:tcW w:w="3324" w:type="dxa"/>
          </w:tcPr>
          <w:p w14:paraId="48C601F2" w14:textId="77777777" w:rsidR="00EB5346" w:rsidRPr="00AE7201" w:rsidRDefault="00EB5346"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DS 2021</w:t>
            </w:r>
          </w:p>
        </w:tc>
        <w:tc>
          <w:tcPr>
            <w:tcW w:w="3324" w:type="dxa"/>
          </w:tcPr>
          <w:p w14:paraId="6F458730" w14:textId="77777777" w:rsidR="00EB5346" w:rsidRPr="00AE7201" w:rsidRDefault="00EB5346" w:rsidP="00DC69A0">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AE7201">
              <w:rPr>
                <w:b/>
                <w:color w:val="000000" w:themeColor="text1"/>
                <w:sz w:val="18"/>
                <w:szCs w:val="18"/>
              </w:rPr>
              <w:t>RS 2022</w:t>
            </w:r>
          </w:p>
        </w:tc>
      </w:tr>
      <w:tr w:rsidR="00EB5346" w14:paraId="4951B826" w14:textId="77777777" w:rsidTr="00DC69A0">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BAA1542" w14:textId="77777777" w:rsidR="00EB5346" w:rsidRPr="00AE7201" w:rsidRDefault="00EB5346" w:rsidP="00DC69A0">
            <w:pPr>
              <w:jc w:val="both"/>
              <w:rPr>
                <w:rFonts w:ascii="MADE Evolve Sans" w:hAnsi="MADE Evolve Sans"/>
                <w:b w:val="0"/>
                <w:sz w:val="18"/>
                <w:szCs w:val="18"/>
              </w:rPr>
            </w:pPr>
            <w:r>
              <w:rPr>
                <w:rFonts w:ascii="MADE Evolve Sans" w:hAnsi="MADE Evolve Sans"/>
                <w:b w:val="0"/>
                <w:sz w:val="18"/>
                <w:szCs w:val="18"/>
              </w:rPr>
              <w:t>Conforme a los lí</w:t>
            </w:r>
            <w:r w:rsidRPr="00AE7201">
              <w:rPr>
                <w:rFonts w:ascii="MADE Evolve Sans" w:hAnsi="MADE Evolve Sans"/>
                <w:b w:val="0"/>
                <w:sz w:val="18"/>
                <w:szCs w:val="18"/>
              </w:rPr>
              <w:t>mites (%)</w:t>
            </w:r>
          </w:p>
        </w:tc>
        <w:tc>
          <w:tcPr>
            <w:tcW w:w="3324" w:type="dxa"/>
            <w:vAlign w:val="center"/>
          </w:tcPr>
          <w:p w14:paraId="26FE6B08" w14:textId="77777777" w:rsidR="00EB5346" w:rsidRPr="00435502" w:rsidRDefault="00EB5346" w:rsidP="00DC69A0">
            <w:pPr>
              <w:jc w:val="center"/>
              <w:cnfStyle w:val="000000010000" w:firstRow="0" w:lastRow="0" w:firstColumn="0" w:lastColumn="0" w:oddVBand="0" w:evenVBand="0" w:oddHBand="0" w:evenHBand="1" w:firstRowFirstColumn="0" w:firstRowLastColumn="0" w:lastRowFirstColumn="0" w:lastRowLastColumn="0"/>
              <w:rPr>
                <w:sz w:val="18"/>
                <w:szCs w:val="18"/>
              </w:rPr>
            </w:pPr>
            <w:r w:rsidRPr="00435502">
              <w:rPr>
                <w:sz w:val="18"/>
                <w:szCs w:val="18"/>
              </w:rPr>
              <w:t>82,3%</w:t>
            </w:r>
          </w:p>
        </w:tc>
        <w:tc>
          <w:tcPr>
            <w:tcW w:w="3324" w:type="dxa"/>
          </w:tcPr>
          <w:p w14:paraId="095CD485" w14:textId="77777777" w:rsidR="00EB5346" w:rsidRPr="00435502" w:rsidRDefault="00EB5346" w:rsidP="00DC69A0">
            <w:pPr>
              <w:jc w:val="center"/>
              <w:cnfStyle w:val="000000010000" w:firstRow="0" w:lastRow="0" w:firstColumn="0" w:lastColumn="0" w:oddVBand="0" w:evenVBand="0" w:oddHBand="0" w:evenHBand="1" w:firstRowFirstColumn="0" w:firstRowLastColumn="0" w:lastRowFirstColumn="0" w:lastRowLastColumn="0"/>
              <w:rPr>
                <w:sz w:val="18"/>
                <w:szCs w:val="18"/>
              </w:rPr>
            </w:pPr>
            <w:r w:rsidRPr="00435502">
              <w:rPr>
                <w:sz w:val="18"/>
                <w:szCs w:val="18"/>
              </w:rPr>
              <w:t>76,5%</w:t>
            </w:r>
          </w:p>
        </w:tc>
      </w:tr>
      <w:tr w:rsidR="00EB5346" w14:paraId="547F73D5" w14:textId="77777777" w:rsidTr="00DC69A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F126EBB" w14:textId="77777777" w:rsidR="00EB5346" w:rsidRPr="00AE7201" w:rsidRDefault="00EB5346" w:rsidP="00DC69A0">
            <w:pPr>
              <w:jc w:val="both"/>
              <w:rPr>
                <w:rFonts w:ascii="MADE Evolve Sans" w:hAnsi="MADE Evolve Sans"/>
                <w:b w:val="0"/>
                <w:sz w:val="18"/>
                <w:szCs w:val="18"/>
              </w:rPr>
            </w:pPr>
            <w:r>
              <w:rPr>
                <w:rFonts w:ascii="MADE Evolve Sans" w:hAnsi="MADE Evolve Sans"/>
                <w:b w:val="0"/>
                <w:sz w:val="18"/>
                <w:szCs w:val="18"/>
              </w:rPr>
              <w:t>Fuera de los lí</w:t>
            </w:r>
            <w:r w:rsidRPr="00AE7201">
              <w:rPr>
                <w:rFonts w:ascii="MADE Evolve Sans" w:hAnsi="MADE Evolve Sans"/>
                <w:b w:val="0"/>
                <w:sz w:val="18"/>
                <w:szCs w:val="18"/>
              </w:rPr>
              <w:t>mites (%)</w:t>
            </w:r>
          </w:p>
        </w:tc>
        <w:tc>
          <w:tcPr>
            <w:tcW w:w="3324" w:type="dxa"/>
            <w:vAlign w:val="center"/>
          </w:tcPr>
          <w:p w14:paraId="612EEF79" w14:textId="77777777" w:rsidR="00EB5346" w:rsidRPr="00435502" w:rsidRDefault="00EB5346" w:rsidP="00DC69A0">
            <w:pPr>
              <w:jc w:val="center"/>
              <w:cnfStyle w:val="000000100000" w:firstRow="0" w:lastRow="0" w:firstColumn="0" w:lastColumn="0" w:oddVBand="0" w:evenVBand="0" w:oddHBand="1" w:evenHBand="0" w:firstRowFirstColumn="0" w:firstRowLastColumn="0" w:lastRowFirstColumn="0" w:lastRowLastColumn="0"/>
              <w:rPr>
                <w:sz w:val="18"/>
                <w:szCs w:val="18"/>
              </w:rPr>
            </w:pPr>
            <w:r w:rsidRPr="00435502">
              <w:rPr>
                <w:sz w:val="18"/>
                <w:szCs w:val="18"/>
              </w:rPr>
              <w:t>17,7%</w:t>
            </w:r>
          </w:p>
        </w:tc>
        <w:tc>
          <w:tcPr>
            <w:tcW w:w="3324" w:type="dxa"/>
          </w:tcPr>
          <w:p w14:paraId="60A5D23E" w14:textId="77777777" w:rsidR="00EB5346" w:rsidRPr="00435502" w:rsidRDefault="00EB5346" w:rsidP="00DC69A0">
            <w:pPr>
              <w:jc w:val="center"/>
              <w:cnfStyle w:val="000000100000" w:firstRow="0" w:lastRow="0" w:firstColumn="0" w:lastColumn="0" w:oddVBand="0" w:evenVBand="0" w:oddHBand="1" w:evenHBand="0" w:firstRowFirstColumn="0" w:firstRowLastColumn="0" w:lastRowFirstColumn="0" w:lastRowLastColumn="0"/>
              <w:rPr>
                <w:sz w:val="18"/>
                <w:szCs w:val="18"/>
              </w:rPr>
            </w:pPr>
            <w:r w:rsidRPr="00435502">
              <w:rPr>
                <w:sz w:val="18"/>
                <w:szCs w:val="18"/>
              </w:rPr>
              <w:t>23,5%</w:t>
            </w:r>
          </w:p>
        </w:tc>
      </w:tr>
      <w:tr w:rsidR="00EB5346" w14:paraId="7DDD8462" w14:textId="77777777" w:rsidTr="00DC69A0">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88B8E04" w14:textId="77777777" w:rsidR="00EB5346" w:rsidRPr="00AE7201" w:rsidRDefault="00EB5346" w:rsidP="00DC69A0">
            <w:pPr>
              <w:jc w:val="both"/>
              <w:rPr>
                <w:rFonts w:ascii="MADE Evolve Sans" w:hAnsi="MADE Evolve Sans"/>
                <w:b w:val="0"/>
                <w:sz w:val="18"/>
                <w:szCs w:val="18"/>
              </w:rPr>
            </w:pPr>
            <w:r>
              <w:rPr>
                <w:rFonts w:ascii="MADE Evolve Sans" w:hAnsi="MADE Evolve Sans"/>
                <w:b w:val="0"/>
                <w:sz w:val="18"/>
                <w:szCs w:val="18"/>
              </w:rPr>
              <w:t>Parámetros fuera de los lí</w:t>
            </w:r>
            <w:r w:rsidRPr="00AE7201">
              <w:rPr>
                <w:rFonts w:ascii="MADE Evolve Sans" w:hAnsi="MADE Evolve Sans"/>
                <w:b w:val="0"/>
                <w:sz w:val="18"/>
                <w:szCs w:val="18"/>
              </w:rPr>
              <w:t>mites</w:t>
            </w:r>
          </w:p>
        </w:tc>
        <w:tc>
          <w:tcPr>
            <w:tcW w:w="3324" w:type="dxa"/>
            <w:vAlign w:val="center"/>
          </w:tcPr>
          <w:p w14:paraId="5CD40EE9" w14:textId="77777777" w:rsidR="00EB5346" w:rsidRDefault="00EB5346" w:rsidP="00EB5346">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4E4CEA38" w14:textId="77777777" w:rsidR="00EB5346" w:rsidRDefault="00EB5346" w:rsidP="00EB5346">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77C23D8F" w14:textId="77777777" w:rsidR="00EB5346" w:rsidRPr="00AE7201" w:rsidRDefault="00EB5346" w:rsidP="00EB5346">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fecales</w:t>
            </w:r>
          </w:p>
        </w:tc>
        <w:tc>
          <w:tcPr>
            <w:tcW w:w="3324" w:type="dxa"/>
            <w:vAlign w:val="center"/>
          </w:tcPr>
          <w:p w14:paraId="71C08145" w14:textId="77777777" w:rsidR="00EB5346" w:rsidRDefault="00EB5346" w:rsidP="00EB5346">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pH</w:t>
            </w:r>
          </w:p>
          <w:p w14:paraId="012C2AAF" w14:textId="77777777" w:rsidR="00EB5346" w:rsidRDefault="00EB5346" w:rsidP="00EB5346">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Coliformes totales</w:t>
            </w:r>
          </w:p>
          <w:p w14:paraId="166E1D5F" w14:textId="77777777" w:rsidR="00EB5346" w:rsidRDefault="00EB5346" w:rsidP="00EB5346">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 xml:space="preserve">Coliformes fecales </w:t>
            </w:r>
          </w:p>
          <w:p w14:paraId="196975EB" w14:textId="77777777" w:rsidR="00EB5346" w:rsidRPr="00435502" w:rsidRDefault="00EB5346" w:rsidP="00EB5346">
            <w:pPr>
              <w:pStyle w:val="Prrafodelista"/>
              <w:numPr>
                <w:ilvl w:val="0"/>
                <w:numId w:val="34"/>
              </w:numPr>
              <w:spacing w:line="240" w:lineRule="auto"/>
              <w:ind w:left="176" w:hanging="176"/>
              <w:jc w:val="both"/>
              <w:cnfStyle w:val="000000010000" w:firstRow="0" w:lastRow="0" w:firstColumn="0" w:lastColumn="0" w:oddVBand="0" w:evenVBand="0" w:oddHBand="0" w:evenHBand="1" w:firstRowFirstColumn="0" w:firstRowLastColumn="0" w:lastRowFirstColumn="0" w:lastRowLastColumn="0"/>
              <w:rPr>
                <w:i/>
                <w:sz w:val="18"/>
                <w:szCs w:val="18"/>
              </w:rPr>
            </w:pPr>
            <w:proofErr w:type="spellStart"/>
            <w:r w:rsidRPr="00435502">
              <w:rPr>
                <w:i/>
                <w:sz w:val="18"/>
                <w:szCs w:val="18"/>
              </w:rPr>
              <w:t>Escherichia</w:t>
            </w:r>
            <w:proofErr w:type="spellEnd"/>
            <w:r w:rsidRPr="00435502">
              <w:rPr>
                <w:i/>
                <w:sz w:val="18"/>
                <w:szCs w:val="18"/>
              </w:rPr>
              <w:t xml:space="preserve"> </w:t>
            </w:r>
            <w:proofErr w:type="spellStart"/>
            <w:r w:rsidRPr="00435502">
              <w:rPr>
                <w:i/>
                <w:sz w:val="18"/>
                <w:szCs w:val="18"/>
              </w:rPr>
              <w:t>coli</w:t>
            </w:r>
            <w:proofErr w:type="spellEnd"/>
          </w:p>
        </w:tc>
      </w:tr>
    </w:tbl>
    <w:p w14:paraId="362C9B27" w14:textId="77777777" w:rsidR="00EB5346" w:rsidRPr="005B1588" w:rsidRDefault="00EB5346" w:rsidP="00EB5346">
      <w:pPr>
        <w:rPr>
          <w:sz w:val="18"/>
          <w:szCs w:val="18"/>
          <w:lang w:val="es-ES"/>
        </w:rPr>
      </w:pPr>
      <w:r w:rsidRPr="005B1588">
        <w:rPr>
          <w:sz w:val="18"/>
          <w:szCs w:val="18"/>
          <w:lang w:val="es-ES"/>
        </w:rPr>
        <w:t xml:space="preserve">* Límite </w:t>
      </w:r>
      <w:r>
        <w:rPr>
          <w:sz w:val="18"/>
          <w:szCs w:val="18"/>
          <w:lang w:val="es-ES"/>
        </w:rPr>
        <w:t>correspondiente a la</w:t>
      </w:r>
      <w:r w:rsidRPr="005B1588">
        <w:rPr>
          <w:sz w:val="18"/>
          <w:szCs w:val="18"/>
          <w:lang w:val="es-ES"/>
        </w:rPr>
        <w:t xml:space="preserve"> NP 24 001 80</w:t>
      </w:r>
    </w:p>
    <w:p w14:paraId="6848E67B" w14:textId="77777777" w:rsidR="00EB5346" w:rsidRDefault="00EB5346" w:rsidP="00EB5346"/>
    <w:p w14:paraId="4FBEE92E" w14:textId="77777777" w:rsidR="00EB5346" w:rsidRDefault="00EB5346" w:rsidP="00EB5346">
      <w:pPr>
        <w:jc w:val="both"/>
      </w:pPr>
      <w:r>
        <w:t>El pozo presenta aguas ligeramente acidas, por debajo del límite inferior de 6,5 establecido en Ley 1614/2000</w:t>
      </w:r>
      <w:r w:rsidRPr="00FB6330">
        <w:t xml:space="preserve">; </w:t>
      </w:r>
      <w:r>
        <w:t xml:space="preserve">la Norma Paraguaya NP 24 001 80 admite una tolerancia de </w:t>
      </w:r>
      <w:proofErr w:type="gramStart"/>
      <w:r>
        <w:t>pH  entre</w:t>
      </w:r>
      <w:proofErr w:type="gramEnd"/>
      <w:r>
        <w:t xml:space="preserve"> 5,0 a 9,0 para aguas subterráneas sin sistemas de distribución, atendiendo que la menor lectura de pH en el punto fue de 5,75 se puede afirmar que el pH aún se encuentra dentro los limites aptos para consumo humano. </w:t>
      </w:r>
    </w:p>
    <w:p w14:paraId="183846A6" w14:textId="2E78DD33" w:rsidR="001657DE" w:rsidRDefault="001657DE" w:rsidP="001B3BF7">
      <w:pPr>
        <w:spacing w:line="259" w:lineRule="auto"/>
        <w:contextualSpacing w:val="0"/>
        <w:jc w:val="both"/>
      </w:pPr>
    </w:p>
    <w:p w14:paraId="5C02021E" w14:textId="4B31C59A" w:rsidR="00BA74DD" w:rsidRDefault="00BA74DD" w:rsidP="001B3BF7">
      <w:pPr>
        <w:spacing w:line="259" w:lineRule="auto"/>
        <w:contextualSpacing w:val="0"/>
      </w:pPr>
    </w:p>
    <w:p w14:paraId="02E19B66" w14:textId="0F55B570" w:rsidR="00A9348E" w:rsidRDefault="000C4575" w:rsidP="00EB5346">
      <w:r>
        <w:t>.</w:t>
      </w:r>
    </w:p>
    <w:sectPr w:rsidR="00A9348E" w:rsidSect="00FE53C2">
      <w:pgSz w:w="11906" w:h="16838" w:code="9"/>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D0913" w14:textId="77777777" w:rsidR="00071D4E" w:rsidRDefault="00071D4E" w:rsidP="00B3057B">
      <w:pPr>
        <w:spacing w:line="240" w:lineRule="auto"/>
      </w:pPr>
      <w:r>
        <w:separator/>
      </w:r>
    </w:p>
  </w:endnote>
  <w:endnote w:type="continuationSeparator" w:id="0">
    <w:p w14:paraId="127A83FA" w14:textId="77777777" w:rsidR="00071D4E" w:rsidRDefault="00071D4E" w:rsidP="00B305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DE Evolve Sans">
    <w:altName w:val="Calibri"/>
    <w:panose1 w:val="00000000000000000000"/>
    <w:charset w:val="00"/>
    <w:family w:val="modern"/>
    <w:notTrueType/>
    <w:pitch w:val="variable"/>
    <w:sig w:usb0="00000001" w:usb1="1000004A" w:usb2="00000000" w:usb3="00000000" w:csb0="00000097" w:csb1="00000000"/>
  </w:font>
  <w:font w:name="Swis721 Lt BT">
    <w:altName w:val="Calibri"/>
    <w:charset w:val="00"/>
    <w:family w:val="swiss"/>
    <w:pitch w:val="variable"/>
    <w:sig w:usb0="00000001" w:usb1="00000000" w:usb2="00000000" w:usb3="00000000" w:csb0="0000001B"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lbertus Medium">
    <w:altName w:val="Eras Medium ITC"/>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altName w:val="Yu Gothic"/>
    <w:panose1 w:val="020B0604020202020204"/>
    <w:charset w:val="80"/>
    <w:family w:val="swiss"/>
    <w:pitch w:val="variable"/>
    <w:sig w:usb0="F7FFAFFF" w:usb1="E9DFFFFF" w:usb2="0000003F" w:usb3="00000000" w:csb0="003F01FF" w:csb1="00000000"/>
  </w:font>
  <w:font w:name="Cambria">
    <w:altName w:val="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Palatino-Italic">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EAFCF" w14:textId="77777777" w:rsidR="0036342F" w:rsidRDefault="0036342F" w:rsidP="006F1481">
    <w:pPr>
      <w:pStyle w:val="Piedepgina"/>
      <w:tabs>
        <w:tab w:val="left" w:pos="4956"/>
        <w:tab w:val="left" w:pos="5664"/>
      </w:tabs>
      <w:rPr>
        <w:rFonts w:ascii="Albertus Medium" w:hAnsi="Albertus Medium"/>
        <w:b/>
        <w:sz w:val="16"/>
        <w:szCs w:val="16"/>
      </w:rPr>
    </w:pPr>
    <w:r>
      <w:rPr>
        <w:noProof/>
        <w:lang w:val="es-ES" w:eastAsia="es-ES"/>
      </w:rPr>
      <mc:AlternateContent>
        <mc:Choice Requires="wps">
          <w:drawing>
            <wp:anchor distT="0" distB="0" distL="114300" distR="114300" simplePos="0" relativeHeight="251650048" behindDoc="0" locked="0" layoutInCell="1" allowOverlap="1" wp14:anchorId="7D45EB8F" wp14:editId="7E6AC116">
              <wp:simplePos x="0" y="0"/>
              <wp:positionH relativeFrom="column">
                <wp:posOffset>0</wp:posOffset>
              </wp:positionH>
              <wp:positionV relativeFrom="paragraph">
                <wp:posOffset>69215</wp:posOffset>
              </wp:positionV>
              <wp:extent cx="5410200" cy="0"/>
              <wp:effectExtent l="0" t="0" r="19050" b="19050"/>
              <wp:wrapNone/>
              <wp:docPr id="4" name="Conector recto 4"/>
              <wp:cNvGraphicFramePr/>
              <a:graphic xmlns:a="http://schemas.openxmlformats.org/drawingml/2006/main">
                <a:graphicData uri="http://schemas.microsoft.com/office/word/2010/wordprocessingShape">
                  <wps:wsp>
                    <wps:cNvCnPr/>
                    <wps:spPr>
                      <a:xfrm>
                        <a:off x="0" y="0"/>
                        <a:ext cx="5410200" cy="0"/>
                      </a:xfrm>
                      <a:prstGeom prst="line">
                        <a:avLst/>
                      </a:prstGeom>
                      <a:ln>
                        <a:solidFill>
                          <a:srgbClr val="123A52"/>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CD4860" id="Conector recto 4"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0,5.45pt" to="42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" strokecolor="#123a52" strokeweight=".5pt">
              <v:stroke joinstyle="miter"/>
            </v:line>
          </w:pict>
        </mc:Fallback>
      </mc:AlternateContent>
    </w:r>
  </w:p>
  <w:p w14:paraId="689B5C75" w14:textId="77777777" w:rsidR="0036342F" w:rsidRPr="00411573" w:rsidRDefault="0036342F" w:rsidP="006F1481">
    <w:pPr>
      <w:pStyle w:val="Sinespaciado"/>
      <w:rPr>
        <w:rFonts w:ascii="Swis721 Lt BT" w:hAnsi="Swis721 Lt BT"/>
        <w:sz w:val="16"/>
        <w:szCs w:val="16"/>
      </w:rPr>
    </w:pPr>
    <w:r>
      <w:rPr>
        <w:noProof/>
        <w:lang w:val="es-ES" w:eastAsia="es-ES"/>
      </w:rPr>
      <mc:AlternateContent>
        <mc:Choice Requires="wps">
          <w:drawing>
            <wp:anchor distT="0" distB="0" distL="114300" distR="114300" simplePos="0" relativeHeight="251651072" behindDoc="0" locked="0" layoutInCell="1" allowOverlap="1" wp14:anchorId="607E57CF" wp14:editId="69FB92EA">
              <wp:simplePos x="0" y="0"/>
              <wp:positionH relativeFrom="column">
                <wp:posOffset>5177790</wp:posOffset>
              </wp:positionH>
              <wp:positionV relativeFrom="paragraph">
                <wp:posOffset>55880</wp:posOffset>
              </wp:positionV>
              <wp:extent cx="266700" cy="238125"/>
              <wp:effectExtent l="0" t="0" r="0" b="9525"/>
              <wp:wrapNone/>
              <wp:docPr id="9" name="Cuadro de texto 9"/>
              <wp:cNvGraphicFramePr/>
              <a:graphic xmlns:a="http://schemas.openxmlformats.org/drawingml/2006/main">
                <a:graphicData uri="http://schemas.microsoft.com/office/word/2010/wordprocessingShape">
                  <wps:wsp>
                    <wps:cNvSpPr txBox="1"/>
                    <wps:spPr>
                      <a:xfrm>
                        <a:off x="0" y="0"/>
                        <a:ext cx="266700" cy="238125"/>
                      </a:xfrm>
                      <a:prstGeom prst="rect">
                        <a:avLst/>
                      </a:prstGeom>
                      <a:solidFill>
                        <a:schemeClr val="lt1"/>
                      </a:solidFill>
                      <a:ln w="6350">
                        <a:noFill/>
                      </a:ln>
                    </wps:spPr>
                    <wps:txbx>
                      <w:txbxContent>
                        <w:p w14:paraId="0543AC1E" w14:textId="6285DAC7" w:rsidR="0036342F" w:rsidRDefault="0036342F">
                          <w:r>
                            <w:fldChar w:fldCharType="begin"/>
                          </w:r>
                          <w:r>
                            <w:instrText>PAGE   \* MERGEFORMAT</w:instrText>
                          </w:r>
                          <w:r>
                            <w:fldChar w:fldCharType="separate"/>
                          </w:r>
                          <w:r w:rsidR="00B359D9">
                            <w:rPr>
                              <w:noProof/>
                            </w:rPr>
                            <w:t>7</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07E57CF" id="_x0000_t202" coordsize="21600,21600" o:spt="202" path="m,l,21600r21600,l21600,xe">
              <v:stroke joinstyle="miter"/>
              <v:path gradientshapeok="t" o:connecttype="rect"/>
            </v:shapetype>
            <v:shape id="Cuadro de texto 9" o:spid="_x0000_s1027" type="#_x0000_t202" style="position:absolute;margin-left:407.7pt;margin-top:4.4pt;width:21pt;height:18.7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" fillcolor="white [3201]" stroked="f" strokeweight=".5pt">
              <v:textbox>
                <w:txbxContent>
                  <w:p w14:paraId="0543AC1E" w14:textId="6285DAC7" w:rsidR="0036342F" w:rsidRDefault="0036342F">
                    <w:r>
                      <w:fldChar w:fldCharType="begin"/>
                    </w:r>
                    <w:r>
                      <w:instrText>PAGE   \* MERGEFORMAT</w:instrText>
                    </w:r>
                    <w:r>
                      <w:fldChar w:fldCharType="separate"/>
                    </w:r>
                    <w:r w:rsidR="00B359D9">
                      <w:rPr>
                        <w:noProof/>
                      </w:rPr>
                      <w:t>7</w:t>
                    </w:r>
                    <w:r>
                      <w:fldChar w:fldCharType="end"/>
                    </w:r>
                  </w:p>
                </w:txbxContent>
              </v:textbox>
            </v:shape>
          </w:pict>
        </mc:Fallback>
      </mc:AlternateContent>
    </w:r>
    <w:hyperlink r:id="rId1" w:history="1">
      <w:r w:rsidRPr="00411573">
        <w:rPr>
          <w:rFonts w:ascii="Swis721 Lt BT" w:hAnsi="Swis721 Lt BT"/>
          <w:sz w:val="16"/>
          <w:szCs w:val="16"/>
        </w:rPr>
        <w:t>www.tecnoambiental.com.py</w:t>
      </w:r>
    </w:hyperlink>
  </w:p>
  <w:p w14:paraId="2B36E08D" w14:textId="77777777" w:rsidR="0036342F" w:rsidRPr="00411573" w:rsidRDefault="0036342F" w:rsidP="006F1481">
    <w:pPr>
      <w:pStyle w:val="Sinespaciado"/>
      <w:rPr>
        <w:rFonts w:ascii="Swis721 Lt BT" w:hAnsi="Swis721 Lt BT"/>
        <w:sz w:val="16"/>
        <w:szCs w:val="16"/>
      </w:rPr>
    </w:pPr>
    <w:r w:rsidRPr="00411573">
      <w:rPr>
        <w:rFonts w:ascii="Swis721 Lt BT" w:hAnsi="Swis721 Lt BT"/>
        <w:sz w:val="16"/>
        <w:szCs w:val="16"/>
      </w:rPr>
      <w:t>Guarayos 824 entre Paso de Patria y Araucanos</w:t>
    </w:r>
  </w:p>
  <w:p w14:paraId="73515836" w14:textId="77777777" w:rsidR="0036342F" w:rsidRPr="00C76832" w:rsidRDefault="0036342F" w:rsidP="006F1481">
    <w:pPr>
      <w:pStyle w:val="Sinespaciado"/>
      <w:rPr>
        <w:rFonts w:ascii="Swis721 Lt BT" w:hAnsi="Swis721 Lt BT"/>
        <w:sz w:val="16"/>
        <w:szCs w:val="16"/>
        <w:lang w:val="en-US"/>
      </w:rPr>
    </w:pPr>
    <w:r w:rsidRPr="00C76832">
      <w:rPr>
        <w:rFonts w:ascii="Swis721 Lt BT" w:hAnsi="Swis721 Lt BT"/>
        <w:sz w:val="16"/>
        <w:szCs w:val="16"/>
        <w:lang w:val="en-US"/>
      </w:rPr>
      <w:t xml:space="preserve">Tel: (021) 328 56 68 - mail: </w:t>
    </w:r>
    <w:hyperlink r:id="rId2" w:history="1">
      <w:r w:rsidRPr="00C76832">
        <w:rPr>
          <w:rFonts w:ascii="Swis721 Lt BT" w:hAnsi="Swis721 Lt BT"/>
          <w:sz w:val="16"/>
          <w:szCs w:val="16"/>
          <w:lang w:val="en-US"/>
        </w:rPr>
        <w:t>info@tecnoambiental.com.py</w:t>
      </w:r>
    </w:hyperlink>
  </w:p>
  <w:p w14:paraId="12B20B67" w14:textId="77777777" w:rsidR="0036342F" w:rsidRPr="00411573" w:rsidRDefault="0036342F" w:rsidP="006F1481">
    <w:pPr>
      <w:pStyle w:val="Sinespaciado"/>
      <w:rPr>
        <w:rFonts w:ascii="Swis721 Lt BT" w:hAnsi="Swis721 Lt BT"/>
        <w:sz w:val="16"/>
        <w:szCs w:val="16"/>
      </w:rPr>
    </w:pPr>
    <w:r w:rsidRPr="00411573">
      <w:rPr>
        <w:rFonts w:ascii="Swis721 Lt BT" w:hAnsi="Swis721 Lt BT"/>
        <w:sz w:val="16"/>
        <w:szCs w:val="16"/>
      </w:rPr>
      <w:t>Asunción, Paraguay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046E2" w14:textId="13820C56" w:rsidR="0036342F" w:rsidRPr="00926D3B" w:rsidRDefault="0036342F" w:rsidP="00741938">
    <w:pPr>
      <w:pStyle w:val="Sinespaciado"/>
      <w:spacing w:before="120"/>
      <w:rPr>
        <w:rFonts w:ascii="MADE Evolve Sans" w:hAnsi="MADE Evolve Sans"/>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0EF59" w14:textId="5E72BC9E" w:rsidR="0036342F" w:rsidRPr="000B4BC2" w:rsidRDefault="0036342F" w:rsidP="000B4BC2">
    <w:pPr>
      <w:pStyle w:val="Encabezado"/>
    </w:pPr>
    <w:r w:rsidRPr="00DD606D">
      <w:rPr>
        <w:rFonts w:asciiTheme="majorHAnsi" w:hAnsiTheme="majorHAnsi"/>
        <w:noProof/>
        <w:lang w:val="es-ES" w:eastAsia="es-ES"/>
      </w:rPr>
      <mc:AlternateContent>
        <mc:Choice Requires="wps">
          <w:drawing>
            <wp:anchor distT="0" distB="0" distL="114300" distR="114300" simplePos="0" relativeHeight="251711488" behindDoc="0" locked="0" layoutInCell="1" allowOverlap="1" wp14:anchorId="7196F57C" wp14:editId="39E339EA">
              <wp:simplePos x="0" y="0"/>
              <wp:positionH relativeFrom="column">
                <wp:posOffset>5043574</wp:posOffset>
              </wp:positionH>
              <wp:positionV relativeFrom="paragraph">
                <wp:posOffset>113665</wp:posOffset>
              </wp:positionV>
              <wp:extent cx="427759" cy="238125"/>
              <wp:effectExtent l="0" t="0" r="0" b="9525"/>
              <wp:wrapNone/>
              <wp:docPr id="482" name="Cuadro de texto 482"/>
              <wp:cNvGraphicFramePr/>
              <a:graphic xmlns:a="http://schemas.openxmlformats.org/drawingml/2006/main">
                <a:graphicData uri="http://schemas.microsoft.com/office/word/2010/wordprocessingShape">
                  <wps:wsp>
                    <wps:cNvSpPr txBox="1"/>
                    <wps:spPr>
                      <a:xfrm>
                        <a:off x="0" y="0"/>
                        <a:ext cx="427759" cy="238125"/>
                      </a:xfrm>
                      <a:prstGeom prst="rect">
                        <a:avLst/>
                      </a:prstGeom>
                      <a:solidFill>
                        <a:schemeClr val="lt1"/>
                      </a:solidFill>
                      <a:ln w="6350">
                        <a:noFill/>
                      </a:ln>
                    </wps:spPr>
                    <wps:txbx>
                      <w:txbxContent>
                        <w:p w14:paraId="2849B540" w14:textId="4617F812" w:rsidR="0036342F" w:rsidRDefault="0036342F" w:rsidP="000B4BC2">
                          <w:r>
                            <w:fldChar w:fldCharType="begin"/>
                          </w:r>
                          <w:r>
                            <w:instrText>PAGE   \* MERGEFORMAT</w:instrText>
                          </w:r>
                          <w:r>
                            <w:fldChar w:fldCharType="separate"/>
                          </w:r>
                          <w:r w:rsidR="00B359D9">
                            <w:rPr>
                              <w:noProof/>
                            </w:rPr>
                            <w:t>7</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196F57C" id="_x0000_t202" coordsize="21600,21600" o:spt="202" path="m,l,21600r21600,l21600,xe">
              <v:stroke joinstyle="miter"/>
              <v:path gradientshapeok="t" o:connecttype="rect"/>
            </v:shapetype>
            <v:shape id="Cuadro de texto 482" o:spid="_x0000_s1028" type="#_x0000_t202" style="position:absolute;margin-left:397.15pt;margin-top:8.95pt;width:33.7pt;height:18.7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" fillcolor="white [3201]" stroked="f" strokeweight=".5pt">
              <v:textbox>
                <w:txbxContent>
                  <w:p w14:paraId="2849B540" w14:textId="4617F812" w:rsidR="0036342F" w:rsidRDefault="0036342F" w:rsidP="000B4BC2">
                    <w:r>
                      <w:fldChar w:fldCharType="begin"/>
                    </w:r>
                    <w:r>
                      <w:instrText>PAGE   \* MERGEFORMAT</w:instrText>
                    </w:r>
                    <w:r>
                      <w:fldChar w:fldCharType="separate"/>
                    </w:r>
                    <w:r w:rsidR="00B359D9">
                      <w:rPr>
                        <w:noProof/>
                      </w:rPr>
                      <w:t>7</w:t>
                    </w:r>
                    <w:r>
                      <w:fldChar w:fldCharType="end"/>
                    </w:r>
                  </w:p>
                </w:txbxContent>
              </v:textbox>
            </v:shape>
          </w:pict>
        </mc:Fallback>
      </mc:AlternateContent>
    </w:r>
    <w:r>
      <w:rPr>
        <w:noProof/>
        <w:lang w:val="es-ES" w:eastAsia="es-ES"/>
      </w:rPr>
      <mc:AlternateContent>
        <mc:Choice Requires="wps">
          <w:drawing>
            <wp:anchor distT="0" distB="0" distL="114300" distR="114300" simplePos="0" relativeHeight="251706368" behindDoc="0" locked="0" layoutInCell="1" allowOverlap="1" wp14:anchorId="150A4891" wp14:editId="78921D4B">
              <wp:simplePos x="0" y="0"/>
              <wp:positionH relativeFrom="column">
                <wp:posOffset>8149590</wp:posOffset>
              </wp:positionH>
              <wp:positionV relativeFrom="paragraph">
                <wp:posOffset>55880</wp:posOffset>
              </wp:positionV>
              <wp:extent cx="371475" cy="238125"/>
              <wp:effectExtent l="0" t="0" r="9525" b="9525"/>
              <wp:wrapNone/>
              <wp:docPr id="480" name="Cuadro de texto 480"/>
              <wp:cNvGraphicFramePr/>
              <a:graphic xmlns:a="http://schemas.openxmlformats.org/drawingml/2006/main">
                <a:graphicData uri="http://schemas.microsoft.com/office/word/2010/wordprocessingShape">
                  <wps:wsp>
                    <wps:cNvSpPr txBox="1"/>
                    <wps:spPr>
                      <a:xfrm>
                        <a:off x="0" y="0"/>
                        <a:ext cx="371475" cy="238125"/>
                      </a:xfrm>
                      <a:prstGeom prst="rect">
                        <a:avLst/>
                      </a:prstGeom>
                      <a:solidFill>
                        <a:schemeClr val="lt1"/>
                      </a:solidFill>
                      <a:ln w="6350">
                        <a:noFill/>
                      </a:ln>
                    </wps:spPr>
                    <wps:txbx>
                      <w:txbxContent>
                        <w:p w14:paraId="3CDF2147" w14:textId="7FFA5FD9" w:rsidR="0036342F" w:rsidRDefault="0036342F" w:rsidP="000B4BC2">
                          <w:r>
                            <w:fldChar w:fldCharType="begin"/>
                          </w:r>
                          <w:r>
                            <w:instrText>PAGE   \* MERGEFORMAT</w:instrText>
                          </w:r>
                          <w:r>
                            <w:fldChar w:fldCharType="separate"/>
                          </w:r>
                          <w:r w:rsidR="00B359D9">
                            <w:rPr>
                              <w:noProof/>
                            </w:rPr>
                            <w:t>7</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0A4891" id="Cuadro de texto 480" o:spid="_x0000_s1029" type="#_x0000_t202" style="position:absolute;margin-left:641.7pt;margin-top:4.4pt;width:29.25pt;height:18.7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" fillcolor="white [3201]" stroked="f" strokeweight=".5pt">
              <v:textbox>
                <w:txbxContent>
                  <w:p w14:paraId="3CDF2147" w14:textId="7FFA5FD9" w:rsidR="0036342F" w:rsidRDefault="0036342F" w:rsidP="000B4BC2">
                    <w:r>
                      <w:fldChar w:fldCharType="begin"/>
                    </w:r>
                    <w:r>
                      <w:instrText>PAGE   \* MERGEFORMAT</w:instrText>
                    </w:r>
                    <w:r>
                      <w:fldChar w:fldCharType="separate"/>
                    </w:r>
                    <w:r w:rsidR="00B359D9">
                      <w:rPr>
                        <w:noProof/>
                      </w:rPr>
                      <w:t>7</w:t>
                    </w:r>
                    <w:r>
                      <w:fldChar w:fldCharType="end"/>
                    </w:r>
                  </w:p>
                </w:txbxContent>
              </v:textbox>
            </v:shape>
          </w:pict>
        </mc:Fallback>
      </mc:AlternateContent>
    </w:r>
    <w:r>
      <w:rPr>
        <w:rFonts w:eastAsia="Calibri"/>
        <w:noProof/>
        <w:sz w:val="24"/>
        <w:szCs w:val="22"/>
        <w:lang w:val="es-ES" w:eastAsia="es-ES"/>
      </w:rPr>
      <w:t xml:space="preserve">         </w:t>
    </w:r>
  </w:p>
  <w:p w14:paraId="36262CF1" w14:textId="15AB0F32" w:rsidR="0036342F" w:rsidRDefault="0036342F" w:rsidP="000B4BC2">
    <w:r>
      <w:rPr>
        <w:rFonts w:asciiTheme="majorHAnsi" w:hAnsiTheme="majorHAnsi"/>
        <w:noProof/>
        <w:lang w:val="es-ES" w:eastAsia="es-ES"/>
      </w:rPr>
      <mc:AlternateContent>
        <mc:Choice Requires="wps">
          <w:drawing>
            <wp:anchor distT="0" distB="0" distL="114300" distR="114300" simplePos="0" relativeHeight="251708416" behindDoc="0" locked="0" layoutInCell="1" allowOverlap="1" wp14:anchorId="125A0F7B" wp14:editId="2410A1F9">
              <wp:simplePos x="0" y="0"/>
              <wp:positionH relativeFrom="column">
                <wp:posOffset>-108585</wp:posOffset>
              </wp:positionH>
              <wp:positionV relativeFrom="paragraph">
                <wp:posOffset>-123825</wp:posOffset>
              </wp:positionV>
              <wp:extent cx="2641600" cy="676275"/>
              <wp:effectExtent l="0" t="0" r="6350" b="9525"/>
              <wp:wrapNone/>
              <wp:docPr id="483" name="Cuadro de texto 483"/>
              <wp:cNvGraphicFramePr/>
              <a:graphic xmlns:a="http://schemas.openxmlformats.org/drawingml/2006/main">
                <a:graphicData uri="http://schemas.microsoft.com/office/word/2010/wordprocessingShape">
                  <wps:wsp>
                    <wps:cNvSpPr txBox="1"/>
                    <wps:spPr>
                      <a:xfrm>
                        <a:off x="0" y="0"/>
                        <a:ext cx="2641600" cy="676275"/>
                      </a:xfrm>
                      <a:prstGeom prst="rect">
                        <a:avLst/>
                      </a:prstGeom>
                      <a:solidFill>
                        <a:schemeClr val="lt1"/>
                      </a:solidFill>
                      <a:ln w="6350">
                        <a:noFill/>
                      </a:ln>
                    </wps:spPr>
                    <wps:txbx>
                      <w:txbxContent>
                        <w:p w14:paraId="2EBB31A4" w14:textId="77777777" w:rsidR="0036342F" w:rsidRPr="00DD606D" w:rsidRDefault="00000000" w:rsidP="000B4BC2">
                          <w:pPr>
                            <w:pStyle w:val="Piedepgina"/>
                            <w:tabs>
                              <w:tab w:val="left" w:pos="4956"/>
                              <w:tab w:val="left" w:pos="5664"/>
                            </w:tabs>
                            <w:rPr>
                              <w:rFonts w:asciiTheme="majorHAnsi" w:hAnsiTheme="majorHAnsi"/>
                              <w:sz w:val="16"/>
                              <w:szCs w:val="16"/>
                            </w:rPr>
                          </w:pPr>
                          <w:hyperlink r:id="rId1" w:history="1">
                            <w:r w:rsidR="0036342F" w:rsidRPr="00DD606D">
                              <w:rPr>
                                <w:rFonts w:asciiTheme="majorHAnsi" w:hAnsiTheme="majorHAnsi"/>
                                <w:sz w:val="16"/>
                                <w:szCs w:val="16"/>
                              </w:rPr>
                              <w:t>www.tecnoambiental.com.py</w:t>
                            </w:r>
                          </w:hyperlink>
                        </w:p>
                        <w:p w14:paraId="5E6C2ECD" w14:textId="77777777" w:rsidR="0036342F" w:rsidRPr="00DD606D" w:rsidRDefault="0036342F" w:rsidP="000B4BC2">
                          <w:pPr>
                            <w:pStyle w:val="Sinespaciado"/>
                            <w:rPr>
                              <w:rFonts w:asciiTheme="majorHAnsi" w:hAnsiTheme="majorHAnsi"/>
                              <w:sz w:val="16"/>
                              <w:szCs w:val="16"/>
                            </w:rPr>
                          </w:pPr>
                          <w:r w:rsidRPr="00DD606D">
                            <w:rPr>
                              <w:rFonts w:asciiTheme="majorHAnsi" w:hAnsiTheme="majorHAnsi"/>
                              <w:sz w:val="16"/>
                              <w:szCs w:val="16"/>
                            </w:rPr>
                            <w:t>Guarayos 824 entre Paso de Patria y Araucanos</w:t>
                          </w:r>
                        </w:p>
                        <w:p w14:paraId="774C6096" w14:textId="77777777" w:rsidR="0036342F" w:rsidRPr="00DD606D" w:rsidRDefault="0036342F" w:rsidP="000B4BC2">
                          <w:pPr>
                            <w:pStyle w:val="Sinespaciado"/>
                            <w:rPr>
                              <w:rFonts w:asciiTheme="majorHAnsi" w:hAnsiTheme="majorHAnsi"/>
                              <w:sz w:val="16"/>
                              <w:szCs w:val="16"/>
                              <w:lang w:val="en-US"/>
                            </w:rPr>
                          </w:pPr>
                          <w:r w:rsidRPr="00DD606D">
                            <w:rPr>
                              <w:rFonts w:asciiTheme="majorHAnsi" w:hAnsiTheme="majorHAnsi"/>
                              <w:sz w:val="16"/>
                              <w:szCs w:val="16"/>
                              <w:lang w:val="en-US"/>
                            </w:rPr>
                            <w:t xml:space="preserve">Tel: (021) 328 56 68 - mail: </w:t>
                          </w:r>
                          <w:hyperlink r:id="rId2" w:history="1">
                            <w:r w:rsidRPr="00DD606D">
                              <w:rPr>
                                <w:rFonts w:asciiTheme="majorHAnsi" w:hAnsiTheme="majorHAnsi"/>
                                <w:sz w:val="16"/>
                                <w:szCs w:val="16"/>
                                <w:lang w:val="en-US"/>
                              </w:rPr>
                              <w:t>info@tecnoambiental.com.py</w:t>
                            </w:r>
                          </w:hyperlink>
                        </w:p>
                        <w:p w14:paraId="48224CD5" w14:textId="77777777" w:rsidR="0036342F" w:rsidRPr="000B4BC2" w:rsidRDefault="0036342F" w:rsidP="000B4BC2">
                          <w:pPr>
                            <w:pStyle w:val="Sinespaciado"/>
                            <w:rPr>
                              <w:rFonts w:asciiTheme="majorHAnsi" w:hAnsiTheme="majorHAnsi"/>
                              <w:sz w:val="16"/>
                              <w:szCs w:val="16"/>
                            </w:rPr>
                          </w:pPr>
                          <w:r w:rsidRPr="00DD606D">
                            <w:rPr>
                              <w:rFonts w:asciiTheme="majorHAnsi" w:hAnsiTheme="majorHAnsi"/>
                              <w:sz w:val="16"/>
                              <w:szCs w:val="16"/>
                            </w:rPr>
                            <w:t>Asunción, Paraguay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A0F7B" id="Cuadro de texto 483" o:spid="_x0000_s1030" type="#_x0000_t202" style="position:absolute;margin-left:-8.55pt;margin-top:-9.75pt;width:208pt;height:53.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" fillcolor="white [3201]" stroked="f" strokeweight=".5pt">
              <v:textbox>
                <w:txbxContent>
                  <w:p w14:paraId="2EBB31A4" w14:textId="77777777" w:rsidR="0036342F" w:rsidRPr="00DD606D" w:rsidRDefault="00000000" w:rsidP="000B4BC2">
                    <w:pPr>
                      <w:pStyle w:val="Piedepgina"/>
                      <w:tabs>
                        <w:tab w:val="left" w:pos="4956"/>
                        <w:tab w:val="left" w:pos="5664"/>
                      </w:tabs>
                      <w:rPr>
                        <w:rFonts w:asciiTheme="majorHAnsi" w:hAnsiTheme="majorHAnsi"/>
                        <w:sz w:val="16"/>
                        <w:szCs w:val="16"/>
                      </w:rPr>
                    </w:pPr>
                    <w:hyperlink r:id="rId3" w:history="1">
                      <w:r w:rsidR="0036342F" w:rsidRPr="00DD606D">
                        <w:rPr>
                          <w:rFonts w:asciiTheme="majorHAnsi" w:hAnsiTheme="majorHAnsi"/>
                          <w:sz w:val="16"/>
                          <w:szCs w:val="16"/>
                        </w:rPr>
                        <w:t>www.tecnoambiental.com.py</w:t>
                      </w:r>
                    </w:hyperlink>
                  </w:p>
                  <w:p w14:paraId="5E6C2ECD" w14:textId="77777777" w:rsidR="0036342F" w:rsidRPr="00DD606D" w:rsidRDefault="0036342F" w:rsidP="000B4BC2">
                    <w:pPr>
                      <w:pStyle w:val="Sinespaciado"/>
                      <w:rPr>
                        <w:rFonts w:asciiTheme="majorHAnsi" w:hAnsiTheme="majorHAnsi"/>
                        <w:sz w:val="16"/>
                        <w:szCs w:val="16"/>
                      </w:rPr>
                    </w:pPr>
                    <w:r w:rsidRPr="00DD606D">
                      <w:rPr>
                        <w:rFonts w:asciiTheme="majorHAnsi" w:hAnsiTheme="majorHAnsi"/>
                        <w:sz w:val="16"/>
                        <w:szCs w:val="16"/>
                      </w:rPr>
                      <w:t>Guarayos 824 entre Paso de Patria y Araucanos</w:t>
                    </w:r>
                  </w:p>
                  <w:p w14:paraId="774C6096" w14:textId="77777777" w:rsidR="0036342F" w:rsidRPr="00DD606D" w:rsidRDefault="0036342F" w:rsidP="000B4BC2">
                    <w:pPr>
                      <w:pStyle w:val="Sinespaciado"/>
                      <w:rPr>
                        <w:rFonts w:asciiTheme="majorHAnsi" w:hAnsiTheme="majorHAnsi"/>
                        <w:sz w:val="16"/>
                        <w:szCs w:val="16"/>
                        <w:lang w:val="en-US"/>
                      </w:rPr>
                    </w:pPr>
                    <w:r w:rsidRPr="00DD606D">
                      <w:rPr>
                        <w:rFonts w:asciiTheme="majorHAnsi" w:hAnsiTheme="majorHAnsi"/>
                        <w:sz w:val="16"/>
                        <w:szCs w:val="16"/>
                        <w:lang w:val="en-US"/>
                      </w:rPr>
                      <w:t xml:space="preserve">Tel: (021) 328 56 68 - mail: </w:t>
                    </w:r>
                    <w:hyperlink r:id="rId4" w:history="1">
                      <w:r w:rsidRPr="00DD606D">
                        <w:rPr>
                          <w:rFonts w:asciiTheme="majorHAnsi" w:hAnsiTheme="majorHAnsi"/>
                          <w:sz w:val="16"/>
                          <w:szCs w:val="16"/>
                          <w:lang w:val="en-US"/>
                        </w:rPr>
                        <w:t>info@tecnoambiental.com.py</w:t>
                      </w:r>
                    </w:hyperlink>
                  </w:p>
                  <w:p w14:paraId="48224CD5" w14:textId="77777777" w:rsidR="0036342F" w:rsidRPr="000B4BC2" w:rsidRDefault="0036342F" w:rsidP="000B4BC2">
                    <w:pPr>
                      <w:pStyle w:val="Sinespaciado"/>
                      <w:rPr>
                        <w:rFonts w:asciiTheme="majorHAnsi" w:hAnsiTheme="majorHAnsi"/>
                        <w:sz w:val="16"/>
                        <w:szCs w:val="16"/>
                      </w:rPr>
                    </w:pPr>
                    <w:r w:rsidRPr="00DD606D">
                      <w:rPr>
                        <w:rFonts w:asciiTheme="majorHAnsi" w:hAnsiTheme="majorHAnsi"/>
                        <w:sz w:val="16"/>
                        <w:szCs w:val="16"/>
                      </w:rPr>
                      <w:t>Asunción, Paraguay</w:t>
                    </w:r>
                  </w:p>
                </w:txbxContent>
              </v:textbox>
            </v:shape>
          </w:pict>
        </mc:Fallback>
      </mc:AlternateContent>
    </w:r>
    <w:r>
      <w:rPr>
        <w:noProof/>
        <w:lang w:val="es-ES" w:eastAsia="es-ES"/>
      </w:rPr>
      <mc:AlternateContent>
        <mc:Choice Requires="wps">
          <w:drawing>
            <wp:anchor distT="0" distB="0" distL="114300" distR="114300" simplePos="0" relativeHeight="251710464" behindDoc="0" locked="0" layoutInCell="1" allowOverlap="1" wp14:anchorId="2D22A174" wp14:editId="2498AA5F">
              <wp:simplePos x="0" y="0"/>
              <wp:positionH relativeFrom="column">
                <wp:posOffset>0</wp:posOffset>
              </wp:positionH>
              <wp:positionV relativeFrom="paragraph">
                <wp:posOffset>-118110</wp:posOffset>
              </wp:positionV>
              <wp:extent cx="5410200" cy="0"/>
              <wp:effectExtent l="0" t="0" r="19050" b="19050"/>
              <wp:wrapNone/>
              <wp:docPr id="484" name="Conector recto 484"/>
              <wp:cNvGraphicFramePr/>
              <a:graphic xmlns:a="http://schemas.openxmlformats.org/drawingml/2006/main">
                <a:graphicData uri="http://schemas.microsoft.com/office/word/2010/wordprocessingShape">
                  <wps:wsp>
                    <wps:cNvCnPr/>
                    <wps:spPr>
                      <a:xfrm>
                        <a:off x="0" y="0"/>
                        <a:ext cx="5410200" cy="0"/>
                      </a:xfrm>
                      <a:prstGeom prst="line">
                        <a:avLst/>
                      </a:prstGeom>
                      <a:ln>
                        <a:solidFill>
                          <a:srgbClr val="123A52"/>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DB369F" id="Conector recto 484"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0,-9.3pt" to="426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" strokecolor="#123a52" strokeweight=".5pt">
              <v:stroke joinstyle="miter"/>
            </v:line>
          </w:pict>
        </mc:Fallback>
      </mc:AlternateContent>
    </w:r>
    <w:r>
      <w:rPr>
        <w:noProof/>
        <w:lang w:val="es-ES" w:eastAsia="es-ES"/>
      </w:rPr>
      <mc:AlternateContent>
        <mc:Choice Requires="wps">
          <w:drawing>
            <wp:anchor distT="0" distB="0" distL="114300" distR="114300" simplePos="0" relativeHeight="251709440" behindDoc="0" locked="0" layoutInCell="1" allowOverlap="1" wp14:anchorId="0FCCC014" wp14:editId="3CF17045">
              <wp:simplePos x="0" y="0"/>
              <wp:positionH relativeFrom="column">
                <wp:posOffset>8149590</wp:posOffset>
              </wp:positionH>
              <wp:positionV relativeFrom="paragraph">
                <wp:posOffset>55880</wp:posOffset>
              </wp:positionV>
              <wp:extent cx="371475" cy="238125"/>
              <wp:effectExtent l="0" t="0" r="9525" b="9525"/>
              <wp:wrapNone/>
              <wp:docPr id="485" name="Cuadro de texto 485"/>
              <wp:cNvGraphicFramePr/>
              <a:graphic xmlns:a="http://schemas.openxmlformats.org/drawingml/2006/main">
                <a:graphicData uri="http://schemas.microsoft.com/office/word/2010/wordprocessingShape">
                  <wps:wsp>
                    <wps:cNvSpPr txBox="1"/>
                    <wps:spPr>
                      <a:xfrm>
                        <a:off x="0" y="0"/>
                        <a:ext cx="371475" cy="238125"/>
                      </a:xfrm>
                      <a:prstGeom prst="rect">
                        <a:avLst/>
                      </a:prstGeom>
                      <a:solidFill>
                        <a:schemeClr val="lt1"/>
                      </a:solidFill>
                      <a:ln w="6350">
                        <a:noFill/>
                      </a:ln>
                    </wps:spPr>
                    <wps:txbx>
                      <w:txbxContent>
                        <w:p w14:paraId="66EA6869" w14:textId="71662F14" w:rsidR="0036342F" w:rsidRDefault="0036342F" w:rsidP="000B4BC2">
                          <w:r>
                            <w:fldChar w:fldCharType="begin"/>
                          </w:r>
                          <w:r>
                            <w:instrText>PAGE   \* MERGEFORMAT</w:instrText>
                          </w:r>
                          <w:r>
                            <w:fldChar w:fldCharType="separate"/>
                          </w:r>
                          <w:r w:rsidR="00B359D9">
                            <w:rPr>
                              <w:noProof/>
                            </w:rPr>
                            <w:t>7</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CCC014" id="Cuadro de texto 485" o:spid="_x0000_s1031" type="#_x0000_t202" style="position:absolute;margin-left:641.7pt;margin-top:4.4pt;width:29.25pt;height:18.7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" fillcolor="white [3201]" stroked="f" strokeweight=".5pt">
              <v:textbox>
                <w:txbxContent>
                  <w:p w14:paraId="66EA6869" w14:textId="71662F14" w:rsidR="0036342F" w:rsidRDefault="0036342F" w:rsidP="000B4BC2">
                    <w:r>
                      <w:fldChar w:fldCharType="begin"/>
                    </w:r>
                    <w:r>
                      <w:instrText>PAGE   \* MERGEFORMAT</w:instrText>
                    </w:r>
                    <w:r>
                      <w:fldChar w:fldCharType="separate"/>
                    </w:r>
                    <w:r w:rsidR="00B359D9">
                      <w:rPr>
                        <w:noProof/>
                      </w:rPr>
                      <w:t>7</w:t>
                    </w:r>
                    <w:r>
                      <w:fldChar w:fldCharType="end"/>
                    </w:r>
                  </w:p>
                </w:txbxContent>
              </v:textbox>
            </v:shape>
          </w:pict>
        </mc:Fallback>
      </mc:AlternateContent>
    </w:r>
  </w:p>
  <w:p w14:paraId="124BA6ED" w14:textId="4D6FEC0F" w:rsidR="0036342F" w:rsidRDefault="0036342F" w:rsidP="000B4BC2">
    <w:pPr>
      <w:pStyle w:val="Encabezad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6952C" w14:textId="77777777" w:rsidR="00071D4E" w:rsidRDefault="00071D4E" w:rsidP="00B3057B">
      <w:pPr>
        <w:spacing w:line="240" w:lineRule="auto"/>
      </w:pPr>
      <w:r>
        <w:separator/>
      </w:r>
    </w:p>
  </w:footnote>
  <w:footnote w:type="continuationSeparator" w:id="0">
    <w:p w14:paraId="17A88900" w14:textId="77777777" w:rsidR="00071D4E" w:rsidRDefault="00071D4E" w:rsidP="00B305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03791" w14:textId="2E13FAB4" w:rsidR="0036342F" w:rsidRDefault="00000000">
    <w:pPr>
      <w:pStyle w:val="Encabezado"/>
    </w:pPr>
    <w:r>
      <w:rPr>
        <w:noProof/>
        <w:lang w:val="es-ES" w:eastAsia="es-ES"/>
      </w:rPr>
      <w:pict w14:anchorId="4F8592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091329" o:spid="_x0000_s1038" type="#_x0000_t75" style="position:absolute;margin-left:0;margin-top:0;width:424.9pt;height:105.75pt;z-index:-251599872;mso-position-horizontal:center;mso-position-horizontal-relative:margin;mso-position-vertical:center;mso-position-vertical-relative:margin" o:allowincell="f">
          <v:imagedata r:id="rId1" o:title="PARACE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C588A" w14:textId="524C3AB2" w:rsidR="0036342F" w:rsidRDefault="00000000">
    <w:pPr>
      <w:pStyle w:val="Encabezado"/>
    </w:pPr>
    <w:r>
      <w:rPr>
        <w:noProof/>
        <w:lang w:val="es-ES" w:eastAsia="es-ES"/>
      </w:rPr>
      <w:pict w14:anchorId="51749A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091330" o:spid="_x0000_s1039" type="#_x0000_t75" style="position:absolute;margin-left:0;margin-top:0;width:424.9pt;height:105.75pt;z-index:-251598848;mso-position-horizontal:center;mso-position-horizontal-relative:margin;mso-position-vertical:center;mso-position-vertical-relative:margin" o:allowincell="f">
          <v:imagedata r:id="rId1" o:title="PARACEL"/>
          <w10:wrap anchorx="margin" anchory="margin"/>
        </v:shape>
      </w:pict>
    </w:r>
    <w:r w:rsidR="0036342F">
      <w:rPr>
        <w:noProof/>
        <w:lang w:val="es-ES" w:eastAsia="es-ES"/>
      </w:rPr>
      <mc:AlternateContent>
        <mc:Choice Requires="wps">
          <w:drawing>
            <wp:anchor distT="0" distB="0" distL="114300" distR="114300" simplePos="0" relativeHeight="251653120" behindDoc="0" locked="0" layoutInCell="1" allowOverlap="1" wp14:anchorId="036AB06B" wp14:editId="13CA0DB9">
              <wp:simplePos x="0" y="0"/>
              <wp:positionH relativeFrom="margin">
                <wp:posOffset>-48260</wp:posOffset>
              </wp:positionH>
              <wp:positionV relativeFrom="paragraph">
                <wp:posOffset>302260</wp:posOffset>
              </wp:positionV>
              <wp:extent cx="5410200" cy="0"/>
              <wp:effectExtent l="0" t="0" r="19050" b="19050"/>
              <wp:wrapNone/>
              <wp:docPr id="5" name="Conector recto 5"/>
              <wp:cNvGraphicFramePr/>
              <a:graphic xmlns:a="http://schemas.openxmlformats.org/drawingml/2006/main">
                <a:graphicData uri="http://schemas.microsoft.com/office/word/2010/wordprocessingShape">
                  <wps:wsp>
                    <wps:cNvCnPr/>
                    <wps:spPr>
                      <a:xfrm>
                        <a:off x="0" y="0"/>
                        <a:ext cx="5410200" cy="0"/>
                      </a:xfrm>
                      <a:prstGeom prst="line">
                        <a:avLst/>
                      </a:prstGeom>
                      <a:ln>
                        <a:solidFill>
                          <a:srgbClr val="2B5D62"/>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0FF282" id="Conector recto 5" o:spid="_x0000_s1026" style="position:absolute;z-index:251653120;visibility:visible;mso-wrap-style:square;mso-wrap-distance-left:9pt;mso-wrap-distance-top:0;mso-wrap-distance-right:9pt;mso-wrap-distance-bottom:0;mso-position-horizontal:absolute;mso-position-horizontal-relative:margin;mso-position-vertical:absolute;mso-position-vertical-relative:text" from="-3.8pt,23.8pt" to="422.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" strokecolor="#2b5d62" strokeweight=".5pt">
              <v:stroke joinstyle="miter"/>
              <w10:wrap anchorx="margin"/>
            </v:line>
          </w:pict>
        </mc:Fallback>
      </mc:AlternateContent>
    </w:r>
    <w:r w:rsidR="0036342F">
      <w:rPr>
        <w:noProof/>
        <w:lang w:val="es-ES" w:eastAsia="es-ES"/>
      </w:rPr>
      <w:drawing>
        <wp:anchor distT="0" distB="0" distL="114300" distR="114300" simplePos="0" relativeHeight="251652096" behindDoc="0" locked="0" layoutInCell="1" allowOverlap="1" wp14:anchorId="1C841B1C" wp14:editId="0D1E9717">
          <wp:simplePos x="0" y="0"/>
          <wp:positionH relativeFrom="margin">
            <wp:posOffset>-160020</wp:posOffset>
          </wp:positionH>
          <wp:positionV relativeFrom="paragraph">
            <wp:posOffset>-369570</wp:posOffset>
          </wp:positionV>
          <wp:extent cx="2072742" cy="720000"/>
          <wp:effectExtent l="0" t="0" r="381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tecnoambiental FINAL-03.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72742"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ABFBB" w14:textId="732A49BD" w:rsidR="0036342F" w:rsidRDefault="00000000">
    <w:pPr>
      <w:pStyle w:val="Encabezado"/>
    </w:pPr>
    <w:r>
      <w:rPr>
        <w:noProof/>
        <w:lang w:val="es-ES" w:eastAsia="es-ES"/>
      </w:rPr>
      <w:pict w14:anchorId="385BC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091332" o:spid="_x0000_s1041" type="#_x0000_t75" style="position:absolute;margin-left:0;margin-top:0;width:424.9pt;height:105.75pt;z-index:-251596800;mso-position-horizontal:center;mso-position-horizontal-relative:margin;mso-position-vertical:center;mso-position-vertical-relative:margin" o:allowincell="f">
          <v:imagedata r:id="rId1" o:title="PARACEL"/>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12FC5" w14:textId="33FB72B0" w:rsidR="0036342F" w:rsidRPr="000B4BC2" w:rsidRDefault="0036342F" w:rsidP="000B4BC2">
    <w:pPr>
      <w:pStyle w:val="Encabezado"/>
    </w:pPr>
    <w:r>
      <w:rPr>
        <w:noProof/>
        <w:lang w:val="es-ES" w:eastAsia="es-ES"/>
      </w:rPr>
      <mc:AlternateContent>
        <mc:Choice Requires="wps">
          <w:drawing>
            <wp:anchor distT="0" distB="0" distL="114300" distR="114300" simplePos="0" relativeHeight="251714560" behindDoc="0" locked="0" layoutInCell="1" allowOverlap="1" wp14:anchorId="1D9244ED" wp14:editId="0F6B0880">
              <wp:simplePos x="0" y="0"/>
              <wp:positionH relativeFrom="margin">
                <wp:posOffset>-48260</wp:posOffset>
              </wp:positionH>
              <wp:positionV relativeFrom="paragraph">
                <wp:posOffset>302260</wp:posOffset>
              </wp:positionV>
              <wp:extent cx="5410200" cy="0"/>
              <wp:effectExtent l="0" t="0" r="19050" b="19050"/>
              <wp:wrapNone/>
              <wp:docPr id="486" name="Conector recto 486"/>
              <wp:cNvGraphicFramePr/>
              <a:graphic xmlns:a="http://schemas.openxmlformats.org/drawingml/2006/main">
                <a:graphicData uri="http://schemas.microsoft.com/office/word/2010/wordprocessingShape">
                  <wps:wsp>
                    <wps:cNvCnPr/>
                    <wps:spPr>
                      <a:xfrm>
                        <a:off x="0" y="0"/>
                        <a:ext cx="5410200" cy="0"/>
                      </a:xfrm>
                      <a:prstGeom prst="line">
                        <a:avLst/>
                      </a:prstGeom>
                      <a:ln>
                        <a:solidFill>
                          <a:srgbClr val="123A52"/>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22F9F1" id="Conector recto 486" o:spid="_x0000_s1026" style="position:absolute;z-index:251714560;visibility:visible;mso-wrap-style:square;mso-wrap-distance-left:9pt;mso-wrap-distance-top:0;mso-wrap-distance-right:9pt;mso-wrap-distance-bottom:0;mso-position-horizontal:absolute;mso-position-horizontal-relative:margin;mso-position-vertical:absolute;mso-position-vertical-relative:text" from="-3.8pt,23.8pt" to="422.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" strokecolor="#123a52" strokeweight=".5pt">
              <v:stroke joinstyle="miter"/>
              <w10:wrap anchorx="margin"/>
            </v:line>
          </w:pict>
        </mc:Fallback>
      </mc:AlternateContent>
    </w:r>
    <w:r>
      <w:rPr>
        <w:noProof/>
        <w:lang w:val="es-ES" w:eastAsia="es-ES"/>
      </w:rPr>
      <w:drawing>
        <wp:anchor distT="0" distB="0" distL="114300" distR="114300" simplePos="0" relativeHeight="251713536" behindDoc="0" locked="0" layoutInCell="1" allowOverlap="1" wp14:anchorId="1831DD29" wp14:editId="4BFE2C62">
          <wp:simplePos x="0" y="0"/>
          <wp:positionH relativeFrom="margin">
            <wp:posOffset>-160020</wp:posOffset>
          </wp:positionH>
          <wp:positionV relativeFrom="paragraph">
            <wp:posOffset>-369570</wp:posOffset>
          </wp:positionV>
          <wp:extent cx="2072742" cy="720000"/>
          <wp:effectExtent l="0" t="0" r="3810" b="444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tecnoambiental FINAL-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72742" cy="720000"/>
                  </a:xfrm>
                  <a:prstGeom prst="rect">
                    <a:avLst/>
                  </a:prstGeom>
                </pic:spPr>
              </pic:pic>
            </a:graphicData>
          </a:graphic>
          <wp14:sizeRelH relativeFrom="page">
            <wp14:pctWidth>0</wp14:pctWidth>
          </wp14:sizeRelH>
          <wp14:sizeRelV relativeFrom="page">
            <wp14:pctHeight>0</wp14:pctHeight>
          </wp14:sizeRelV>
        </wp:anchor>
      </w:drawing>
    </w:r>
    <w:r w:rsidRPr="00D24495">
      <w:rPr>
        <w:rFonts w:eastAsia="Calibri"/>
        <w:noProof/>
        <w:sz w:val="22"/>
        <w:szCs w:val="22"/>
        <w:lang w:val="es-ES" w:eastAsia="es-ES"/>
      </w:rPr>
      <w:t xml:space="preserve">        </w:t>
    </w:r>
    <w:r w:rsidRPr="00D24495">
      <w:rPr>
        <w:rFonts w:eastAsia="Calibri"/>
        <w:noProof/>
        <w:sz w:val="24"/>
        <w:szCs w:val="22"/>
        <w:lang w:val="es-ES" w:eastAsia="es-ES"/>
      </w:rPr>
      <w:t xml:space="preserve">       </w:t>
    </w:r>
    <w:r>
      <w:rPr>
        <w:rFonts w:eastAsia="Calibri"/>
        <w:noProof/>
        <w:sz w:val="24"/>
        <w:szCs w:val="22"/>
        <w:lang w:val="es-ES" w:eastAsia="es-ES"/>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6EFE2" w14:textId="25DD6435" w:rsidR="0036342F" w:rsidRDefault="00000000">
    <w:pPr>
      <w:pStyle w:val="Encabezado"/>
    </w:pPr>
    <w:r>
      <w:rPr>
        <w:noProof/>
        <w:lang w:val="es-ES" w:eastAsia="es-ES"/>
      </w:rPr>
      <w:pict w14:anchorId="3959FF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091331" o:spid="_x0000_s1040" type="#_x0000_t75" style="position:absolute;margin-left:0;margin-top:0;width:424.9pt;height:105.75pt;z-index:-251597824;mso-position-horizontal:center;mso-position-horizontal-relative:margin;mso-position-vertical:center;mso-position-vertical-relative:margin" o:allowincell="f">
          <v:imagedata r:id="rId1" o:title="PARACE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560B"/>
    <w:multiLevelType w:val="hybridMultilevel"/>
    <w:tmpl w:val="7B9CAD14"/>
    <w:lvl w:ilvl="0" w:tplc="0C0A0005">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15:restartNumberingAfterBreak="0">
    <w:nsid w:val="009B7B74"/>
    <w:multiLevelType w:val="hybridMultilevel"/>
    <w:tmpl w:val="E2EE87B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AD00AD"/>
    <w:multiLevelType w:val="multilevel"/>
    <w:tmpl w:val="5948A46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0B1D4B"/>
    <w:multiLevelType w:val="hybridMultilevel"/>
    <w:tmpl w:val="F0048B9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883700"/>
    <w:multiLevelType w:val="hybridMultilevel"/>
    <w:tmpl w:val="5A6C5C5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AF33B84"/>
    <w:multiLevelType w:val="hybridMultilevel"/>
    <w:tmpl w:val="E73C8AD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B197A8D"/>
    <w:multiLevelType w:val="hybridMultilevel"/>
    <w:tmpl w:val="6B0AFAE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DE667B"/>
    <w:multiLevelType w:val="hybridMultilevel"/>
    <w:tmpl w:val="D22A4C06"/>
    <w:lvl w:ilvl="0" w:tplc="ED92B62C">
      <w:start w:val="1"/>
      <w:numFmt w:val="decimal"/>
      <w:lvlText w:val="%1."/>
      <w:lvlJc w:val="left"/>
      <w:pPr>
        <w:ind w:left="360" w:hanging="360"/>
      </w:pPr>
      <w:rPr>
        <w:rFonts w:hint="default"/>
        <w:b/>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1F93C80"/>
    <w:multiLevelType w:val="hybridMultilevel"/>
    <w:tmpl w:val="99280074"/>
    <w:lvl w:ilvl="0" w:tplc="3C0A0005">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9" w15:restartNumberingAfterBreak="0">
    <w:nsid w:val="12921FEC"/>
    <w:multiLevelType w:val="hybridMultilevel"/>
    <w:tmpl w:val="D75456F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7710854"/>
    <w:multiLevelType w:val="hybridMultilevel"/>
    <w:tmpl w:val="C4F2F31E"/>
    <w:lvl w:ilvl="0" w:tplc="5BC639F4">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1D160761"/>
    <w:multiLevelType w:val="hybridMultilevel"/>
    <w:tmpl w:val="9314EFA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09519BB"/>
    <w:multiLevelType w:val="hybridMultilevel"/>
    <w:tmpl w:val="3E06C16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944AC5"/>
    <w:multiLevelType w:val="hybridMultilevel"/>
    <w:tmpl w:val="4230759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22E85BF9"/>
    <w:multiLevelType w:val="hybridMultilevel"/>
    <w:tmpl w:val="539E392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279006F5"/>
    <w:multiLevelType w:val="hybridMultilevel"/>
    <w:tmpl w:val="4F0ABF04"/>
    <w:lvl w:ilvl="0" w:tplc="0C0A0005">
      <w:start w:val="1"/>
      <w:numFmt w:val="bullet"/>
      <w:lvlText w:val=""/>
      <w:lvlJc w:val="left"/>
      <w:pPr>
        <w:ind w:left="786" w:hanging="360"/>
      </w:pPr>
      <w:rPr>
        <w:rFonts w:ascii="Wingdings" w:hAnsi="Wingdings"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6" w15:restartNumberingAfterBreak="0">
    <w:nsid w:val="293E75D8"/>
    <w:multiLevelType w:val="hybridMultilevel"/>
    <w:tmpl w:val="7D443EE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4A6F2F"/>
    <w:multiLevelType w:val="hybridMultilevel"/>
    <w:tmpl w:val="D82A669C"/>
    <w:lvl w:ilvl="0" w:tplc="07AE1408">
      <w:start w:val="1"/>
      <w:numFmt w:val="lowerLetter"/>
      <w:lvlText w:val="%1-"/>
      <w:lvlJc w:val="left"/>
      <w:pPr>
        <w:ind w:left="1070" w:hanging="360"/>
      </w:pPr>
      <w:rPr>
        <w:rFonts w:hint="default"/>
      </w:r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18" w15:restartNumberingAfterBreak="0">
    <w:nsid w:val="2F7B4FEE"/>
    <w:multiLevelType w:val="hybridMultilevel"/>
    <w:tmpl w:val="B2F4E278"/>
    <w:lvl w:ilvl="0" w:tplc="BDFAC750">
      <w:start w:val="1"/>
      <w:numFmt w:val="decimal"/>
      <w:lvlText w:val="%1."/>
      <w:lvlJc w:val="left"/>
      <w:pPr>
        <w:ind w:left="360" w:hanging="360"/>
      </w:pPr>
      <w:rPr>
        <w:rFonts w:hint="default"/>
        <w:b/>
        <w:sz w:val="16"/>
        <w:szCs w:val="16"/>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33F453B1"/>
    <w:multiLevelType w:val="hybridMultilevel"/>
    <w:tmpl w:val="D11A484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3A7310E9"/>
    <w:multiLevelType w:val="hybridMultilevel"/>
    <w:tmpl w:val="27CAD888"/>
    <w:lvl w:ilvl="0" w:tplc="53D69CDA">
      <w:start w:val="1"/>
      <w:numFmt w:val="decimal"/>
      <w:lvlText w:val="%1."/>
      <w:lvlJc w:val="left"/>
      <w:pPr>
        <w:ind w:left="360" w:hanging="360"/>
      </w:pPr>
      <w:rPr>
        <w:rFonts w:hint="default"/>
        <w:b/>
        <w:sz w:val="18"/>
        <w:szCs w:val="18"/>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3AF03A6A"/>
    <w:multiLevelType w:val="hybridMultilevel"/>
    <w:tmpl w:val="46A6AA9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4100661E"/>
    <w:multiLevelType w:val="hybridMultilevel"/>
    <w:tmpl w:val="D2A6D42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43990A25"/>
    <w:multiLevelType w:val="hybridMultilevel"/>
    <w:tmpl w:val="A96E8E6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46502EEE"/>
    <w:multiLevelType w:val="hybridMultilevel"/>
    <w:tmpl w:val="133898BA"/>
    <w:lvl w:ilvl="0" w:tplc="0C0A000F">
      <w:start w:val="1"/>
      <w:numFmt w:val="decimal"/>
      <w:lvlText w:val="%1."/>
      <w:lvlJc w:val="left"/>
      <w:pPr>
        <w:ind w:left="360" w:hanging="360"/>
      </w:pPr>
      <w:rPr>
        <w:rFonts w:hint="default"/>
        <w:b/>
        <w:sz w:val="16"/>
        <w:szCs w:val="16"/>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4762430E"/>
    <w:multiLevelType w:val="hybridMultilevel"/>
    <w:tmpl w:val="78165700"/>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4A5B47B2"/>
    <w:multiLevelType w:val="hybridMultilevel"/>
    <w:tmpl w:val="25A0E772"/>
    <w:lvl w:ilvl="0" w:tplc="4E02F510">
      <w:start w:val="1"/>
      <w:numFmt w:val="bullet"/>
      <w:lvlText w:val=""/>
      <w:lvlJc w:val="left"/>
      <w:pPr>
        <w:ind w:left="720" w:hanging="360"/>
      </w:pPr>
      <w:rPr>
        <w:rFonts w:ascii="Wingdings" w:eastAsiaTheme="minorHAnsi" w:hAnsi="Wingdings"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62C2D02"/>
    <w:multiLevelType w:val="hybridMultilevel"/>
    <w:tmpl w:val="D8665374"/>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58016D4D"/>
    <w:multiLevelType w:val="hybridMultilevel"/>
    <w:tmpl w:val="C9DC739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63A90BC6"/>
    <w:multiLevelType w:val="hybridMultilevel"/>
    <w:tmpl w:val="6FB84630"/>
    <w:lvl w:ilvl="0" w:tplc="EB5271E2">
      <w:start w:val="1"/>
      <w:numFmt w:val="decimal"/>
      <w:lvlText w:val="%1."/>
      <w:lvlJc w:val="left"/>
      <w:pPr>
        <w:ind w:left="360" w:hanging="360"/>
      </w:pPr>
      <w:rPr>
        <w:rFonts w:hint="default"/>
        <w:b/>
        <w:sz w:val="16"/>
        <w:szCs w:val="16"/>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642229B1"/>
    <w:multiLevelType w:val="hybridMultilevel"/>
    <w:tmpl w:val="48FE926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64AD11EF"/>
    <w:multiLevelType w:val="hybridMultilevel"/>
    <w:tmpl w:val="6C6CFF4A"/>
    <w:lvl w:ilvl="0" w:tplc="53D69CDA">
      <w:start w:val="1"/>
      <w:numFmt w:val="decimal"/>
      <w:lvlText w:val="%1."/>
      <w:lvlJc w:val="left"/>
      <w:pPr>
        <w:ind w:left="574" w:hanging="360"/>
      </w:pPr>
      <w:rPr>
        <w:rFonts w:hint="default"/>
        <w:b/>
        <w:sz w:val="18"/>
        <w:szCs w:val="18"/>
      </w:rPr>
    </w:lvl>
    <w:lvl w:ilvl="1" w:tplc="0C0A0019" w:tentative="1">
      <w:start w:val="1"/>
      <w:numFmt w:val="lowerLetter"/>
      <w:lvlText w:val="%2."/>
      <w:lvlJc w:val="left"/>
      <w:pPr>
        <w:ind w:left="1654" w:hanging="360"/>
      </w:pPr>
    </w:lvl>
    <w:lvl w:ilvl="2" w:tplc="0C0A001B" w:tentative="1">
      <w:start w:val="1"/>
      <w:numFmt w:val="lowerRoman"/>
      <w:lvlText w:val="%3."/>
      <w:lvlJc w:val="right"/>
      <w:pPr>
        <w:ind w:left="2374" w:hanging="180"/>
      </w:pPr>
    </w:lvl>
    <w:lvl w:ilvl="3" w:tplc="0C0A000F" w:tentative="1">
      <w:start w:val="1"/>
      <w:numFmt w:val="decimal"/>
      <w:lvlText w:val="%4."/>
      <w:lvlJc w:val="left"/>
      <w:pPr>
        <w:ind w:left="3094" w:hanging="360"/>
      </w:pPr>
    </w:lvl>
    <w:lvl w:ilvl="4" w:tplc="0C0A0019" w:tentative="1">
      <w:start w:val="1"/>
      <w:numFmt w:val="lowerLetter"/>
      <w:lvlText w:val="%5."/>
      <w:lvlJc w:val="left"/>
      <w:pPr>
        <w:ind w:left="3814" w:hanging="360"/>
      </w:pPr>
    </w:lvl>
    <w:lvl w:ilvl="5" w:tplc="0C0A001B" w:tentative="1">
      <w:start w:val="1"/>
      <w:numFmt w:val="lowerRoman"/>
      <w:lvlText w:val="%6."/>
      <w:lvlJc w:val="right"/>
      <w:pPr>
        <w:ind w:left="4534" w:hanging="180"/>
      </w:pPr>
    </w:lvl>
    <w:lvl w:ilvl="6" w:tplc="0C0A000F" w:tentative="1">
      <w:start w:val="1"/>
      <w:numFmt w:val="decimal"/>
      <w:lvlText w:val="%7."/>
      <w:lvlJc w:val="left"/>
      <w:pPr>
        <w:ind w:left="5254" w:hanging="360"/>
      </w:pPr>
    </w:lvl>
    <w:lvl w:ilvl="7" w:tplc="0C0A0019" w:tentative="1">
      <w:start w:val="1"/>
      <w:numFmt w:val="lowerLetter"/>
      <w:lvlText w:val="%8."/>
      <w:lvlJc w:val="left"/>
      <w:pPr>
        <w:ind w:left="5974" w:hanging="360"/>
      </w:pPr>
    </w:lvl>
    <w:lvl w:ilvl="8" w:tplc="0C0A001B" w:tentative="1">
      <w:start w:val="1"/>
      <w:numFmt w:val="lowerRoman"/>
      <w:lvlText w:val="%9."/>
      <w:lvlJc w:val="right"/>
      <w:pPr>
        <w:ind w:left="6694" w:hanging="180"/>
      </w:pPr>
    </w:lvl>
  </w:abstractNum>
  <w:abstractNum w:abstractNumId="32" w15:restartNumberingAfterBreak="0">
    <w:nsid w:val="66812D6C"/>
    <w:multiLevelType w:val="hybridMultilevel"/>
    <w:tmpl w:val="86E45DA2"/>
    <w:lvl w:ilvl="0" w:tplc="AD60D0AC">
      <w:start w:val="1"/>
      <w:numFmt w:val="decimal"/>
      <w:lvlText w:val="%1."/>
      <w:lvlJc w:val="right"/>
      <w:pPr>
        <w:ind w:left="720" w:hanging="360"/>
      </w:pPr>
      <w:rPr>
        <w:rFonts w:hint="default"/>
        <w:b/>
        <w:sz w:val="17"/>
        <w:szCs w:val="17"/>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78B7E32"/>
    <w:multiLevelType w:val="hybridMultilevel"/>
    <w:tmpl w:val="49D2785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8665189"/>
    <w:multiLevelType w:val="hybridMultilevel"/>
    <w:tmpl w:val="89AE471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68FC6803"/>
    <w:multiLevelType w:val="hybridMultilevel"/>
    <w:tmpl w:val="2E04B97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B737911"/>
    <w:multiLevelType w:val="hybridMultilevel"/>
    <w:tmpl w:val="A3E63C0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BA603D3"/>
    <w:multiLevelType w:val="hybridMultilevel"/>
    <w:tmpl w:val="E716EA14"/>
    <w:lvl w:ilvl="0" w:tplc="0C0A0005">
      <w:start w:val="1"/>
      <w:numFmt w:val="bullet"/>
      <w:lvlText w:val=""/>
      <w:lvlJc w:val="left"/>
      <w:pPr>
        <w:ind w:left="786" w:hanging="360"/>
      </w:pPr>
      <w:rPr>
        <w:rFonts w:ascii="Wingdings" w:hAnsi="Wingdings"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38" w15:restartNumberingAfterBreak="0">
    <w:nsid w:val="6BC47EB1"/>
    <w:multiLevelType w:val="hybridMultilevel"/>
    <w:tmpl w:val="1FD0C914"/>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71D96A26"/>
    <w:multiLevelType w:val="hybridMultilevel"/>
    <w:tmpl w:val="0F0A798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44E34C4"/>
    <w:multiLevelType w:val="hybridMultilevel"/>
    <w:tmpl w:val="1706B49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74AD69C1"/>
    <w:multiLevelType w:val="hybridMultilevel"/>
    <w:tmpl w:val="CA5001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CC151BE"/>
    <w:multiLevelType w:val="hybridMultilevel"/>
    <w:tmpl w:val="439C0FF4"/>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1984239592">
    <w:abstractNumId w:val="41"/>
  </w:num>
  <w:num w:numId="2" w16cid:durableId="865481185">
    <w:abstractNumId w:val="3"/>
  </w:num>
  <w:num w:numId="3" w16cid:durableId="1126505368">
    <w:abstractNumId w:val="38"/>
  </w:num>
  <w:num w:numId="4" w16cid:durableId="1317297214">
    <w:abstractNumId w:val="9"/>
  </w:num>
  <w:num w:numId="5" w16cid:durableId="1404330339">
    <w:abstractNumId w:val="34"/>
  </w:num>
  <w:num w:numId="6" w16cid:durableId="20403366">
    <w:abstractNumId w:val="19"/>
  </w:num>
  <w:num w:numId="7" w16cid:durableId="533273224">
    <w:abstractNumId w:val="23"/>
  </w:num>
  <w:num w:numId="8" w16cid:durableId="1400401473">
    <w:abstractNumId w:val="1"/>
  </w:num>
  <w:num w:numId="9" w16cid:durableId="1726370825">
    <w:abstractNumId w:val="13"/>
  </w:num>
  <w:num w:numId="10" w16cid:durableId="907225335">
    <w:abstractNumId w:val="33"/>
  </w:num>
  <w:num w:numId="11" w16cid:durableId="932780708">
    <w:abstractNumId w:val="26"/>
  </w:num>
  <w:num w:numId="12" w16cid:durableId="179273594">
    <w:abstractNumId w:val="8"/>
  </w:num>
  <w:num w:numId="13" w16cid:durableId="1053893818">
    <w:abstractNumId w:val="25"/>
  </w:num>
  <w:num w:numId="14" w16cid:durableId="1430394591">
    <w:abstractNumId w:val="22"/>
  </w:num>
  <w:num w:numId="15" w16cid:durableId="2119983277">
    <w:abstractNumId w:val="28"/>
  </w:num>
  <w:num w:numId="16" w16cid:durableId="911357897">
    <w:abstractNumId w:val="12"/>
  </w:num>
  <w:num w:numId="17" w16cid:durableId="1182664266">
    <w:abstractNumId w:val="11"/>
  </w:num>
  <w:num w:numId="18" w16cid:durableId="1743286417">
    <w:abstractNumId w:val="16"/>
  </w:num>
  <w:num w:numId="19" w16cid:durableId="1967541202">
    <w:abstractNumId w:val="40"/>
  </w:num>
  <w:num w:numId="20" w16cid:durableId="992024014">
    <w:abstractNumId w:val="21"/>
  </w:num>
  <w:num w:numId="21" w16cid:durableId="2025131960">
    <w:abstractNumId w:val="30"/>
  </w:num>
  <w:num w:numId="22" w16cid:durableId="950094121">
    <w:abstractNumId w:val="0"/>
  </w:num>
  <w:num w:numId="23" w16cid:durableId="1247883091">
    <w:abstractNumId w:val="42"/>
  </w:num>
  <w:num w:numId="24" w16cid:durableId="667027109">
    <w:abstractNumId w:val="2"/>
  </w:num>
  <w:num w:numId="25" w16cid:durableId="56057987">
    <w:abstractNumId w:val="36"/>
  </w:num>
  <w:num w:numId="26" w16cid:durableId="1796286994">
    <w:abstractNumId w:val="5"/>
  </w:num>
  <w:num w:numId="27" w16cid:durableId="1156653492">
    <w:abstractNumId w:val="15"/>
  </w:num>
  <w:num w:numId="28" w16cid:durableId="273902094">
    <w:abstractNumId w:val="6"/>
  </w:num>
  <w:num w:numId="29" w16cid:durableId="939727518">
    <w:abstractNumId w:val="37"/>
  </w:num>
  <w:num w:numId="30" w16cid:durableId="1331174417">
    <w:abstractNumId w:val="17"/>
  </w:num>
  <w:num w:numId="31" w16cid:durableId="2130083035">
    <w:abstractNumId w:val="10"/>
  </w:num>
  <w:num w:numId="32" w16cid:durableId="1607226709">
    <w:abstractNumId w:val="27"/>
  </w:num>
  <w:num w:numId="33" w16cid:durableId="548807943">
    <w:abstractNumId w:val="39"/>
  </w:num>
  <w:num w:numId="34" w16cid:durableId="113257165">
    <w:abstractNumId w:val="14"/>
  </w:num>
  <w:num w:numId="35" w16cid:durableId="297079126">
    <w:abstractNumId w:val="7"/>
  </w:num>
  <w:num w:numId="36" w16cid:durableId="1177383077">
    <w:abstractNumId w:val="20"/>
  </w:num>
  <w:num w:numId="37" w16cid:durableId="138427612">
    <w:abstractNumId w:val="31"/>
  </w:num>
  <w:num w:numId="38" w16cid:durableId="1186332686">
    <w:abstractNumId w:val="29"/>
  </w:num>
  <w:num w:numId="39" w16cid:durableId="838738141">
    <w:abstractNumId w:val="18"/>
  </w:num>
  <w:num w:numId="40" w16cid:durableId="1472594684">
    <w:abstractNumId w:val="24"/>
  </w:num>
  <w:num w:numId="41" w16cid:durableId="786242520">
    <w:abstractNumId w:val="32"/>
  </w:num>
  <w:num w:numId="42" w16cid:durableId="1844859847">
    <w:abstractNumId w:val="35"/>
  </w:num>
  <w:num w:numId="43" w16cid:durableId="1865053339">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057B"/>
    <w:rsid w:val="00001C2E"/>
    <w:rsid w:val="00001D5B"/>
    <w:rsid w:val="00001F72"/>
    <w:rsid w:val="000027F9"/>
    <w:rsid w:val="00002D51"/>
    <w:rsid w:val="000031FA"/>
    <w:rsid w:val="000035D1"/>
    <w:rsid w:val="00003975"/>
    <w:rsid w:val="000046A5"/>
    <w:rsid w:val="0000493B"/>
    <w:rsid w:val="000054EE"/>
    <w:rsid w:val="00006421"/>
    <w:rsid w:val="00006C44"/>
    <w:rsid w:val="000113B0"/>
    <w:rsid w:val="000116B0"/>
    <w:rsid w:val="000118B9"/>
    <w:rsid w:val="0001196F"/>
    <w:rsid w:val="00013487"/>
    <w:rsid w:val="00013D9B"/>
    <w:rsid w:val="00013DF9"/>
    <w:rsid w:val="0001421E"/>
    <w:rsid w:val="00014918"/>
    <w:rsid w:val="00014A77"/>
    <w:rsid w:val="00014B85"/>
    <w:rsid w:val="000150D0"/>
    <w:rsid w:val="000157FC"/>
    <w:rsid w:val="00015EFD"/>
    <w:rsid w:val="000165C8"/>
    <w:rsid w:val="00016ACF"/>
    <w:rsid w:val="000173F3"/>
    <w:rsid w:val="00017992"/>
    <w:rsid w:val="0002071C"/>
    <w:rsid w:val="0002146B"/>
    <w:rsid w:val="00022083"/>
    <w:rsid w:val="00022312"/>
    <w:rsid w:val="000225F8"/>
    <w:rsid w:val="00022C29"/>
    <w:rsid w:val="00022DC9"/>
    <w:rsid w:val="00023D33"/>
    <w:rsid w:val="000240D5"/>
    <w:rsid w:val="00024329"/>
    <w:rsid w:val="000248C0"/>
    <w:rsid w:val="00024EF9"/>
    <w:rsid w:val="00025095"/>
    <w:rsid w:val="00025DBF"/>
    <w:rsid w:val="00027F51"/>
    <w:rsid w:val="00030133"/>
    <w:rsid w:val="0003078A"/>
    <w:rsid w:val="00030C24"/>
    <w:rsid w:val="000313BD"/>
    <w:rsid w:val="00032151"/>
    <w:rsid w:val="00032EAE"/>
    <w:rsid w:val="000332C4"/>
    <w:rsid w:val="00033CBE"/>
    <w:rsid w:val="00034FEC"/>
    <w:rsid w:val="00036197"/>
    <w:rsid w:val="00041385"/>
    <w:rsid w:val="00041D10"/>
    <w:rsid w:val="00043000"/>
    <w:rsid w:val="000443B0"/>
    <w:rsid w:val="000460F4"/>
    <w:rsid w:val="000461FF"/>
    <w:rsid w:val="00046E88"/>
    <w:rsid w:val="00046FD7"/>
    <w:rsid w:val="00047135"/>
    <w:rsid w:val="0005020B"/>
    <w:rsid w:val="00050D10"/>
    <w:rsid w:val="00052120"/>
    <w:rsid w:val="00052812"/>
    <w:rsid w:val="00054562"/>
    <w:rsid w:val="00054722"/>
    <w:rsid w:val="0005507A"/>
    <w:rsid w:val="000552CD"/>
    <w:rsid w:val="000569ED"/>
    <w:rsid w:val="000574D3"/>
    <w:rsid w:val="0006062C"/>
    <w:rsid w:val="000610ED"/>
    <w:rsid w:val="00061459"/>
    <w:rsid w:val="00061671"/>
    <w:rsid w:val="000640AA"/>
    <w:rsid w:val="00065FFC"/>
    <w:rsid w:val="00066D83"/>
    <w:rsid w:val="000670E4"/>
    <w:rsid w:val="000670F1"/>
    <w:rsid w:val="00070A35"/>
    <w:rsid w:val="0007134D"/>
    <w:rsid w:val="0007149A"/>
    <w:rsid w:val="00071D4E"/>
    <w:rsid w:val="00073042"/>
    <w:rsid w:val="0007339D"/>
    <w:rsid w:val="0007453A"/>
    <w:rsid w:val="0007532B"/>
    <w:rsid w:val="00075F4B"/>
    <w:rsid w:val="0007682E"/>
    <w:rsid w:val="00076909"/>
    <w:rsid w:val="00076991"/>
    <w:rsid w:val="00076A37"/>
    <w:rsid w:val="00076FBE"/>
    <w:rsid w:val="0007753D"/>
    <w:rsid w:val="000809FD"/>
    <w:rsid w:val="00080C47"/>
    <w:rsid w:val="00080E19"/>
    <w:rsid w:val="00081357"/>
    <w:rsid w:val="00081768"/>
    <w:rsid w:val="000826E7"/>
    <w:rsid w:val="000827FA"/>
    <w:rsid w:val="00083694"/>
    <w:rsid w:val="000837E0"/>
    <w:rsid w:val="000838FD"/>
    <w:rsid w:val="00083A63"/>
    <w:rsid w:val="00085460"/>
    <w:rsid w:val="00086110"/>
    <w:rsid w:val="00087928"/>
    <w:rsid w:val="00087C6B"/>
    <w:rsid w:val="00090A8C"/>
    <w:rsid w:val="00091884"/>
    <w:rsid w:val="00092C05"/>
    <w:rsid w:val="000941FD"/>
    <w:rsid w:val="000960A4"/>
    <w:rsid w:val="000974B8"/>
    <w:rsid w:val="000A0423"/>
    <w:rsid w:val="000A128D"/>
    <w:rsid w:val="000A193A"/>
    <w:rsid w:val="000A2909"/>
    <w:rsid w:val="000A29AA"/>
    <w:rsid w:val="000A431C"/>
    <w:rsid w:val="000A4CC6"/>
    <w:rsid w:val="000A7286"/>
    <w:rsid w:val="000A73F4"/>
    <w:rsid w:val="000B10B5"/>
    <w:rsid w:val="000B1753"/>
    <w:rsid w:val="000B1D3B"/>
    <w:rsid w:val="000B1EAA"/>
    <w:rsid w:val="000B24D6"/>
    <w:rsid w:val="000B296E"/>
    <w:rsid w:val="000B2AFD"/>
    <w:rsid w:val="000B3AFB"/>
    <w:rsid w:val="000B41C4"/>
    <w:rsid w:val="000B4721"/>
    <w:rsid w:val="000B4BC2"/>
    <w:rsid w:val="000B4D10"/>
    <w:rsid w:val="000B560D"/>
    <w:rsid w:val="000B5641"/>
    <w:rsid w:val="000B63EB"/>
    <w:rsid w:val="000B653A"/>
    <w:rsid w:val="000B6744"/>
    <w:rsid w:val="000B6DB6"/>
    <w:rsid w:val="000B6F70"/>
    <w:rsid w:val="000C00E1"/>
    <w:rsid w:val="000C1E52"/>
    <w:rsid w:val="000C4575"/>
    <w:rsid w:val="000C4632"/>
    <w:rsid w:val="000C4ADA"/>
    <w:rsid w:val="000C568D"/>
    <w:rsid w:val="000C66D6"/>
    <w:rsid w:val="000C6861"/>
    <w:rsid w:val="000C7915"/>
    <w:rsid w:val="000C7916"/>
    <w:rsid w:val="000C7F10"/>
    <w:rsid w:val="000D0386"/>
    <w:rsid w:val="000D0778"/>
    <w:rsid w:val="000D0C2E"/>
    <w:rsid w:val="000D2145"/>
    <w:rsid w:val="000D344C"/>
    <w:rsid w:val="000D4265"/>
    <w:rsid w:val="000D431E"/>
    <w:rsid w:val="000D4D71"/>
    <w:rsid w:val="000D4DE4"/>
    <w:rsid w:val="000D5443"/>
    <w:rsid w:val="000D6129"/>
    <w:rsid w:val="000D6AB7"/>
    <w:rsid w:val="000D7E3E"/>
    <w:rsid w:val="000E0AEC"/>
    <w:rsid w:val="000E11B6"/>
    <w:rsid w:val="000E2402"/>
    <w:rsid w:val="000E2857"/>
    <w:rsid w:val="000E3A02"/>
    <w:rsid w:val="000E3F17"/>
    <w:rsid w:val="000E571A"/>
    <w:rsid w:val="000E5F6B"/>
    <w:rsid w:val="000E66A6"/>
    <w:rsid w:val="000E682D"/>
    <w:rsid w:val="000E697F"/>
    <w:rsid w:val="000E6C7C"/>
    <w:rsid w:val="000E6CA6"/>
    <w:rsid w:val="000E6E46"/>
    <w:rsid w:val="000E737C"/>
    <w:rsid w:val="000E7DC7"/>
    <w:rsid w:val="000F01D7"/>
    <w:rsid w:val="000F0690"/>
    <w:rsid w:val="000F06C6"/>
    <w:rsid w:val="000F08E9"/>
    <w:rsid w:val="000F09D9"/>
    <w:rsid w:val="000F1255"/>
    <w:rsid w:val="000F31D3"/>
    <w:rsid w:val="000F5485"/>
    <w:rsid w:val="000F60A1"/>
    <w:rsid w:val="000F646F"/>
    <w:rsid w:val="000F7A46"/>
    <w:rsid w:val="0010050D"/>
    <w:rsid w:val="001005AD"/>
    <w:rsid w:val="00100E70"/>
    <w:rsid w:val="001011ED"/>
    <w:rsid w:val="00101444"/>
    <w:rsid w:val="0010188D"/>
    <w:rsid w:val="00102AE4"/>
    <w:rsid w:val="00103349"/>
    <w:rsid w:val="001045F1"/>
    <w:rsid w:val="00105085"/>
    <w:rsid w:val="00105088"/>
    <w:rsid w:val="00107089"/>
    <w:rsid w:val="00107890"/>
    <w:rsid w:val="00112101"/>
    <w:rsid w:val="00113351"/>
    <w:rsid w:val="00113400"/>
    <w:rsid w:val="00114E17"/>
    <w:rsid w:val="00115082"/>
    <w:rsid w:val="00115387"/>
    <w:rsid w:val="001168B4"/>
    <w:rsid w:val="00116A9D"/>
    <w:rsid w:val="00117851"/>
    <w:rsid w:val="001178E7"/>
    <w:rsid w:val="00120CDD"/>
    <w:rsid w:val="00121B5E"/>
    <w:rsid w:val="00122F4C"/>
    <w:rsid w:val="0012345C"/>
    <w:rsid w:val="0012376F"/>
    <w:rsid w:val="00123CCE"/>
    <w:rsid w:val="00124008"/>
    <w:rsid w:val="00124730"/>
    <w:rsid w:val="001251DC"/>
    <w:rsid w:val="001254F4"/>
    <w:rsid w:val="00125663"/>
    <w:rsid w:val="00126295"/>
    <w:rsid w:val="00127BDD"/>
    <w:rsid w:val="0013003D"/>
    <w:rsid w:val="00130D9E"/>
    <w:rsid w:val="00132339"/>
    <w:rsid w:val="00133E9B"/>
    <w:rsid w:val="0013407B"/>
    <w:rsid w:val="001341E4"/>
    <w:rsid w:val="001347B7"/>
    <w:rsid w:val="00135208"/>
    <w:rsid w:val="001359C0"/>
    <w:rsid w:val="00135B62"/>
    <w:rsid w:val="00135E85"/>
    <w:rsid w:val="00135E95"/>
    <w:rsid w:val="00137293"/>
    <w:rsid w:val="00140480"/>
    <w:rsid w:val="00140AD3"/>
    <w:rsid w:val="001411B0"/>
    <w:rsid w:val="001412EE"/>
    <w:rsid w:val="001434CA"/>
    <w:rsid w:val="001442C6"/>
    <w:rsid w:val="00144C5C"/>
    <w:rsid w:val="00144CC6"/>
    <w:rsid w:val="0014606D"/>
    <w:rsid w:val="001460F9"/>
    <w:rsid w:val="00146347"/>
    <w:rsid w:val="001464AF"/>
    <w:rsid w:val="00147021"/>
    <w:rsid w:val="00150819"/>
    <w:rsid w:val="001518D9"/>
    <w:rsid w:val="00151A67"/>
    <w:rsid w:val="00151D1B"/>
    <w:rsid w:val="0015304F"/>
    <w:rsid w:val="001554FC"/>
    <w:rsid w:val="001556E3"/>
    <w:rsid w:val="001559D1"/>
    <w:rsid w:val="00156276"/>
    <w:rsid w:val="001570A8"/>
    <w:rsid w:val="001570FE"/>
    <w:rsid w:val="00157466"/>
    <w:rsid w:val="0015788D"/>
    <w:rsid w:val="00157BA4"/>
    <w:rsid w:val="001620DF"/>
    <w:rsid w:val="001627C6"/>
    <w:rsid w:val="0016341B"/>
    <w:rsid w:val="00163C29"/>
    <w:rsid w:val="00164602"/>
    <w:rsid w:val="001649FF"/>
    <w:rsid w:val="001657DE"/>
    <w:rsid w:val="00165BDF"/>
    <w:rsid w:val="001705A7"/>
    <w:rsid w:val="0017072E"/>
    <w:rsid w:val="00171701"/>
    <w:rsid w:val="00172BE5"/>
    <w:rsid w:val="00173AA7"/>
    <w:rsid w:val="00175E09"/>
    <w:rsid w:val="0017600B"/>
    <w:rsid w:val="00177BDD"/>
    <w:rsid w:val="00180FD1"/>
    <w:rsid w:val="001810D5"/>
    <w:rsid w:val="001837DE"/>
    <w:rsid w:val="00183A37"/>
    <w:rsid w:val="0018400A"/>
    <w:rsid w:val="00185793"/>
    <w:rsid w:val="001859DE"/>
    <w:rsid w:val="00186793"/>
    <w:rsid w:val="00186C49"/>
    <w:rsid w:val="00191A63"/>
    <w:rsid w:val="00191C32"/>
    <w:rsid w:val="00191D50"/>
    <w:rsid w:val="00191E64"/>
    <w:rsid w:val="00191E69"/>
    <w:rsid w:val="00191F33"/>
    <w:rsid w:val="001921A4"/>
    <w:rsid w:val="00192B60"/>
    <w:rsid w:val="001931C3"/>
    <w:rsid w:val="0019440F"/>
    <w:rsid w:val="00194885"/>
    <w:rsid w:val="00194B9F"/>
    <w:rsid w:val="00194F53"/>
    <w:rsid w:val="0019675C"/>
    <w:rsid w:val="00196ABD"/>
    <w:rsid w:val="001978A6"/>
    <w:rsid w:val="001A1D61"/>
    <w:rsid w:val="001A2297"/>
    <w:rsid w:val="001A23AB"/>
    <w:rsid w:val="001A29CE"/>
    <w:rsid w:val="001A2E76"/>
    <w:rsid w:val="001A3963"/>
    <w:rsid w:val="001A3992"/>
    <w:rsid w:val="001A39A1"/>
    <w:rsid w:val="001A48F6"/>
    <w:rsid w:val="001A57D7"/>
    <w:rsid w:val="001A5D51"/>
    <w:rsid w:val="001A6B3D"/>
    <w:rsid w:val="001A6B77"/>
    <w:rsid w:val="001B0C85"/>
    <w:rsid w:val="001B1DE0"/>
    <w:rsid w:val="001B2249"/>
    <w:rsid w:val="001B240B"/>
    <w:rsid w:val="001B3628"/>
    <w:rsid w:val="001B3BF7"/>
    <w:rsid w:val="001B4052"/>
    <w:rsid w:val="001B4C45"/>
    <w:rsid w:val="001B5842"/>
    <w:rsid w:val="001B5F78"/>
    <w:rsid w:val="001B63EE"/>
    <w:rsid w:val="001C0766"/>
    <w:rsid w:val="001C15DE"/>
    <w:rsid w:val="001C2233"/>
    <w:rsid w:val="001C359A"/>
    <w:rsid w:val="001C36A7"/>
    <w:rsid w:val="001C37E9"/>
    <w:rsid w:val="001C39C9"/>
    <w:rsid w:val="001C4296"/>
    <w:rsid w:val="001C52AB"/>
    <w:rsid w:val="001C5F04"/>
    <w:rsid w:val="001C5FAB"/>
    <w:rsid w:val="001C752D"/>
    <w:rsid w:val="001C7A1E"/>
    <w:rsid w:val="001D00BB"/>
    <w:rsid w:val="001D109A"/>
    <w:rsid w:val="001D20F7"/>
    <w:rsid w:val="001D263C"/>
    <w:rsid w:val="001D3041"/>
    <w:rsid w:val="001D3D69"/>
    <w:rsid w:val="001D4AFA"/>
    <w:rsid w:val="001D5FD2"/>
    <w:rsid w:val="001D6244"/>
    <w:rsid w:val="001E0472"/>
    <w:rsid w:val="001E0A26"/>
    <w:rsid w:val="001E0BAB"/>
    <w:rsid w:val="001E0D2C"/>
    <w:rsid w:val="001E240A"/>
    <w:rsid w:val="001E2C15"/>
    <w:rsid w:val="001E35D6"/>
    <w:rsid w:val="001E4842"/>
    <w:rsid w:val="001E61DD"/>
    <w:rsid w:val="001E7190"/>
    <w:rsid w:val="001E7DCC"/>
    <w:rsid w:val="001F0FED"/>
    <w:rsid w:val="001F1484"/>
    <w:rsid w:val="001F32DE"/>
    <w:rsid w:val="001F380E"/>
    <w:rsid w:val="001F4BFE"/>
    <w:rsid w:val="001F5013"/>
    <w:rsid w:val="001F526A"/>
    <w:rsid w:val="001F62B9"/>
    <w:rsid w:val="001F67D3"/>
    <w:rsid w:val="001F7909"/>
    <w:rsid w:val="001F799E"/>
    <w:rsid w:val="001F7DCA"/>
    <w:rsid w:val="00201D8B"/>
    <w:rsid w:val="002022FE"/>
    <w:rsid w:val="0020414F"/>
    <w:rsid w:val="00204768"/>
    <w:rsid w:val="00206569"/>
    <w:rsid w:val="00206E7A"/>
    <w:rsid w:val="002076C5"/>
    <w:rsid w:val="00210C6A"/>
    <w:rsid w:val="00210F26"/>
    <w:rsid w:val="00210FC1"/>
    <w:rsid w:val="00213315"/>
    <w:rsid w:val="00214150"/>
    <w:rsid w:val="002147AD"/>
    <w:rsid w:val="00214EA0"/>
    <w:rsid w:val="0021572C"/>
    <w:rsid w:val="00215DA0"/>
    <w:rsid w:val="00216337"/>
    <w:rsid w:val="00216D6A"/>
    <w:rsid w:val="0021725F"/>
    <w:rsid w:val="00217DFA"/>
    <w:rsid w:val="00220389"/>
    <w:rsid w:val="002209E3"/>
    <w:rsid w:val="00220BA2"/>
    <w:rsid w:val="00220FDA"/>
    <w:rsid w:val="0022181B"/>
    <w:rsid w:val="00223F86"/>
    <w:rsid w:val="0022791B"/>
    <w:rsid w:val="00230D30"/>
    <w:rsid w:val="00230D59"/>
    <w:rsid w:val="00230E55"/>
    <w:rsid w:val="00232CDD"/>
    <w:rsid w:val="0023330C"/>
    <w:rsid w:val="00234272"/>
    <w:rsid w:val="00234C40"/>
    <w:rsid w:val="00235B45"/>
    <w:rsid w:val="00235E85"/>
    <w:rsid w:val="00236132"/>
    <w:rsid w:val="002369A5"/>
    <w:rsid w:val="00236F70"/>
    <w:rsid w:val="00240072"/>
    <w:rsid w:val="00240E45"/>
    <w:rsid w:val="00241220"/>
    <w:rsid w:val="002417E5"/>
    <w:rsid w:val="002424C9"/>
    <w:rsid w:val="002432BD"/>
    <w:rsid w:val="00243430"/>
    <w:rsid w:val="00243A94"/>
    <w:rsid w:val="00244077"/>
    <w:rsid w:val="00244A27"/>
    <w:rsid w:val="002451D3"/>
    <w:rsid w:val="00245575"/>
    <w:rsid w:val="002459A6"/>
    <w:rsid w:val="00245F19"/>
    <w:rsid w:val="00245F98"/>
    <w:rsid w:val="0024698D"/>
    <w:rsid w:val="00246DFE"/>
    <w:rsid w:val="002502F8"/>
    <w:rsid w:val="00251205"/>
    <w:rsid w:val="00251875"/>
    <w:rsid w:val="00252051"/>
    <w:rsid w:val="002522FF"/>
    <w:rsid w:val="002527A9"/>
    <w:rsid w:val="00252C96"/>
    <w:rsid w:val="00253240"/>
    <w:rsid w:val="0025357B"/>
    <w:rsid w:val="00253742"/>
    <w:rsid w:val="0025484D"/>
    <w:rsid w:val="0025581B"/>
    <w:rsid w:val="00255D85"/>
    <w:rsid w:val="00255EB5"/>
    <w:rsid w:val="0026034B"/>
    <w:rsid w:val="002626BD"/>
    <w:rsid w:val="00262C33"/>
    <w:rsid w:val="0026424B"/>
    <w:rsid w:val="00265749"/>
    <w:rsid w:val="002659F5"/>
    <w:rsid w:val="00265D8E"/>
    <w:rsid w:val="00266815"/>
    <w:rsid w:val="0026694B"/>
    <w:rsid w:val="00267736"/>
    <w:rsid w:val="0027093E"/>
    <w:rsid w:val="00270B38"/>
    <w:rsid w:val="00271848"/>
    <w:rsid w:val="002733A7"/>
    <w:rsid w:val="00276D9F"/>
    <w:rsid w:val="00280353"/>
    <w:rsid w:val="0028075F"/>
    <w:rsid w:val="00280FD2"/>
    <w:rsid w:val="00282216"/>
    <w:rsid w:val="002826A7"/>
    <w:rsid w:val="00282924"/>
    <w:rsid w:val="00282C1C"/>
    <w:rsid w:val="00283A79"/>
    <w:rsid w:val="00286CEE"/>
    <w:rsid w:val="00287773"/>
    <w:rsid w:val="00290D7D"/>
    <w:rsid w:val="00290FEA"/>
    <w:rsid w:val="00291232"/>
    <w:rsid w:val="002913E3"/>
    <w:rsid w:val="0029189F"/>
    <w:rsid w:val="0029260C"/>
    <w:rsid w:val="00292948"/>
    <w:rsid w:val="00293543"/>
    <w:rsid w:val="00293B83"/>
    <w:rsid w:val="00293EA2"/>
    <w:rsid w:val="002943EC"/>
    <w:rsid w:val="00295C62"/>
    <w:rsid w:val="00296756"/>
    <w:rsid w:val="002978F7"/>
    <w:rsid w:val="002A0C01"/>
    <w:rsid w:val="002A13F3"/>
    <w:rsid w:val="002A22A8"/>
    <w:rsid w:val="002A2387"/>
    <w:rsid w:val="002A2D3A"/>
    <w:rsid w:val="002A33F1"/>
    <w:rsid w:val="002A4268"/>
    <w:rsid w:val="002A42A5"/>
    <w:rsid w:val="002A4AE5"/>
    <w:rsid w:val="002A582B"/>
    <w:rsid w:val="002A6CFA"/>
    <w:rsid w:val="002A7713"/>
    <w:rsid w:val="002B1C41"/>
    <w:rsid w:val="002B3D5E"/>
    <w:rsid w:val="002B3F3B"/>
    <w:rsid w:val="002B41A6"/>
    <w:rsid w:val="002B4741"/>
    <w:rsid w:val="002B4AB1"/>
    <w:rsid w:val="002B5025"/>
    <w:rsid w:val="002B55BC"/>
    <w:rsid w:val="002B5889"/>
    <w:rsid w:val="002B5D2A"/>
    <w:rsid w:val="002B6417"/>
    <w:rsid w:val="002B7CDA"/>
    <w:rsid w:val="002B7D2E"/>
    <w:rsid w:val="002B7E64"/>
    <w:rsid w:val="002C0E81"/>
    <w:rsid w:val="002C1DF8"/>
    <w:rsid w:val="002C2731"/>
    <w:rsid w:val="002C3B15"/>
    <w:rsid w:val="002C4229"/>
    <w:rsid w:val="002C44A9"/>
    <w:rsid w:val="002C5641"/>
    <w:rsid w:val="002C5672"/>
    <w:rsid w:val="002C5BE4"/>
    <w:rsid w:val="002C76FF"/>
    <w:rsid w:val="002C7B07"/>
    <w:rsid w:val="002D02F6"/>
    <w:rsid w:val="002D0AAF"/>
    <w:rsid w:val="002D29D1"/>
    <w:rsid w:val="002D403D"/>
    <w:rsid w:val="002D444B"/>
    <w:rsid w:val="002D45F4"/>
    <w:rsid w:val="002D4A32"/>
    <w:rsid w:val="002D508D"/>
    <w:rsid w:val="002D536A"/>
    <w:rsid w:val="002D57F6"/>
    <w:rsid w:val="002D594E"/>
    <w:rsid w:val="002D746B"/>
    <w:rsid w:val="002D7EFE"/>
    <w:rsid w:val="002E2BCA"/>
    <w:rsid w:val="002E34AB"/>
    <w:rsid w:val="002E34C2"/>
    <w:rsid w:val="002E3719"/>
    <w:rsid w:val="002E400D"/>
    <w:rsid w:val="002E45C0"/>
    <w:rsid w:val="002E657A"/>
    <w:rsid w:val="002E7279"/>
    <w:rsid w:val="002E72B7"/>
    <w:rsid w:val="002E7B98"/>
    <w:rsid w:val="002F088E"/>
    <w:rsid w:val="002F0907"/>
    <w:rsid w:val="002F0A53"/>
    <w:rsid w:val="002F13CF"/>
    <w:rsid w:val="002F50A8"/>
    <w:rsid w:val="00300020"/>
    <w:rsid w:val="00300AAE"/>
    <w:rsid w:val="00301461"/>
    <w:rsid w:val="003014E0"/>
    <w:rsid w:val="003027D7"/>
    <w:rsid w:val="00302D36"/>
    <w:rsid w:val="003035C3"/>
    <w:rsid w:val="00307327"/>
    <w:rsid w:val="003077FC"/>
    <w:rsid w:val="0031004E"/>
    <w:rsid w:val="003100A2"/>
    <w:rsid w:val="003105A9"/>
    <w:rsid w:val="0031152A"/>
    <w:rsid w:val="003120A4"/>
    <w:rsid w:val="00312BEE"/>
    <w:rsid w:val="003131AF"/>
    <w:rsid w:val="00313CF9"/>
    <w:rsid w:val="00315091"/>
    <w:rsid w:val="00315ECE"/>
    <w:rsid w:val="00316300"/>
    <w:rsid w:val="003164ED"/>
    <w:rsid w:val="00316C53"/>
    <w:rsid w:val="00320E51"/>
    <w:rsid w:val="00320F0A"/>
    <w:rsid w:val="00321136"/>
    <w:rsid w:val="003228CD"/>
    <w:rsid w:val="00322C72"/>
    <w:rsid w:val="00322DF4"/>
    <w:rsid w:val="003231F4"/>
    <w:rsid w:val="003256B7"/>
    <w:rsid w:val="00325803"/>
    <w:rsid w:val="0032605A"/>
    <w:rsid w:val="00326DE9"/>
    <w:rsid w:val="00327194"/>
    <w:rsid w:val="0032759E"/>
    <w:rsid w:val="00327AAB"/>
    <w:rsid w:val="003316D0"/>
    <w:rsid w:val="003335D6"/>
    <w:rsid w:val="00333919"/>
    <w:rsid w:val="00333B7F"/>
    <w:rsid w:val="003352BD"/>
    <w:rsid w:val="00335525"/>
    <w:rsid w:val="00335E9E"/>
    <w:rsid w:val="003363B5"/>
    <w:rsid w:val="00336E59"/>
    <w:rsid w:val="00337860"/>
    <w:rsid w:val="003400A2"/>
    <w:rsid w:val="00340747"/>
    <w:rsid w:val="00341612"/>
    <w:rsid w:val="00342442"/>
    <w:rsid w:val="00342473"/>
    <w:rsid w:val="003425A1"/>
    <w:rsid w:val="003426B3"/>
    <w:rsid w:val="003436F5"/>
    <w:rsid w:val="00343F4A"/>
    <w:rsid w:val="003446E5"/>
    <w:rsid w:val="00345374"/>
    <w:rsid w:val="00345407"/>
    <w:rsid w:val="003455D1"/>
    <w:rsid w:val="00345DCA"/>
    <w:rsid w:val="003462DB"/>
    <w:rsid w:val="003467AF"/>
    <w:rsid w:val="00347316"/>
    <w:rsid w:val="00347741"/>
    <w:rsid w:val="00350140"/>
    <w:rsid w:val="00350242"/>
    <w:rsid w:val="00351F43"/>
    <w:rsid w:val="00352B83"/>
    <w:rsid w:val="00353749"/>
    <w:rsid w:val="00353FC6"/>
    <w:rsid w:val="00354273"/>
    <w:rsid w:val="00354FEF"/>
    <w:rsid w:val="003561B8"/>
    <w:rsid w:val="00356445"/>
    <w:rsid w:val="003572CA"/>
    <w:rsid w:val="0035789F"/>
    <w:rsid w:val="00360D2F"/>
    <w:rsid w:val="00361220"/>
    <w:rsid w:val="00361D31"/>
    <w:rsid w:val="0036233A"/>
    <w:rsid w:val="00362D29"/>
    <w:rsid w:val="003630C8"/>
    <w:rsid w:val="0036319B"/>
    <w:rsid w:val="0036327A"/>
    <w:rsid w:val="0036342F"/>
    <w:rsid w:val="00363ABB"/>
    <w:rsid w:val="00365C99"/>
    <w:rsid w:val="003666F4"/>
    <w:rsid w:val="00371033"/>
    <w:rsid w:val="003710F0"/>
    <w:rsid w:val="00371DBD"/>
    <w:rsid w:val="00371DC4"/>
    <w:rsid w:val="00373159"/>
    <w:rsid w:val="00374671"/>
    <w:rsid w:val="003747C3"/>
    <w:rsid w:val="00374A88"/>
    <w:rsid w:val="0037568D"/>
    <w:rsid w:val="00376BB1"/>
    <w:rsid w:val="003774CE"/>
    <w:rsid w:val="00377602"/>
    <w:rsid w:val="00380392"/>
    <w:rsid w:val="00380526"/>
    <w:rsid w:val="003809C7"/>
    <w:rsid w:val="003810B1"/>
    <w:rsid w:val="00381F68"/>
    <w:rsid w:val="0038264B"/>
    <w:rsid w:val="0038273E"/>
    <w:rsid w:val="00382959"/>
    <w:rsid w:val="003836B0"/>
    <w:rsid w:val="003836B6"/>
    <w:rsid w:val="0038380E"/>
    <w:rsid w:val="00383868"/>
    <w:rsid w:val="00384F56"/>
    <w:rsid w:val="00385188"/>
    <w:rsid w:val="003859ED"/>
    <w:rsid w:val="00385FE9"/>
    <w:rsid w:val="003864C0"/>
    <w:rsid w:val="00386C34"/>
    <w:rsid w:val="00387795"/>
    <w:rsid w:val="0039253B"/>
    <w:rsid w:val="00395E66"/>
    <w:rsid w:val="003965AA"/>
    <w:rsid w:val="0039683F"/>
    <w:rsid w:val="00396853"/>
    <w:rsid w:val="00396CD4"/>
    <w:rsid w:val="00396D31"/>
    <w:rsid w:val="00396D8F"/>
    <w:rsid w:val="00396E9E"/>
    <w:rsid w:val="00397C5A"/>
    <w:rsid w:val="003A03C5"/>
    <w:rsid w:val="003A05FB"/>
    <w:rsid w:val="003A0935"/>
    <w:rsid w:val="003A226B"/>
    <w:rsid w:val="003A25CB"/>
    <w:rsid w:val="003A34C8"/>
    <w:rsid w:val="003A3E87"/>
    <w:rsid w:val="003A6C0E"/>
    <w:rsid w:val="003B0300"/>
    <w:rsid w:val="003B0891"/>
    <w:rsid w:val="003B1D95"/>
    <w:rsid w:val="003B20DF"/>
    <w:rsid w:val="003B21CD"/>
    <w:rsid w:val="003B4E04"/>
    <w:rsid w:val="003B51C2"/>
    <w:rsid w:val="003B5282"/>
    <w:rsid w:val="003B6083"/>
    <w:rsid w:val="003B6299"/>
    <w:rsid w:val="003B6AB7"/>
    <w:rsid w:val="003C066A"/>
    <w:rsid w:val="003C18AB"/>
    <w:rsid w:val="003C21DD"/>
    <w:rsid w:val="003C2588"/>
    <w:rsid w:val="003C32D7"/>
    <w:rsid w:val="003C3354"/>
    <w:rsid w:val="003C38BF"/>
    <w:rsid w:val="003C4A93"/>
    <w:rsid w:val="003C7ADD"/>
    <w:rsid w:val="003C7E20"/>
    <w:rsid w:val="003C7FB8"/>
    <w:rsid w:val="003D37ED"/>
    <w:rsid w:val="003D3B10"/>
    <w:rsid w:val="003D3D08"/>
    <w:rsid w:val="003D4381"/>
    <w:rsid w:val="003E0165"/>
    <w:rsid w:val="003E0401"/>
    <w:rsid w:val="003E0A3A"/>
    <w:rsid w:val="003E2CE3"/>
    <w:rsid w:val="003E3B78"/>
    <w:rsid w:val="003E487B"/>
    <w:rsid w:val="003E5ADE"/>
    <w:rsid w:val="003E5B0B"/>
    <w:rsid w:val="003E5D92"/>
    <w:rsid w:val="003E65B2"/>
    <w:rsid w:val="003E6B13"/>
    <w:rsid w:val="003F169A"/>
    <w:rsid w:val="003F2B00"/>
    <w:rsid w:val="003F623F"/>
    <w:rsid w:val="003F629C"/>
    <w:rsid w:val="003F65D5"/>
    <w:rsid w:val="004005D0"/>
    <w:rsid w:val="00401321"/>
    <w:rsid w:val="00402D6D"/>
    <w:rsid w:val="004040BC"/>
    <w:rsid w:val="0040572B"/>
    <w:rsid w:val="0040583E"/>
    <w:rsid w:val="004060BD"/>
    <w:rsid w:val="004074C3"/>
    <w:rsid w:val="0040759C"/>
    <w:rsid w:val="004110A8"/>
    <w:rsid w:val="0041141C"/>
    <w:rsid w:val="00411553"/>
    <w:rsid w:val="00412724"/>
    <w:rsid w:val="004133A5"/>
    <w:rsid w:val="00413538"/>
    <w:rsid w:val="00413831"/>
    <w:rsid w:val="00413914"/>
    <w:rsid w:val="004149A5"/>
    <w:rsid w:val="00416A56"/>
    <w:rsid w:val="00417B75"/>
    <w:rsid w:val="00417BAF"/>
    <w:rsid w:val="004205DB"/>
    <w:rsid w:val="00420F18"/>
    <w:rsid w:val="0042146F"/>
    <w:rsid w:val="00421A21"/>
    <w:rsid w:val="00421C18"/>
    <w:rsid w:val="00421F4B"/>
    <w:rsid w:val="004221A5"/>
    <w:rsid w:val="0042281F"/>
    <w:rsid w:val="00422C8F"/>
    <w:rsid w:val="004231E5"/>
    <w:rsid w:val="004265A5"/>
    <w:rsid w:val="00427753"/>
    <w:rsid w:val="00427CD8"/>
    <w:rsid w:val="00430237"/>
    <w:rsid w:val="0043040D"/>
    <w:rsid w:val="00432520"/>
    <w:rsid w:val="00433DF5"/>
    <w:rsid w:val="00433F69"/>
    <w:rsid w:val="00435060"/>
    <w:rsid w:val="004359D0"/>
    <w:rsid w:val="00435AAE"/>
    <w:rsid w:val="00436228"/>
    <w:rsid w:val="00437522"/>
    <w:rsid w:val="004402A0"/>
    <w:rsid w:val="00440A38"/>
    <w:rsid w:val="00442AD9"/>
    <w:rsid w:val="004434E3"/>
    <w:rsid w:val="0044366A"/>
    <w:rsid w:val="00443A4B"/>
    <w:rsid w:val="00443D73"/>
    <w:rsid w:val="00444496"/>
    <w:rsid w:val="00445433"/>
    <w:rsid w:val="00445AFC"/>
    <w:rsid w:val="00446185"/>
    <w:rsid w:val="00447865"/>
    <w:rsid w:val="004503EB"/>
    <w:rsid w:val="00451A36"/>
    <w:rsid w:val="00451CEB"/>
    <w:rsid w:val="00451DF8"/>
    <w:rsid w:val="0045261E"/>
    <w:rsid w:val="00452DBB"/>
    <w:rsid w:val="00453C2F"/>
    <w:rsid w:val="00454306"/>
    <w:rsid w:val="00455D1C"/>
    <w:rsid w:val="004566FF"/>
    <w:rsid w:val="0045737E"/>
    <w:rsid w:val="004575A4"/>
    <w:rsid w:val="004603BF"/>
    <w:rsid w:val="004605DF"/>
    <w:rsid w:val="004608FF"/>
    <w:rsid w:val="004609D0"/>
    <w:rsid w:val="00460AA9"/>
    <w:rsid w:val="00460E25"/>
    <w:rsid w:val="0046353F"/>
    <w:rsid w:val="00463725"/>
    <w:rsid w:val="004646ED"/>
    <w:rsid w:val="004646F0"/>
    <w:rsid w:val="004655E9"/>
    <w:rsid w:val="0046715B"/>
    <w:rsid w:val="004679F3"/>
    <w:rsid w:val="00470DF8"/>
    <w:rsid w:val="004720C8"/>
    <w:rsid w:val="0047355C"/>
    <w:rsid w:val="00474008"/>
    <w:rsid w:val="0047577A"/>
    <w:rsid w:val="004758E3"/>
    <w:rsid w:val="00475B84"/>
    <w:rsid w:val="0047698A"/>
    <w:rsid w:val="00476E9D"/>
    <w:rsid w:val="00477398"/>
    <w:rsid w:val="004775F0"/>
    <w:rsid w:val="0048148F"/>
    <w:rsid w:val="004828A5"/>
    <w:rsid w:val="00483D7C"/>
    <w:rsid w:val="0048497A"/>
    <w:rsid w:val="004862D0"/>
    <w:rsid w:val="00487683"/>
    <w:rsid w:val="0048768D"/>
    <w:rsid w:val="004876D8"/>
    <w:rsid w:val="004879ED"/>
    <w:rsid w:val="00491278"/>
    <w:rsid w:val="0049157F"/>
    <w:rsid w:val="00492719"/>
    <w:rsid w:val="00492E3F"/>
    <w:rsid w:val="0049401B"/>
    <w:rsid w:val="004948F3"/>
    <w:rsid w:val="00494A31"/>
    <w:rsid w:val="00495468"/>
    <w:rsid w:val="004968FE"/>
    <w:rsid w:val="00496D65"/>
    <w:rsid w:val="00496E99"/>
    <w:rsid w:val="00497BA7"/>
    <w:rsid w:val="00497D41"/>
    <w:rsid w:val="004A0065"/>
    <w:rsid w:val="004A0611"/>
    <w:rsid w:val="004A1585"/>
    <w:rsid w:val="004A2249"/>
    <w:rsid w:val="004A2C89"/>
    <w:rsid w:val="004A3692"/>
    <w:rsid w:val="004A3DBA"/>
    <w:rsid w:val="004A3ED7"/>
    <w:rsid w:val="004A493C"/>
    <w:rsid w:val="004A6097"/>
    <w:rsid w:val="004A637E"/>
    <w:rsid w:val="004A7123"/>
    <w:rsid w:val="004A73CC"/>
    <w:rsid w:val="004A7609"/>
    <w:rsid w:val="004B08E2"/>
    <w:rsid w:val="004B1B9E"/>
    <w:rsid w:val="004B3D2F"/>
    <w:rsid w:val="004B50CE"/>
    <w:rsid w:val="004B56EC"/>
    <w:rsid w:val="004B63DB"/>
    <w:rsid w:val="004B66BB"/>
    <w:rsid w:val="004B6B7B"/>
    <w:rsid w:val="004B7B8E"/>
    <w:rsid w:val="004B7C75"/>
    <w:rsid w:val="004C25F1"/>
    <w:rsid w:val="004C283C"/>
    <w:rsid w:val="004C2C08"/>
    <w:rsid w:val="004C2CEB"/>
    <w:rsid w:val="004C2F98"/>
    <w:rsid w:val="004C364A"/>
    <w:rsid w:val="004C4AFF"/>
    <w:rsid w:val="004C569C"/>
    <w:rsid w:val="004C5A7D"/>
    <w:rsid w:val="004C66F5"/>
    <w:rsid w:val="004C68E2"/>
    <w:rsid w:val="004C6915"/>
    <w:rsid w:val="004C6FC6"/>
    <w:rsid w:val="004C702F"/>
    <w:rsid w:val="004C7087"/>
    <w:rsid w:val="004D0610"/>
    <w:rsid w:val="004D1590"/>
    <w:rsid w:val="004D2CB8"/>
    <w:rsid w:val="004D3092"/>
    <w:rsid w:val="004D316A"/>
    <w:rsid w:val="004D3252"/>
    <w:rsid w:val="004D53C1"/>
    <w:rsid w:val="004D5678"/>
    <w:rsid w:val="004D62BB"/>
    <w:rsid w:val="004E013A"/>
    <w:rsid w:val="004E0C4B"/>
    <w:rsid w:val="004E0EBA"/>
    <w:rsid w:val="004E12B3"/>
    <w:rsid w:val="004E1C20"/>
    <w:rsid w:val="004E2413"/>
    <w:rsid w:val="004E26B3"/>
    <w:rsid w:val="004E2F72"/>
    <w:rsid w:val="004E3636"/>
    <w:rsid w:val="004E3797"/>
    <w:rsid w:val="004E3CB7"/>
    <w:rsid w:val="004E3E8D"/>
    <w:rsid w:val="004E4325"/>
    <w:rsid w:val="004E5A5E"/>
    <w:rsid w:val="004E5C11"/>
    <w:rsid w:val="004E62D4"/>
    <w:rsid w:val="004E7058"/>
    <w:rsid w:val="004E709B"/>
    <w:rsid w:val="004E7711"/>
    <w:rsid w:val="004F148C"/>
    <w:rsid w:val="004F1D0F"/>
    <w:rsid w:val="004F2C6B"/>
    <w:rsid w:val="004F36BC"/>
    <w:rsid w:val="004F3ACC"/>
    <w:rsid w:val="004F4415"/>
    <w:rsid w:val="004F4558"/>
    <w:rsid w:val="004F4E2E"/>
    <w:rsid w:val="004F4EBF"/>
    <w:rsid w:val="004F4F01"/>
    <w:rsid w:val="004F62B9"/>
    <w:rsid w:val="004F6E0A"/>
    <w:rsid w:val="004F7998"/>
    <w:rsid w:val="004F7BFF"/>
    <w:rsid w:val="004F7E80"/>
    <w:rsid w:val="00500242"/>
    <w:rsid w:val="00500FAA"/>
    <w:rsid w:val="00501AB1"/>
    <w:rsid w:val="00501C1D"/>
    <w:rsid w:val="0050247D"/>
    <w:rsid w:val="005024D5"/>
    <w:rsid w:val="00502666"/>
    <w:rsid w:val="0050450D"/>
    <w:rsid w:val="00504F39"/>
    <w:rsid w:val="0050546D"/>
    <w:rsid w:val="00507305"/>
    <w:rsid w:val="00507F35"/>
    <w:rsid w:val="0051125E"/>
    <w:rsid w:val="0051211E"/>
    <w:rsid w:val="00512481"/>
    <w:rsid w:val="00512E4F"/>
    <w:rsid w:val="00514276"/>
    <w:rsid w:val="005151D3"/>
    <w:rsid w:val="005152DA"/>
    <w:rsid w:val="00516A06"/>
    <w:rsid w:val="00516B88"/>
    <w:rsid w:val="00521FBE"/>
    <w:rsid w:val="00522332"/>
    <w:rsid w:val="00522DAB"/>
    <w:rsid w:val="00524740"/>
    <w:rsid w:val="00524BCE"/>
    <w:rsid w:val="005263FB"/>
    <w:rsid w:val="00530AE7"/>
    <w:rsid w:val="00530E57"/>
    <w:rsid w:val="00532BD1"/>
    <w:rsid w:val="00533316"/>
    <w:rsid w:val="005339B3"/>
    <w:rsid w:val="00533A64"/>
    <w:rsid w:val="0053529F"/>
    <w:rsid w:val="00535CEE"/>
    <w:rsid w:val="00536244"/>
    <w:rsid w:val="00536392"/>
    <w:rsid w:val="00537D2B"/>
    <w:rsid w:val="00537F94"/>
    <w:rsid w:val="00541639"/>
    <w:rsid w:val="005419E1"/>
    <w:rsid w:val="00541B7F"/>
    <w:rsid w:val="00542023"/>
    <w:rsid w:val="00542393"/>
    <w:rsid w:val="00542DCD"/>
    <w:rsid w:val="0054376E"/>
    <w:rsid w:val="005438D2"/>
    <w:rsid w:val="00543960"/>
    <w:rsid w:val="0054506E"/>
    <w:rsid w:val="005463BE"/>
    <w:rsid w:val="0054728E"/>
    <w:rsid w:val="005476BE"/>
    <w:rsid w:val="00547C5E"/>
    <w:rsid w:val="00547D9E"/>
    <w:rsid w:val="00547FD4"/>
    <w:rsid w:val="00550ED6"/>
    <w:rsid w:val="00551313"/>
    <w:rsid w:val="0055176D"/>
    <w:rsid w:val="00551F32"/>
    <w:rsid w:val="005545DC"/>
    <w:rsid w:val="00554747"/>
    <w:rsid w:val="00554881"/>
    <w:rsid w:val="0055495B"/>
    <w:rsid w:val="00555229"/>
    <w:rsid w:val="00557024"/>
    <w:rsid w:val="00557272"/>
    <w:rsid w:val="0055766D"/>
    <w:rsid w:val="005604F6"/>
    <w:rsid w:val="005627C6"/>
    <w:rsid w:val="00562A29"/>
    <w:rsid w:val="00562DD5"/>
    <w:rsid w:val="00562F8C"/>
    <w:rsid w:val="005637CE"/>
    <w:rsid w:val="0056381B"/>
    <w:rsid w:val="00564EF3"/>
    <w:rsid w:val="00565411"/>
    <w:rsid w:val="00565E0C"/>
    <w:rsid w:val="00565F89"/>
    <w:rsid w:val="0056678F"/>
    <w:rsid w:val="00566FE3"/>
    <w:rsid w:val="005670B5"/>
    <w:rsid w:val="00571490"/>
    <w:rsid w:val="00571CA9"/>
    <w:rsid w:val="00573C2B"/>
    <w:rsid w:val="00573C99"/>
    <w:rsid w:val="00573FCA"/>
    <w:rsid w:val="0057432A"/>
    <w:rsid w:val="00574701"/>
    <w:rsid w:val="005749A6"/>
    <w:rsid w:val="005753E3"/>
    <w:rsid w:val="00577E77"/>
    <w:rsid w:val="005800A9"/>
    <w:rsid w:val="0058369E"/>
    <w:rsid w:val="00583F7D"/>
    <w:rsid w:val="005846EC"/>
    <w:rsid w:val="0058490D"/>
    <w:rsid w:val="0058517B"/>
    <w:rsid w:val="005856AB"/>
    <w:rsid w:val="005866FD"/>
    <w:rsid w:val="00587ACE"/>
    <w:rsid w:val="0059040F"/>
    <w:rsid w:val="00590AF4"/>
    <w:rsid w:val="0059105B"/>
    <w:rsid w:val="00591B89"/>
    <w:rsid w:val="00592DE0"/>
    <w:rsid w:val="005943D4"/>
    <w:rsid w:val="00594C2E"/>
    <w:rsid w:val="00595BB9"/>
    <w:rsid w:val="00595DB5"/>
    <w:rsid w:val="005961D5"/>
    <w:rsid w:val="00596204"/>
    <w:rsid w:val="005968D8"/>
    <w:rsid w:val="00596C55"/>
    <w:rsid w:val="0059772A"/>
    <w:rsid w:val="00597C9A"/>
    <w:rsid w:val="005A08C8"/>
    <w:rsid w:val="005A0BA1"/>
    <w:rsid w:val="005A16A1"/>
    <w:rsid w:val="005A1B36"/>
    <w:rsid w:val="005A1C35"/>
    <w:rsid w:val="005A2311"/>
    <w:rsid w:val="005A23D6"/>
    <w:rsid w:val="005A28FE"/>
    <w:rsid w:val="005A2AD3"/>
    <w:rsid w:val="005A2DDD"/>
    <w:rsid w:val="005A34B5"/>
    <w:rsid w:val="005A3968"/>
    <w:rsid w:val="005A5381"/>
    <w:rsid w:val="005A5A5D"/>
    <w:rsid w:val="005A69F1"/>
    <w:rsid w:val="005A6B4C"/>
    <w:rsid w:val="005B083B"/>
    <w:rsid w:val="005B0AC0"/>
    <w:rsid w:val="005B16CF"/>
    <w:rsid w:val="005B2155"/>
    <w:rsid w:val="005B3239"/>
    <w:rsid w:val="005B3FDF"/>
    <w:rsid w:val="005B4274"/>
    <w:rsid w:val="005B45BB"/>
    <w:rsid w:val="005B5418"/>
    <w:rsid w:val="005B6220"/>
    <w:rsid w:val="005B73B1"/>
    <w:rsid w:val="005B7F69"/>
    <w:rsid w:val="005C119C"/>
    <w:rsid w:val="005C16A9"/>
    <w:rsid w:val="005C2055"/>
    <w:rsid w:val="005C2186"/>
    <w:rsid w:val="005C3274"/>
    <w:rsid w:val="005C3BB6"/>
    <w:rsid w:val="005C4F93"/>
    <w:rsid w:val="005C64DB"/>
    <w:rsid w:val="005C6C25"/>
    <w:rsid w:val="005C6FA5"/>
    <w:rsid w:val="005C7B57"/>
    <w:rsid w:val="005D0FCF"/>
    <w:rsid w:val="005D1314"/>
    <w:rsid w:val="005D2943"/>
    <w:rsid w:val="005D2D80"/>
    <w:rsid w:val="005D3EF5"/>
    <w:rsid w:val="005D4077"/>
    <w:rsid w:val="005D4595"/>
    <w:rsid w:val="005D5643"/>
    <w:rsid w:val="005D58B0"/>
    <w:rsid w:val="005D5FD3"/>
    <w:rsid w:val="005D6433"/>
    <w:rsid w:val="005D6903"/>
    <w:rsid w:val="005D6F25"/>
    <w:rsid w:val="005D7330"/>
    <w:rsid w:val="005D7BDD"/>
    <w:rsid w:val="005D7C31"/>
    <w:rsid w:val="005E1882"/>
    <w:rsid w:val="005E2F95"/>
    <w:rsid w:val="005E34A0"/>
    <w:rsid w:val="005E35AA"/>
    <w:rsid w:val="005E3649"/>
    <w:rsid w:val="005E4394"/>
    <w:rsid w:val="005E5881"/>
    <w:rsid w:val="005E6308"/>
    <w:rsid w:val="005E6BD6"/>
    <w:rsid w:val="005E75BC"/>
    <w:rsid w:val="005F0B85"/>
    <w:rsid w:val="005F2493"/>
    <w:rsid w:val="005F50E6"/>
    <w:rsid w:val="005F5A7F"/>
    <w:rsid w:val="00600F9C"/>
    <w:rsid w:val="00602032"/>
    <w:rsid w:val="00603627"/>
    <w:rsid w:val="00604355"/>
    <w:rsid w:val="00604C1B"/>
    <w:rsid w:val="0060682C"/>
    <w:rsid w:val="00606941"/>
    <w:rsid w:val="00606D1B"/>
    <w:rsid w:val="006076DC"/>
    <w:rsid w:val="00607813"/>
    <w:rsid w:val="00607B01"/>
    <w:rsid w:val="006102D5"/>
    <w:rsid w:val="00611999"/>
    <w:rsid w:val="00611C90"/>
    <w:rsid w:val="00611D5C"/>
    <w:rsid w:val="0061219C"/>
    <w:rsid w:val="006122B2"/>
    <w:rsid w:val="00612645"/>
    <w:rsid w:val="006126A1"/>
    <w:rsid w:val="00612FA5"/>
    <w:rsid w:val="00613D11"/>
    <w:rsid w:val="006141FF"/>
    <w:rsid w:val="006142F4"/>
    <w:rsid w:val="0061437E"/>
    <w:rsid w:val="0061451A"/>
    <w:rsid w:val="00614BDC"/>
    <w:rsid w:val="00614D62"/>
    <w:rsid w:val="0061528A"/>
    <w:rsid w:val="00615658"/>
    <w:rsid w:val="00615D9C"/>
    <w:rsid w:val="00616A7E"/>
    <w:rsid w:val="00616D13"/>
    <w:rsid w:val="00616D98"/>
    <w:rsid w:val="00620189"/>
    <w:rsid w:val="00620241"/>
    <w:rsid w:val="006203C0"/>
    <w:rsid w:val="00621956"/>
    <w:rsid w:val="00622892"/>
    <w:rsid w:val="00624233"/>
    <w:rsid w:val="00625036"/>
    <w:rsid w:val="0062561C"/>
    <w:rsid w:val="00626AC7"/>
    <w:rsid w:val="00626AE4"/>
    <w:rsid w:val="00627659"/>
    <w:rsid w:val="0063071D"/>
    <w:rsid w:val="006310A8"/>
    <w:rsid w:val="006313C2"/>
    <w:rsid w:val="00631D70"/>
    <w:rsid w:val="0063390C"/>
    <w:rsid w:val="0063410D"/>
    <w:rsid w:val="00634294"/>
    <w:rsid w:val="006351BB"/>
    <w:rsid w:val="00635812"/>
    <w:rsid w:val="00635925"/>
    <w:rsid w:val="006375C9"/>
    <w:rsid w:val="00637E0D"/>
    <w:rsid w:val="006410C3"/>
    <w:rsid w:val="0064179C"/>
    <w:rsid w:val="00641D2D"/>
    <w:rsid w:val="00641EA4"/>
    <w:rsid w:val="006425B6"/>
    <w:rsid w:val="00644648"/>
    <w:rsid w:val="00646AED"/>
    <w:rsid w:val="00646B46"/>
    <w:rsid w:val="00646F73"/>
    <w:rsid w:val="00647F03"/>
    <w:rsid w:val="006502C2"/>
    <w:rsid w:val="0065089F"/>
    <w:rsid w:val="00650C73"/>
    <w:rsid w:val="006514A3"/>
    <w:rsid w:val="0065662D"/>
    <w:rsid w:val="00656911"/>
    <w:rsid w:val="00660502"/>
    <w:rsid w:val="00660790"/>
    <w:rsid w:val="00660855"/>
    <w:rsid w:val="0066114C"/>
    <w:rsid w:val="0066119B"/>
    <w:rsid w:val="00661200"/>
    <w:rsid w:val="00661620"/>
    <w:rsid w:val="00661ECC"/>
    <w:rsid w:val="00663BFB"/>
    <w:rsid w:val="00663C97"/>
    <w:rsid w:val="00665E0A"/>
    <w:rsid w:val="00666949"/>
    <w:rsid w:val="00666B12"/>
    <w:rsid w:val="00667AB9"/>
    <w:rsid w:val="0067003B"/>
    <w:rsid w:val="00670B7D"/>
    <w:rsid w:val="006710FB"/>
    <w:rsid w:val="00672989"/>
    <w:rsid w:val="00672CB9"/>
    <w:rsid w:val="006732EE"/>
    <w:rsid w:val="006735C6"/>
    <w:rsid w:val="0067405C"/>
    <w:rsid w:val="006742E6"/>
    <w:rsid w:val="00675845"/>
    <w:rsid w:val="00675AD6"/>
    <w:rsid w:val="0067641C"/>
    <w:rsid w:val="006765AC"/>
    <w:rsid w:val="006771D8"/>
    <w:rsid w:val="006800E0"/>
    <w:rsid w:val="00680AF2"/>
    <w:rsid w:val="0068119B"/>
    <w:rsid w:val="006812F4"/>
    <w:rsid w:val="00681A81"/>
    <w:rsid w:val="00681C0E"/>
    <w:rsid w:val="00682C6D"/>
    <w:rsid w:val="00682E25"/>
    <w:rsid w:val="00683084"/>
    <w:rsid w:val="00683FCE"/>
    <w:rsid w:val="00685A1C"/>
    <w:rsid w:val="00685D3A"/>
    <w:rsid w:val="00686C5F"/>
    <w:rsid w:val="0068755A"/>
    <w:rsid w:val="00687CD1"/>
    <w:rsid w:val="0069022F"/>
    <w:rsid w:val="00690DFD"/>
    <w:rsid w:val="0069365E"/>
    <w:rsid w:val="0069419C"/>
    <w:rsid w:val="0069542D"/>
    <w:rsid w:val="006957DA"/>
    <w:rsid w:val="00695DCD"/>
    <w:rsid w:val="00696FA7"/>
    <w:rsid w:val="00697FE1"/>
    <w:rsid w:val="006A0646"/>
    <w:rsid w:val="006A0D5B"/>
    <w:rsid w:val="006A1311"/>
    <w:rsid w:val="006A1819"/>
    <w:rsid w:val="006A1C79"/>
    <w:rsid w:val="006A25A5"/>
    <w:rsid w:val="006A25DA"/>
    <w:rsid w:val="006A270A"/>
    <w:rsid w:val="006A2780"/>
    <w:rsid w:val="006A2ACD"/>
    <w:rsid w:val="006A4E8D"/>
    <w:rsid w:val="006A544E"/>
    <w:rsid w:val="006A675F"/>
    <w:rsid w:val="006A72D0"/>
    <w:rsid w:val="006A7349"/>
    <w:rsid w:val="006A7EE7"/>
    <w:rsid w:val="006B0BAA"/>
    <w:rsid w:val="006B11DD"/>
    <w:rsid w:val="006B2C25"/>
    <w:rsid w:val="006B2D4D"/>
    <w:rsid w:val="006B48A4"/>
    <w:rsid w:val="006B5126"/>
    <w:rsid w:val="006B527F"/>
    <w:rsid w:val="006B61C9"/>
    <w:rsid w:val="006B62B5"/>
    <w:rsid w:val="006C0071"/>
    <w:rsid w:val="006C12A0"/>
    <w:rsid w:val="006C172F"/>
    <w:rsid w:val="006C25D3"/>
    <w:rsid w:val="006C2720"/>
    <w:rsid w:val="006C2DDE"/>
    <w:rsid w:val="006C2E0B"/>
    <w:rsid w:val="006C3989"/>
    <w:rsid w:val="006C43D9"/>
    <w:rsid w:val="006C4F5B"/>
    <w:rsid w:val="006C5B5F"/>
    <w:rsid w:val="006C5D5F"/>
    <w:rsid w:val="006C60C5"/>
    <w:rsid w:val="006C6358"/>
    <w:rsid w:val="006C6608"/>
    <w:rsid w:val="006C6B2C"/>
    <w:rsid w:val="006C7ACD"/>
    <w:rsid w:val="006D0136"/>
    <w:rsid w:val="006D11C0"/>
    <w:rsid w:val="006D1313"/>
    <w:rsid w:val="006D26D6"/>
    <w:rsid w:val="006D2C9B"/>
    <w:rsid w:val="006D2D8B"/>
    <w:rsid w:val="006D36A7"/>
    <w:rsid w:val="006D3F48"/>
    <w:rsid w:val="006D4AED"/>
    <w:rsid w:val="006D4F09"/>
    <w:rsid w:val="006D57C1"/>
    <w:rsid w:val="006D597C"/>
    <w:rsid w:val="006E0538"/>
    <w:rsid w:val="006E0ABF"/>
    <w:rsid w:val="006E0D2E"/>
    <w:rsid w:val="006E0DC9"/>
    <w:rsid w:val="006E1554"/>
    <w:rsid w:val="006E23DB"/>
    <w:rsid w:val="006E2CA8"/>
    <w:rsid w:val="006E33E9"/>
    <w:rsid w:val="006E354C"/>
    <w:rsid w:val="006E40EF"/>
    <w:rsid w:val="006E622E"/>
    <w:rsid w:val="006E672E"/>
    <w:rsid w:val="006F033B"/>
    <w:rsid w:val="006F1481"/>
    <w:rsid w:val="006F2DFD"/>
    <w:rsid w:val="006F3996"/>
    <w:rsid w:val="006F4635"/>
    <w:rsid w:val="006F706F"/>
    <w:rsid w:val="006F76BC"/>
    <w:rsid w:val="006F7A53"/>
    <w:rsid w:val="00701CDA"/>
    <w:rsid w:val="00701FF9"/>
    <w:rsid w:val="00702201"/>
    <w:rsid w:val="0070298E"/>
    <w:rsid w:val="00702DD1"/>
    <w:rsid w:val="007032E3"/>
    <w:rsid w:val="007048DD"/>
    <w:rsid w:val="00704F06"/>
    <w:rsid w:val="007050D1"/>
    <w:rsid w:val="007059A4"/>
    <w:rsid w:val="00707064"/>
    <w:rsid w:val="00707694"/>
    <w:rsid w:val="00710333"/>
    <w:rsid w:val="00710988"/>
    <w:rsid w:val="00710A30"/>
    <w:rsid w:val="00710ED4"/>
    <w:rsid w:val="00711189"/>
    <w:rsid w:val="00711687"/>
    <w:rsid w:val="00711AAE"/>
    <w:rsid w:val="00713334"/>
    <w:rsid w:val="00713492"/>
    <w:rsid w:val="00713B63"/>
    <w:rsid w:val="00713BAC"/>
    <w:rsid w:val="00713E9A"/>
    <w:rsid w:val="00714434"/>
    <w:rsid w:val="007146D6"/>
    <w:rsid w:val="00714A84"/>
    <w:rsid w:val="00716D94"/>
    <w:rsid w:val="00716F23"/>
    <w:rsid w:val="00716FFD"/>
    <w:rsid w:val="00717A80"/>
    <w:rsid w:val="007202E5"/>
    <w:rsid w:val="00720837"/>
    <w:rsid w:val="00722F1D"/>
    <w:rsid w:val="00722F5A"/>
    <w:rsid w:val="0072321A"/>
    <w:rsid w:val="00723742"/>
    <w:rsid w:val="00723D83"/>
    <w:rsid w:val="007248B0"/>
    <w:rsid w:val="00725226"/>
    <w:rsid w:val="00725A56"/>
    <w:rsid w:val="00725D98"/>
    <w:rsid w:val="007261E7"/>
    <w:rsid w:val="007262B3"/>
    <w:rsid w:val="00727204"/>
    <w:rsid w:val="0072722C"/>
    <w:rsid w:val="00727782"/>
    <w:rsid w:val="00730B09"/>
    <w:rsid w:val="00730F89"/>
    <w:rsid w:val="007327FE"/>
    <w:rsid w:val="00735841"/>
    <w:rsid w:val="00736332"/>
    <w:rsid w:val="007367ED"/>
    <w:rsid w:val="00736A7D"/>
    <w:rsid w:val="00736AB9"/>
    <w:rsid w:val="00740710"/>
    <w:rsid w:val="00740BC2"/>
    <w:rsid w:val="00740DAF"/>
    <w:rsid w:val="007410A6"/>
    <w:rsid w:val="00741595"/>
    <w:rsid w:val="00741938"/>
    <w:rsid w:val="00741ED1"/>
    <w:rsid w:val="00744996"/>
    <w:rsid w:val="00746075"/>
    <w:rsid w:val="00746471"/>
    <w:rsid w:val="00750163"/>
    <w:rsid w:val="00750677"/>
    <w:rsid w:val="00750848"/>
    <w:rsid w:val="00750BE3"/>
    <w:rsid w:val="00750F8B"/>
    <w:rsid w:val="00751499"/>
    <w:rsid w:val="00751598"/>
    <w:rsid w:val="00751AF8"/>
    <w:rsid w:val="00751FDB"/>
    <w:rsid w:val="00752898"/>
    <w:rsid w:val="00752C55"/>
    <w:rsid w:val="007534EF"/>
    <w:rsid w:val="0075421A"/>
    <w:rsid w:val="00754AAD"/>
    <w:rsid w:val="00754FA4"/>
    <w:rsid w:val="007560EF"/>
    <w:rsid w:val="0075621B"/>
    <w:rsid w:val="00756355"/>
    <w:rsid w:val="0075752F"/>
    <w:rsid w:val="007579A2"/>
    <w:rsid w:val="0076073F"/>
    <w:rsid w:val="00760AAC"/>
    <w:rsid w:val="007613F0"/>
    <w:rsid w:val="007624CC"/>
    <w:rsid w:val="007624E1"/>
    <w:rsid w:val="007628F1"/>
    <w:rsid w:val="007629B4"/>
    <w:rsid w:val="00762E6F"/>
    <w:rsid w:val="00763C53"/>
    <w:rsid w:val="00763EAA"/>
    <w:rsid w:val="007646F0"/>
    <w:rsid w:val="00766087"/>
    <w:rsid w:val="00766EFF"/>
    <w:rsid w:val="0076755B"/>
    <w:rsid w:val="007677E4"/>
    <w:rsid w:val="00767F96"/>
    <w:rsid w:val="00770227"/>
    <w:rsid w:val="007704BE"/>
    <w:rsid w:val="00770886"/>
    <w:rsid w:val="00770DCD"/>
    <w:rsid w:val="00771E22"/>
    <w:rsid w:val="00772CBA"/>
    <w:rsid w:val="00773738"/>
    <w:rsid w:val="00773DA0"/>
    <w:rsid w:val="00775335"/>
    <w:rsid w:val="007762B4"/>
    <w:rsid w:val="00776623"/>
    <w:rsid w:val="007768B5"/>
    <w:rsid w:val="007775B8"/>
    <w:rsid w:val="00781235"/>
    <w:rsid w:val="00781F51"/>
    <w:rsid w:val="007843AA"/>
    <w:rsid w:val="0078472B"/>
    <w:rsid w:val="00784DC1"/>
    <w:rsid w:val="0078510D"/>
    <w:rsid w:val="0078561B"/>
    <w:rsid w:val="00785D1A"/>
    <w:rsid w:val="00785DD7"/>
    <w:rsid w:val="00786B06"/>
    <w:rsid w:val="00786E92"/>
    <w:rsid w:val="00787084"/>
    <w:rsid w:val="00787CAE"/>
    <w:rsid w:val="00790246"/>
    <w:rsid w:val="0079054D"/>
    <w:rsid w:val="007909FA"/>
    <w:rsid w:val="00790E37"/>
    <w:rsid w:val="007915E2"/>
    <w:rsid w:val="007915FD"/>
    <w:rsid w:val="00791DF4"/>
    <w:rsid w:val="007920D2"/>
    <w:rsid w:val="00792F2F"/>
    <w:rsid w:val="00794D84"/>
    <w:rsid w:val="0079582D"/>
    <w:rsid w:val="00795A7C"/>
    <w:rsid w:val="00795D43"/>
    <w:rsid w:val="0079675A"/>
    <w:rsid w:val="007A0790"/>
    <w:rsid w:val="007A0C6A"/>
    <w:rsid w:val="007A2388"/>
    <w:rsid w:val="007A4ADE"/>
    <w:rsid w:val="007A6D50"/>
    <w:rsid w:val="007A6F52"/>
    <w:rsid w:val="007A7698"/>
    <w:rsid w:val="007A7ACA"/>
    <w:rsid w:val="007B00CA"/>
    <w:rsid w:val="007B057B"/>
    <w:rsid w:val="007B1C5B"/>
    <w:rsid w:val="007B244C"/>
    <w:rsid w:val="007B408C"/>
    <w:rsid w:val="007B488D"/>
    <w:rsid w:val="007B4B2E"/>
    <w:rsid w:val="007B66F0"/>
    <w:rsid w:val="007B77B4"/>
    <w:rsid w:val="007B7E7E"/>
    <w:rsid w:val="007C1E5A"/>
    <w:rsid w:val="007C2CB2"/>
    <w:rsid w:val="007C34D5"/>
    <w:rsid w:val="007C4A13"/>
    <w:rsid w:val="007C6156"/>
    <w:rsid w:val="007C6462"/>
    <w:rsid w:val="007D02F7"/>
    <w:rsid w:val="007D1A95"/>
    <w:rsid w:val="007D450D"/>
    <w:rsid w:val="007D56A8"/>
    <w:rsid w:val="007D62C6"/>
    <w:rsid w:val="007D725E"/>
    <w:rsid w:val="007E002D"/>
    <w:rsid w:val="007E05AE"/>
    <w:rsid w:val="007E09E1"/>
    <w:rsid w:val="007E1E5B"/>
    <w:rsid w:val="007E36B8"/>
    <w:rsid w:val="007E36FD"/>
    <w:rsid w:val="007E4253"/>
    <w:rsid w:val="007E45D8"/>
    <w:rsid w:val="007E467B"/>
    <w:rsid w:val="007E4A79"/>
    <w:rsid w:val="007E4ECB"/>
    <w:rsid w:val="007E5BA7"/>
    <w:rsid w:val="007E65AB"/>
    <w:rsid w:val="007E6669"/>
    <w:rsid w:val="007E68B8"/>
    <w:rsid w:val="007E7A27"/>
    <w:rsid w:val="007E7EEE"/>
    <w:rsid w:val="007F0BDA"/>
    <w:rsid w:val="007F0E20"/>
    <w:rsid w:val="007F13ED"/>
    <w:rsid w:val="007F1434"/>
    <w:rsid w:val="007F2220"/>
    <w:rsid w:val="007F2402"/>
    <w:rsid w:val="007F2F9C"/>
    <w:rsid w:val="007F38A3"/>
    <w:rsid w:val="007F398D"/>
    <w:rsid w:val="007F437F"/>
    <w:rsid w:val="007F4C97"/>
    <w:rsid w:val="007F556B"/>
    <w:rsid w:val="007F56F1"/>
    <w:rsid w:val="007F67BE"/>
    <w:rsid w:val="007F6E1C"/>
    <w:rsid w:val="007F78CD"/>
    <w:rsid w:val="00800C11"/>
    <w:rsid w:val="00800F52"/>
    <w:rsid w:val="008022E0"/>
    <w:rsid w:val="008025F0"/>
    <w:rsid w:val="00803EA9"/>
    <w:rsid w:val="00804B2C"/>
    <w:rsid w:val="008052B5"/>
    <w:rsid w:val="008076CB"/>
    <w:rsid w:val="00810068"/>
    <w:rsid w:val="008114BD"/>
    <w:rsid w:val="00811613"/>
    <w:rsid w:val="00811990"/>
    <w:rsid w:val="00811F11"/>
    <w:rsid w:val="0081348F"/>
    <w:rsid w:val="00813BDD"/>
    <w:rsid w:val="00816F16"/>
    <w:rsid w:val="00817B98"/>
    <w:rsid w:val="00820DD7"/>
    <w:rsid w:val="00821BB7"/>
    <w:rsid w:val="00823C85"/>
    <w:rsid w:val="0082467B"/>
    <w:rsid w:val="00824FCE"/>
    <w:rsid w:val="008267D5"/>
    <w:rsid w:val="00826913"/>
    <w:rsid w:val="008272A3"/>
    <w:rsid w:val="00827403"/>
    <w:rsid w:val="0083192A"/>
    <w:rsid w:val="00831DF6"/>
    <w:rsid w:val="0083256B"/>
    <w:rsid w:val="00832D03"/>
    <w:rsid w:val="00832D7E"/>
    <w:rsid w:val="00832E2B"/>
    <w:rsid w:val="00833077"/>
    <w:rsid w:val="00834624"/>
    <w:rsid w:val="00834FA0"/>
    <w:rsid w:val="0083644B"/>
    <w:rsid w:val="00841B03"/>
    <w:rsid w:val="0084439E"/>
    <w:rsid w:val="00844ABB"/>
    <w:rsid w:val="00845772"/>
    <w:rsid w:val="00846545"/>
    <w:rsid w:val="008479F2"/>
    <w:rsid w:val="008500B6"/>
    <w:rsid w:val="008501E7"/>
    <w:rsid w:val="008559D1"/>
    <w:rsid w:val="008570CA"/>
    <w:rsid w:val="00857586"/>
    <w:rsid w:val="00857D76"/>
    <w:rsid w:val="00860415"/>
    <w:rsid w:val="008604D0"/>
    <w:rsid w:val="008611C1"/>
    <w:rsid w:val="008615D8"/>
    <w:rsid w:val="008621EB"/>
    <w:rsid w:val="008627FC"/>
    <w:rsid w:val="00862C65"/>
    <w:rsid w:val="00863D3C"/>
    <w:rsid w:val="00864004"/>
    <w:rsid w:val="0086436D"/>
    <w:rsid w:val="008643FC"/>
    <w:rsid w:val="008647F1"/>
    <w:rsid w:val="008649A5"/>
    <w:rsid w:val="008651C7"/>
    <w:rsid w:val="00866924"/>
    <w:rsid w:val="0086705A"/>
    <w:rsid w:val="00867915"/>
    <w:rsid w:val="00870BD8"/>
    <w:rsid w:val="00870C9A"/>
    <w:rsid w:val="00872329"/>
    <w:rsid w:val="00872598"/>
    <w:rsid w:val="00872E4A"/>
    <w:rsid w:val="008740A1"/>
    <w:rsid w:val="008747E3"/>
    <w:rsid w:val="00875A27"/>
    <w:rsid w:val="008765CF"/>
    <w:rsid w:val="00876A9C"/>
    <w:rsid w:val="00876E26"/>
    <w:rsid w:val="00877942"/>
    <w:rsid w:val="008831B2"/>
    <w:rsid w:val="0088413B"/>
    <w:rsid w:val="00884BED"/>
    <w:rsid w:val="008851E5"/>
    <w:rsid w:val="00885406"/>
    <w:rsid w:val="0089008F"/>
    <w:rsid w:val="00890563"/>
    <w:rsid w:val="008917BB"/>
    <w:rsid w:val="00892D23"/>
    <w:rsid w:val="00893738"/>
    <w:rsid w:val="0089454B"/>
    <w:rsid w:val="00894A75"/>
    <w:rsid w:val="008952D0"/>
    <w:rsid w:val="008953FB"/>
    <w:rsid w:val="008A066F"/>
    <w:rsid w:val="008A0B5A"/>
    <w:rsid w:val="008A0E08"/>
    <w:rsid w:val="008A1A86"/>
    <w:rsid w:val="008A1AC4"/>
    <w:rsid w:val="008A2FB4"/>
    <w:rsid w:val="008A3787"/>
    <w:rsid w:val="008A422E"/>
    <w:rsid w:val="008A43BE"/>
    <w:rsid w:val="008A43E9"/>
    <w:rsid w:val="008A49E8"/>
    <w:rsid w:val="008A4D90"/>
    <w:rsid w:val="008A503B"/>
    <w:rsid w:val="008A587F"/>
    <w:rsid w:val="008A5974"/>
    <w:rsid w:val="008A5CB1"/>
    <w:rsid w:val="008A5E80"/>
    <w:rsid w:val="008A6208"/>
    <w:rsid w:val="008A70E7"/>
    <w:rsid w:val="008A79CA"/>
    <w:rsid w:val="008A7CED"/>
    <w:rsid w:val="008B0B1B"/>
    <w:rsid w:val="008B0D83"/>
    <w:rsid w:val="008B0FD9"/>
    <w:rsid w:val="008B1498"/>
    <w:rsid w:val="008B157A"/>
    <w:rsid w:val="008B1712"/>
    <w:rsid w:val="008B4278"/>
    <w:rsid w:val="008B455E"/>
    <w:rsid w:val="008B5EC2"/>
    <w:rsid w:val="008B774E"/>
    <w:rsid w:val="008C0A4C"/>
    <w:rsid w:val="008C0E11"/>
    <w:rsid w:val="008C1A99"/>
    <w:rsid w:val="008C1ADD"/>
    <w:rsid w:val="008C220C"/>
    <w:rsid w:val="008C2D24"/>
    <w:rsid w:val="008C2FF0"/>
    <w:rsid w:val="008C3198"/>
    <w:rsid w:val="008C3A8F"/>
    <w:rsid w:val="008C50D4"/>
    <w:rsid w:val="008C73D9"/>
    <w:rsid w:val="008C7C7C"/>
    <w:rsid w:val="008C7FA5"/>
    <w:rsid w:val="008D06B2"/>
    <w:rsid w:val="008D1D4F"/>
    <w:rsid w:val="008D2CF5"/>
    <w:rsid w:val="008D336F"/>
    <w:rsid w:val="008D3824"/>
    <w:rsid w:val="008D432B"/>
    <w:rsid w:val="008D4FEF"/>
    <w:rsid w:val="008D5DEF"/>
    <w:rsid w:val="008D5F2F"/>
    <w:rsid w:val="008D611F"/>
    <w:rsid w:val="008D6FA1"/>
    <w:rsid w:val="008E192F"/>
    <w:rsid w:val="008E307C"/>
    <w:rsid w:val="008E46BD"/>
    <w:rsid w:val="008E485B"/>
    <w:rsid w:val="008E4C5E"/>
    <w:rsid w:val="008E582C"/>
    <w:rsid w:val="008E5DAB"/>
    <w:rsid w:val="008E66C2"/>
    <w:rsid w:val="008E74FA"/>
    <w:rsid w:val="008F005C"/>
    <w:rsid w:val="008F01E0"/>
    <w:rsid w:val="008F0E1D"/>
    <w:rsid w:val="008F1BD7"/>
    <w:rsid w:val="008F25C0"/>
    <w:rsid w:val="008F3EB1"/>
    <w:rsid w:val="008F5C89"/>
    <w:rsid w:val="008F62B1"/>
    <w:rsid w:val="008F6697"/>
    <w:rsid w:val="008F742F"/>
    <w:rsid w:val="008F7B9A"/>
    <w:rsid w:val="00901425"/>
    <w:rsid w:val="00901511"/>
    <w:rsid w:val="009017F9"/>
    <w:rsid w:val="00902C15"/>
    <w:rsid w:val="00902C2A"/>
    <w:rsid w:val="00903BE1"/>
    <w:rsid w:val="00903DBF"/>
    <w:rsid w:val="00904279"/>
    <w:rsid w:val="009043D1"/>
    <w:rsid w:val="009046F7"/>
    <w:rsid w:val="0090499F"/>
    <w:rsid w:val="00904A17"/>
    <w:rsid w:val="00904EE1"/>
    <w:rsid w:val="00906A86"/>
    <w:rsid w:val="009074AC"/>
    <w:rsid w:val="00911B80"/>
    <w:rsid w:val="00911F0E"/>
    <w:rsid w:val="009129B7"/>
    <w:rsid w:val="009133A6"/>
    <w:rsid w:val="009143A9"/>
    <w:rsid w:val="00914B4F"/>
    <w:rsid w:val="00917394"/>
    <w:rsid w:val="00917485"/>
    <w:rsid w:val="00920AF2"/>
    <w:rsid w:val="00923744"/>
    <w:rsid w:val="00923818"/>
    <w:rsid w:val="00923C24"/>
    <w:rsid w:val="00923CD4"/>
    <w:rsid w:val="00923E5F"/>
    <w:rsid w:val="009245DB"/>
    <w:rsid w:val="0092674B"/>
    <w:rsid w:val="00926D3B"/>
    <w:rsid w:val="00926DE1"/>
    <w:rsid w:val="00926FAF"/>
    <w:rsid w:val="00927575"/>
    <w:rsid w:val="00927717"/>
    <w:rsid w:val="00927729"/>
    <w:rsid w:val="00927A09"/>
    <w:rsid w:val="00930612"/>
    <w:rsid w:val="00930F45"/>
    <w:rsid w:val="00931B9C"/>
    <w:rsid w:val="00931FF6"/>
    <w:rsid w:val="0093231A"/>
    <w:rsid w:val="0093288D"/>
    <w:rsid w:val="00932897"/>
    <w:rsid w:val="009329B1"/>
    <w:rsid w:val="0093326F"/>
    <w:rsid w:val="00933932"/>
    <w:rsid w:val="00934879"/>
    <w:rsid w:val="00934B62"/>
    <w:rsid w:val="00934C68"/>
    <w:rsid w:val="00934CA3"/>
    <w:rsid w:val="00934E98"/>
    <w:rsid w:val="00935726"/>
    <w:rsid w:val="0093705F"/>
    <w:rsid w:val="009371C7"/>
    <w:rsid w:val="00937D93"/>
    <w:rsid w:val="00940695"/>
    <w:rsid w:val="00940F0A"/>
    <w:rsid w:val="00941F8F"/>
    <w:rsid w:val="00942049"/>
    <w:rsid w:val="0094260E"/>
    <w:rsid w:val="0094338A"/>
    <w:rsid w:val="00943678"/>
    <w:rsid w:val="009437D3"/>
    <w:rsid w:val="00944034"/>
    <w:rsid w:val="009455C6"/>
    <w:rsid w:val="0094709C"/>
    <w:rsid w:val="00947267"/>
    <w:rsid w:val="009508B0"/>
    <w:rsid w:val="00950BB5"/>
    <w:rsid w:val="00951AD3"/>
    <w:rsid w:val="00951E81"/>
    <w:rsid w:val="009520DC"/>
    <w:rsid w:val="0095233E"/>
    <w:rsid w:val="00953F1E"/>
    <w:rsid w:val="009547EC"/>
    <w:rsid w:val="00954FCA"/>
    <w:rsid w:val="00955520"/>
    <w:rsid w:val="00955C23"/>
    <w:rsid w:val="009560F5"/>
    <w:rsid w:val="00957402"/>
    <w:rsid w:val="00957F88"/>
    <w:rsid w:val="00960639"/>
    <w:rsid w:val="009618AF"/>
    <w:rsid w:val="00962305"/>
    <w:rsid w:val="00962CDE"/>
    <w:rsid w:val="00963DB2"/>
    <w:rsid w:val="0096434C"/>
    <w:rsid w:val="00964FD8"/>
    <w:rsid w:val="0096507B"/>
    <w:rsid w:val="00965182"/>
    <w:rsid w:val="009662D2"/>
    <w:rsid w:val="00966E92"/>
    <w:rsid w:val="00966F72"/>
    <w:rsid w:val="009679BE"/>
    <w:rsid w:val="00967CA0"/>
    <w:rsid w:val="0097072E"/>
    <w:rsid w:val="009713B6"/>
    <w:rsid w:val="00972109"/>
    <w:rsid w:val="009725E2"/>
    <w:rsid w:val="00972F01"/>
    <w:rsid w:val="009731F9"/>
    <w:rsid w:val="009739F5"/>
    <w:rsid w:val="00973C51"/>
    <w:rsid w:val="00973D7D"/>
    <w:rsid w:val="00974AB9"/>
    <w:rsid w:val="009754EE"/>
    <w:rsid w:val="009755F9"/>
    <w:rsid w:val="00975DEA"/>
    <w:rsid w:val="009771FE"/>
    <w:rsid w:val="00977AAC"/>
    <w:rsid w:val="00981104"/>
    <w:rsid w:val="00981FFA"/>
    <w:rsid w:val="0098377F"/>
    <w:rsid w:val="00983CDF"/>
    <w:rsid w:val="00983E64"/>
    <w:rsid w:val="009854BB"/>
    <w:rsid w:val="00985597"/>
    <w:rsid w:val="009858B6"/>
    <w:rsid w:val="00985B6A"/>
    <w:rsid w:val="00985B78"/>
    <w:rsid w:val="00987808"/>
    <w:rsid w:val="00991B50"/>
    <w:rsid w:val="009921B6"/>
    <w:rsid w:val="00993C9F"/>
    <w:rsid w:val="009947B0"/>
    <w:rsid w:val="00994D67"/>
    <w:rsid w:val="009953FD"/>
    <w:rsid w:val="00995A17"/>
    <w:rsid w:val="00997585"/>
    <w:rsid w:val="009A086D"/>
    <w:rsid w:val="009A08BE"/>
    <w:rsid w:val="009A2441"/>
    <w:rsid w:val="009A3328"/>
    <w:rsid w:val="009A3FE3"/>
    <w:rsid w:val="009A4FB7"/>
    <w:rsid w:val="009A50B6"/>
    <w:rsid w:val="009A579A"/>
    <w:rsid w:val="009A5D67"/>
    <w:rsid w:val="009B06E4"/>
    <w:rsid w:val="009B1BDA"/>
    <w:rsid w:val="009B274C"/>
    <w:rsid w:val="009B2A15"/>
    <w:rsid w:val="009B3471"/>
    <w:rsid w:val="009B43D1"/>
    <w:rsid w:val="009B4716"/>
    <w:rsid w:val="009B473C"/>
    <w:rsid w:val="009B5B8A"/>
    <w:rsid w:val="009B5E85"/>
    <w:rsid w:val="009B5F59"/>
    <w:rsid w:val="009B6E70"/>
    <w:rsid w:val="009B7E2D"/>
    <w:rsid w:val="009B7FEB"/>
    <w:rsid w:val="009B7FFA"/>
    <w:rsid w:val="009C169C"/>
    <w:rsid w:val="009C1FED"/>
    <w:rsid w:val="009C2F53"/>
    <w:rsid w:val="009C3808"/>
    <w:rsid w:val="009C3957"/>
    <w:rsid w:val="009C3BD7"/>
    <w:rsid w:val="009C3FA4"/>
    <w:rsid w:val="009C4495"/>
    <w:rsid w:val="009C4D1F"/>
    <w:rsid w:val="009C5972"/>
    <w:rsid w:val="009C72F5"/>
    <w:rsid w:val="009D0C4B"/>
    <w:rsid w:val="009D170E"/>
    <w:rsid w:val="009D1755"/>
    <w:rsid w:val="009D183F"/>
    <w:rsid w:val="009D41A7"/>
    <w:rsid w:val="009D5B07"/>
    <w:rsid w:val="009D5DB3"/>
    <w:rsid w:val="009D63C4"/>
    <w:rsid w:val="009D669F"/>
    <w:rsid w:val="009E0D35"/>
    <w:rsid w:val="009E1FD6"/>
    <w:rsid w:val="009E22EA"/>
    <w:rsid w:val="009E3656"/>
    <w:rsid w:val="009E3D17"/>
    <w:rsid w:val="009E6594"/>
    <w:rsid w:val="009E66B8"/>
    <w:rsid w:val="009E6AA4"/>
    <w:rsid w:val="009E6C86"/>
    <w:rsid w:val="009E6EB6"/>
    <w:rsid w:val="009E7B3B"/>
    <w:rsid w:val="009E7EBE"/>
    <w:rsid w:val="009F04B7"/>
    <w:rsid w:val="009F15B7"/>
    <w:rsid w:val="009F18A7"/>
    <w:rsid w:val="009F192B"/>
    <w:rsid w:val="009F2B25"/>
    <w:rsid w:val="009F31E9"/>
    <w:rsid w:val="009F36F6"/>
    <w:rsid w:val="009F504B"/>
    <w:rsid w:val="009F5606"/>
    <w:rsid w:val="00A002C6"/>
    <w:rsid w:val="00A009E8"/>
    <w:rsid w:val="00A00F5E"/>
    <w:rsid w:val="00A016B0"/>
    <w:rsid w:val="00A01825"/>
    <w:rsid w:val="00A0183E"/>
    <w:rsid w:val="00A020A8"/>
    <w:rsid w:val="00A0221E"/>
    <w:rsid w:val="00A02354"/>
    <w:rsid w:val="00A0244F"/>
    <w:rsid w:val="00A028B6"/>
    <w:rsid w:val="00A032A7"/>
    <w:rsid w:val="00A040FD"/>
    <w:rsid w:val="00A0469B"/>
    <w:rsid w:val="00A06496"/>
    <w:rsid w:val="00A1025A"/>
    <w:rsid w:val="00A10289"/>
    <w:rsid w:val="00A1041D"/>
    <w:rsid w:val="00A107D1"/>
    <w:rsid w:val="00A107F1"/>
    <w:rsid w:val="00A115C0"/>
    <w:rsid w:val="00A11826"/>
    <w:rsid w:val="00A1215C"/>
    <w:rsid w:val="00A132D7"/>
    <w:rsid w:val="00A134E5"/>
    <w:rsid w:val="00A13A5A"/>
    <w:rsid w:val="00A141E5"/>
    <w:rsid w:val="00A1481F"/>
    <w:rsid w:val="00A1691D"/>
    <w:rsid w:val="00A204E0"/>
    <w:rsid w:val="00A2068F"/>
    <w:rsid w:val="00A21980"/>
    <w:rsid w:val="00A228A9"/>
    <w:rsid w:val="00A23127"/>
    <w:rsid w:val="00A23366"/>
    <w:rsid w:val="00A245CC"/>
    <w:rsid w:val="00A266B4"/>
    <w:rsid w:val="00A2799E"/>
    <w:rsid w:val="00A306E3"/>
    <w:rsid w:val="00A31359"/>
    <w:rsid w:val="00A31938"/>
    <w:rsid w:val="00A31C05"/>
    <w:rsid w:val="00A31CE3"/>
    <w:rsid w:val="00A320E8"/>
    <w:rsid w:val="00A3305B"/>
    <w:rsid w:val="00A346D8"/>
    <w:rsid w:val="00A34A90"/>
    <w:rsid w:val="00A3557D"/>
    <w:rsid w:val="00A36140"/>
    <w:rsid w:val="00A368D8"/>
    <w:rsid w:val="00A40406"/>
    <w:rsid w:val="00A40B01"/>
    <w:rsid w:val="00A4154D"/>
    <w:rsid w:val="00A42878"/>
    <w:rsid w:val="00A432EC"/>
    <w:rsid w:val="00A43E25"/>
    <w:rsid w:val="00A44C82"/>
    <w:rsid w:val="00A453C9"/>
    <w:rsid w:val="00A4576F"/>
    <w:rsid w:val="00A45F4C"/>
    <w:rsid w:val="00A473F2"/>
    <w:rsid w:val="00A47BFD"/>
    <w:rsid w:val="00A47FB9"/>
    <w:rsid w:val="00A503AE"/>
    <w:rsid w:val="00A51185"/>
    <w:rsid w:val="00A51514"/>
    <w:rsid w:val="00A51D67"/>
    <w:rsid w:val="00A52C43"/>
    <w:rsid w:val="00A536F5"/>
    <w:rsid w:val="00A54489"/>
    <w:rsid w:val="00A54E3E"/>
    <w:rsid w:val="00A55716"/>
    <w:rsid w:val="00A558DF"/>
    <w:rsid w:val="00A57286"/>
    <w:rsid w:val="00A609AB"/>
    <w:rsid w:val="00A6247A"/>
    <w:rsid w:val="00A629AD"/>
    <w:rsid w:val="00A62D59"/>
    <w:rsid w:val="00A6343C"/>
    <w:rsid w:val="00A63806"/>
    <w:rsid w:val="00A63866"/>
    <w:rsid w:val="00A64D48"/>
    <w:rsid w:val="00A65AED"/>
    <w:rsid w:val="00A66D0E"/>
    <w:rsid w:val="00A66EC6"/>
    <w:rsid w:val="00A672F0"/>
    <w:rsid w:val="00A6748B"/>
    <w:rsid w:val="00A67DFE"/>
    <w:rsid w:val="00A67E1E"/>
    <w:rsid w:val="00A71FF8"/>
    <w:rsid w:val="00A720E3"/>
    <w:rsid w:val="00A732D3"/>
    <w:rsid w:val="00A7331D"/>
    <w:rsid w:val="00A73B47"/>
    <w:rsid w:val="00A747C9"/>
    <w:rsid w:val="00A74928"/>
    <w:rsid w:val="00A74A00"/>
    <w:rsid w:val="00A74DA4"/>
    <w:rsid w:val="00A761AD"/>
    <w:rsid w:val="00A76366"/>
    <w:rsid w:val="00A76DFD"/>
    <w:rsid w:val="00A779E3"/>
    <w:rsid w:val="00A77F4A"/>
    <w:rsid w:val="00A8072E"/>
    <w:rsid w:val="00A80770"/>
    <w:rsid w:val="00A81266"/>
    <w:rsid w:val="00A8170F"/>
    <w:rsid w:val="00A81E1C"/>
    <w:rsid w:val="00A828D4"/>
    <w:rsid w:val="00A84F85"/>
    <w:rsid w:val="00A85454"/>
    <w:rsid w:val="00A859B9"/>
    <w:rsid w:val="00A85CE8"/>
    <w:rsid w:val="00A86416"/>
    <w:rsid w:val="00A8751A"/>
    <w:rsid w:val="00A92849"/>
    <w:rsid w:val="00A9348E"/>
    <w:rsid w:val="00A93751"/>
    <w:rsid w:val="00A93D1F"/>
    <w:rsid w:val="00A943EE"/>
    <w:rsid w:val="00A94F8B"/>
    <w:rsid w:val="00A95C99"/>
    <w:rsid w:val="00A95CED"/>
    <w:rsid w:val="00AA0A55"/>
    <w:rsid w:val="00AA1658"/>
    <w:rsid w:val="00AA16BF"/>
    <w:rsid w:val="00AA1F40"/>
    <w:rsid w:val="00AA227F"/>
    <w:rsid w:val="00AA3623"/>
    <w:rsid w:val="00AA3A5F"/>
    <w:rsid w:val="00AA40F1"/>
    <w:rsid w:val="00AA4C51"/>
    <w:rsid w:val="00AA5197"/>
    <w:rsid w:val="00AA59A8"/>
    <w:rsid w:val="00AA65F4"/>
    <w:rsid w:val="00AA70B7"/>
    <w:rsid w:val="00AB045D"/>
    <w:rsid w:val="00AB0845"/>
    <w:rsid w:val="00AB11E3"/>
    <w:rsid w:val="00AB1247"/>
    <w:rsid w:val="00AB1406"/>
    <w:rsid w:val="00AB1842"/>
    <w:rsid w:val="00AB2824"/>
    <w:rsid w:val="00AB2C6B"/>
    <w:rsid w:val="00AB46CA"/>
    <w:rsid w:val="00AB472B"/>
    <w:rsid w:val="00AB4768"/>
    <w:rsid w:val="00AB48A2"/>
    <w:rsid w:val="00AB547D"/>
    <w:rsid w:val="00AB5962"/>
    <w:rsid w:val="00AB5E0D"/>
    <w:rsid w:val="00AB78FA"/>
    <w:rsid w:val="00AB7C96"/>
    <w:rsid w:val="00AC0AB7"/>
    <w:rsid w:val="00AC233D"/>
    <w:rsid w:val="00AC3B4F"/>
    <w:rsid w:val="00AC415E"/>
    <w:rsid w:val="00AC48DD"/>
    <w:rsid w:val="00AC505E"/>
    <w:rsid w:val="00AC505F"/>
    <w:rsid w:val="00AC508F"/>
    <w:rsid w:val="00AC5211"/>
    <w:rsid w:val="00AC60A7"/>
    <w:rsid w:val="00AC625E"/>
    <w:rsid w:val="00AC62D5"/>
    <w:rsid w:val="00AD06B2"/>
    <w:rsid w:val="00AD0929"/>
    <w:rsid w:val="00AD0A21"/>
    <w:rsid w:val="00AD1272"/>
    <w:rsid w:val="00AD17AF"/>
    <w:rsid w:val="00AD1E16"/>
    <w:rsid w:val="00AD26AC"/>
    <w:rsid w:val="00AD30B6"/>
    <w:rsid w:val="00AD53C5"/>
    <w:rsid w:val="00AD67BA"/>
    <w:rsid w:val="00AE00E0"/>
    <w:rsid w:val="00AE06DC"/>
    <w:rsid w:val="00AE20F7"/>
    <w:rsid w:val="00AE2DD1"/>
    <w:rsid w:val="00AE3007"/>
    <w:rsid w:val="00AE3CEF"/>
    <w:rsid w:val="00AE3F75"/>
    <w:rsid w:val="00AE4A05"/>
    <w:rsid w:val="00AE5FFD"/>
    <w:rsid w:val="00AE64A9"/>
    <w:rsid w:val="00AE688C"/>
    <w:rsid w:val="00AE6C7D"/>
    <w:rsid w:val="00AF0146"/>
    <w:rsid w:val="00AF13D2"/>
    <w:rsid w:val="00AF25B3"/>
    <w:rsid w:val="00AF3E5E"/>
    <w:rsid w:val="00AF4095"/>
    <w:rsid w:val="00AF41E9"/>
    <w:rsid w:val="00AF5457"/>
    <w:rsid w:val="00AF56E3"/>
    <w:rsid w:val="00AF5702"/>
    <w:rsid w:val="00AF6DB1"/>
    <w:rsid w:val="00AF782A"/>
    <w:rsid w:val="00AF7A58"/>
    <w:rsid w:val="00AF7CB6"/>
    <w:rsid w:val="00B00EAF"/>
    <w:rsid w:val="00B02860"/>
    <w:rsid w:val="00B02D48"/>
    <w:rsid w:val="00B04ABF"/>
    <w:rsid w:val="00B054FA"/>
    <w:rsid w:val="00B05FDC"/>
    <w:rsid w:val="00B0629C"/>
    <w:rsid w:val="00B06980"/>
    <w:rsid w:val="00B14060"/>
    <w:rsid w:val="00B1512C"/>
    <w:rsid w:val="00B15C23"/>
    <w:rsid w:val="00B162A1"/>
    <w:rsid w:val="00B17313"/>
    <w:rsid w:val="00B176D1"/>
    <w:rsid w:val="00B17779"/>
    <w:rsid w:val="00B17C43"/>
    <w:rsid w:val="00B200BA"/>
    <w:rsid w:val="00B20721"/>
    <w:rsid w:val="00B218B7"/>
    <w:rsid w:val="00B2192E"/>
    <w:rsid w:val="00B22A4E"/>
    <w:rsid w:val="00B2347E"/>
    <w:rsid w:val="00B23A7D"/>
    <w:rsid w:val="00B251A1"/>
    <w:rsid w:val="00B27515"/>
    <w:rsid w:val="00B3057B"/>
    <w:rsid w:val="00B309B2"/>
    <w:rsid w:val="00B30BFC"/>
    <w:rsid w:val="00B316BB"/>
    <w:rsid w:val="00B317D4"/>
    <w:rsid w:val="00B31848"/>
    <w:rsid w:val="00B32145"/>
    <w:rsid w:val="00B32B28"/>
    <w:rsid w:val="00B346E6"/>
    <w:rsid w:val="00B359D9"/>
    <w:rsid w:val="00B35FE7"/>
    <w:rsid w:val="00B36942"/>
    <w:rsid w:val="00B3710D"/>
    <w:rsid w:val="00B373F2"/>
    <w:rsid w:val="00B37CDA"/>
    <w:rsid w:val="00B400B9"/>
    <w:rsid w:val="00B4013B"/>
    <w:rsid w:val="00B42428"/>
    <w:rsid w:val="00B42F47"/>
    <w:rsid w:val="00B43B52"/>
    <w:rsid w:val="00B4411C"/>
    <w:rsid w:val="00B452CB"/>
    <w:rsid w:val="00B45E0E"/>
    <w:rsid w:val="00B4660A"/>
    <w:rsid w:val="00B470E8"/>
    <w:rsid w:val="00B47DBD"/>
    <w:rsid w:val="00B50C7F"/>
    <w:rsid w:val="00B50CFE"/>
    <w:rsid w:val="00B50DFF"/>
    <w:rsid w:val="00B51A73"/>
    <w:rsid w:val="00B53DD5"/>
    <w:rsid w:val="00B53DE1"/>
    <w:rsid w:val="00B53F10"/>
    <w:rsid w:val="00B54117"/>
    <w:rsid w:val="00B55092"/>
    <w:rsid w:val="00B55318"/>
    <w:rsid w:val="00B55701"/>
    <w:rsid w:val="00B56588"/>
    <w:rsid w:val="00B56E37"/>
    <w:rsid w:val="00B57008"/>
    <w:rsid w:val="00B57CA8"/>
    <w:rsid w:val="00B60A8A"/>
    <w:rsid w:val="00B6106E"/>
    <w:rsid w:val="00B61322"/>
    <w:rsid w:val="00B61796"/>
    <w:rsid w:val="00B62B1C"/>
    <w:rsid w:val="00B64D5D"/>
    <w:rsid w:val="00B64E72"/>
    <w:rsid w:val="00B65094"/>
    <w:rsid w:val="00B651D1"/>
    <w:rsid w:val="00B65E83"/>
    <w:rsid w:val="00B65F06"/>
    <w:rsid w:val="00B67A7C"/>
    <w:rsid w:val="00B7011A"/>
    <w:rsid w:val="00B70B5C"/>
    <w:rsid w:val="00B71609"/>
    <w:rsid w:val="00B72EA9"/>
    <w:rsid w:val="00B74352"/>
    <w:rsid w:val="00B74646"/>
    <w:rsid w:val="00B75EAA"/>
    <w:rsid w:val="00B770D3"/>
    <w:rsid w:val="00B7765D"/>
    <w:rsid w:val="00B777ED"/>
    <w:rsid w:val="00B77E10"/>
    <w:rsid w:val="00B81F88"/>
    <w:rsid w:val="00B82525"/>
    <w:rsid w:val="00B82893"/>
    <w:rsid w:val="00B834B5"/>
    <w:rsid w:val="00B84E70"/>
    <w:rsid w:val="00B84F30"/>
    <w:rsid w:val="00B854F7"/>
    <w:rsid w:val="00B855BE"/>
    <w:rsid w:val="00B86516"/>
    <w:rsid w:val="00B86B0B"/>
    <w:rsid w:val="00B91333"/>
    <w:rsid w:val="00B9149E"/>
    <w:rsid w:val="00B92240"/>
    <w:rsid w:val="00B92638"/>
    <w:rsid w:val="00B94061"/>
    <w:rsid w:val="00B9569D"/>
    <w:rsid w:val="00B96A42"/>
    <w:rsid w:val="00B96D42"/>
    <w:rsid w:val="00B96FC1"/>
    <w:rsid w:val="00BA0115"/>
    <w:rsid w:val="00BA01AF"/>
    <w:rsid w:val="00BA06BC"/>
    <w:rsid w:val="00BA075A"/>
    <w:rsid w:val="00BA0F12"/>
    <w:rsid w:val="00BA1D2C"/>
    <w:rsid w:val="00BA1D89"/>
    <w:rsid w:val="00BA2266"/>
    <w:rsid w:val="00BA38CF"/>
    <w:rsid w:val="00BA3A5A"/>
    <w:rsid w:val="00BA3FE4"/>
    <w:rsid w:val="00BA4A67"/>
    <w:rsid w:val="00BA4B27"/>
    <w:rsid w:val="00BA4D92"/>
    <w:rsid w:val="00BA6FAA"/>
    <w:rsid w:val="00BA74DD"/>
    <w:rsid w:val="00BA7A00"/>
    <w:rsid w:val="00BB07C7"/>
    <w:rsid w:val="00BB1350"/>
    <w:rsid w:val="00BB14E6"/>
    <w:rsid w:val="00BB1A23"/>
    <w:rsid w:val="00BB1C57"/>
    <w:rsid w:val="00BB266A"/>
    <w:rsid w:val="00BB289B"/>
    <w:rsid w:val="00BB390F"/>
    <w:rsid w:val="00BB5E2E"/>
    <w:rsid w:val="00BC14B0"/>
    <w:rsid w:val="00BC16A9"/>
    <w:rsid w:val="00BC2F7E"/>
    <w:rsid w:val="00BC4022"/>
    <w:rsid w:val="00BC4A6C"/>
    <w:rsid w:val="00BC620C"/>
    <w:rsid w:val="00BC6A2E"/>
    <w:rsid w:val="00BD0171"/>
    <w:rsid w:val="00BD08F0"/>
    <w:rsid w:val="00BD1C30"/>
    <w:rsid w:val="00BD22AD"/>
    <w:rsid w:val="00BD246F"/>
    <w:rsid w:val="00BD2D88"/>
    <w:rsid w:val="00BD31C1"/>
    <w:rsid w:val="00BD34A8"/>
    <w:rsid w:val="00BD3A53"/>
    <w:rsid w:val="00BD5B54"/>
    <w:rsid w:val="00BD7807"/>
    <w:rsid w:val="00BE011D"/>
    <w:rsid w:val="00BE3549"/>
    <w:rsid w:val="00BE4A77"/>
    <w:rsid w:val="00BE4D78"/>
    <w:rsid w:val="00BE4F74"/>
    <w:rsid w:val="00BE5376"/>
    <w:rsid w:val="00BE5503"/>
    <w:rsid w:val="00BE5A56"/>
    <w:rsid w:val="00BE60C9"/>
    <w:rsid w:val="00BE6840"/>
    <w:rsid w:val="00BE7AE5"/>
    <w:rsid w:val="00BE7E3E"/>
    <w:rsid w:val="00BF03A0"/>
    <w:rsid w:val="00BF0406"/>
    <w:rsid w:val="00BF08DF"/>
    <w:rsid w:val="00BF1478"/>
    <w:rsid w:val="00BF1584"/>
    <w:rsid w:val="00BF2B76"/>
    <w:rsid w:val="00BF31FE"/>
    <w:rsid w:val="00BF3E57"/>
    <w:rsid w:val="00BF42B8"/>
    <w:rsid w:val="00BF443E"/>
    <w:rsid w:val="00BF47AF"/>
    <w:rsid w:val="00BF4D44"/>
    <w:rsid w:val="00BF4EF1"/>
    <w:rsid w:val="00BF5DAF"/>
    <w:rsid w:val="00BF6AAF"/>
    <w:rsid w:val="00BF7A44"/>
    <w:rsid w:val="00BF7C1E"/>
    <w:rsid w:val="00C000F8"/>
    <w:rsid w:val="00C0043F"/>
    <w:rsid w:val="00C005A7"/>
    <w:rsid w:val="00C01169"/>
    <w:rsid w:val="00C02998"/>
    <w:rsid w:val="00C02B93"/>
    <w:rsid w:val="00C02C88"/>
    <w:rsid w:val="00C0396B"/>
    <w:rsid w:val="00C03C2E"/>
    <w:rsid w:val="00C0556A"/>
    <w:rsid w:val="00C0595D"/>
    <w:rsid w:val="00C05E9A"/>
    <w:rsid w:val="00C06372"/>
    <w:rsid w:val="00C072EF"/>
    <w:rsid w:val="00C110A2"/>
    <w:rsid w:val="00C11201"/>
    <w:rsid w:val="00C112A6"/>
    <w:rsid w:val="00C113B3"/>
    <w:rsid w:val="00C11914"/>
    <w:rsid w:val="00C1346A"/>
    <w:rsid w:val="00C13B62"/>
    <w:rsid w:val="00C14024"/>
    <w:rsid w:val="00C15C59"/>
    <w:rsid w:val="00C16448"/>
    <w:rsid w:val="00C2060C"/>
    <w:rsid w:val="00C21A20"/>
    <w:rsid w:val="00C2334E"/>
    <w:rsid w:val="00C24FA4"/>
    <w:rsid w:val="00C26531"/>
    <w:rsid w:val="00C300ED"/>
    <w:rsid w:val="00C302F6"/>
    <w:rsid w:val="00C31049"/>
    <w:rsid w:val="00C310CD"/>
    <w:rsid w:val="00C31B49"/>
    <w:rsid w:val="00C36E86"/>
    <w:rsid w:val="00C376C2"/>
    <w:rsid w:val="00C40319"/>
    <w:rsid w:val="00C43A01"/>
    <w:rsid w:val="00C45B02"/>
    <w:rsid w:val="00C45FD9"/>
    <w:rsid w:val="00C467E0"/>
    <w:rsid w:val="00C46CF7"/>
    <w:rsid w:val="00C473A2"/>
    <w:rsid w:val="00C500C3"/>
    <w:rsid w:val="00C50988"/>
    <w:rsid w:val="00C50B91"/>
    <w:rsid w:val="00C51B73"/>
    <w:rsid w:val="00C51C8F"/>
    <w:rsid w:val="00C51F31"/>
    <w:rsid w:val="00C5227E"/>
    <w:rsid w:val="00C52B04"/>
    <w:rsid w:val="00C53C1A"/>
    <w:rsid w:val="00C541DD"/>
    <w:rsid w:val="00C5447C"/>
    <w:rsid w:val="00C54A7F"/>
    <w:rsid w:val="00C54CE0"/>
    <w:rsid w:val="00C5607D"/>
    <w:rsid w:val="00C561B0"/>
    <w:rsid w:val="00C57594"/>
    <w:rsid w:val="00C57C49"/>
    <w:rsid w:val="00C6038D"/>
    <w:rsid w:val="00C61926"/>
    <w:rsid w:val="00C61994"/>
    <w:rsid w:val="00C61DFC"/>
    <w:rsid w:val="00C62173"/>
    <w:rsid w:val="00C6330A"/>
    <w:rsid w:val="00C64057"/>
    <w:rsid w:val="00C646D0"/>
    <w:rsid w:val="00C65F5F"/>
    <w:rsid w:val="00C66065"/>
    <w:rsid w:val="00C70188"/>
    <w:rsid w:val="00C708CF"/>
    <w:rsid w:val="00C710B3"/>
    <w:rsid w:val="00C73FE7"/>
    <w:rsid w:val="00C745B6"/>
    <w:rsid w:val="00C749D4"/>
    <w:rsid w:val="00C74B40"/>
    <w:rsid w:val="00C750F7"/>
    <w:rsid w:val="00C752F3"/>
    <w:rsid w:val="00C7572E"/>
    <w:rsid w:val="00C75DC8"/>
    <w:rsid w:val="00C761BC"/>
    <w:rsid w:val="00C76330"/>
    <w:rsid w:val="00C76509"/>
    <w:rsid w:val="00C76558"/>
    <w:rsid w:val="00C77D4A"/>
    <w:rsid w:val="00C77F5F"/>
    <w:rsid w:val="00C8189D"/>
    <w:rsid w:val="00C818F3"/>
    <w:rsid w:val="00C81B54"/>
    <w:rsid w:val="00C823FC"/>
    <w:rsid w:val="00C83560"/>
    <w:rsid w:val="00C83A58"/>
    <w:rsid w:val="00C871E6"/>
    <w:rsid w:val="00C87EA3"/>
    <w:rsid w:val="00C90C2E"/>
    <w:rsid w:val="00C90F18"/>
    <w:rsid w:val="00C9202F"/>
    <w:rsid w:val="00C922A8"/>
    <w:rsid w:val="00C9241E"/>
    <w:rsid w:val="00C92A5B"/>
    <w:rsid w:val="00C92EB1"/>
    <w:rsid w:val="00C93CDE"/>
    <w:rsid w:val="00C94D48"/>
    <w:rsid w:val="00C94FA1"/>
    <w:rsid w:val="00C950D3"/>
    <w:rsid w:val="00C95DCE"/>
    <w:rsid w:val="00C96BEB"/>
    <w:rsid w:val="00C9746C"/>
    <w:rsid w:val="00CA00C9"/>
    <w:rsid w:val="00CA0215"/>
    <w:rsid w:val="00CA0354"/>
    <w:rsid w:val="00CA07D6"/>
    <w:rsid w:val="00CA2219"/>
    <w:rsid w:val="00CA28FC"/>
    <w:rsid w:val="00CA2A06"/>
    <w:rsid w:val="00CA36A0"/>
    <w:rsid w:val="00CA3F7A"/>
    <w:rsid w:val="00CA5406"/>
    <w:rsid w:val="00CA5AC7"/>
    <w:rsid w:val="00CA5B12"/>
    <w:rsid w:val="00CA60D0"/>
    <w:rsid w:val="00CA6B1B"/>
    <w:rsid w:val="00CA73C9"/>
    <w:rsid w:val="00CA7B64"/>
    <w:rsid w:val="00CA7D10"/>
    <w:rsid w:val="00CB0EFD"/>
    <w:rsid w:val="00CB1AB4"/>
    <w:rsid w:val="00CB2595"/>
    <w:rsid w:val="00CB30A0"/>
    <w:rsid w:val="00CB32B3"/>
    <w:rsid w:val="00CB5597"/>
    <w:rsid w:val="00CB69B7"/>
    <w:rsid w:val="00CB70BC"/>
    <w:rsid w:val="00CB79CD"/>
    <w:rsid w:val="00CC191A"/>
    <w:rsid w:val="00CC3331"/>
    <w:rsid w:val="00CC4A09"/>
    <w:rsid w:val="00CC4DF4"/>
    <w:rsid w:val="00CC4F33"/>
    <w:rsid w:val="00CC5E58"/>
    <w:rsid w:val="00CC61F8"/>
    <w:rsid w:val="00CC6D15"/>
    <w:rsid w:val="00CC7A9B"/>
    <w:rsid w:val="00CD13D0"/>
    <w:rsid w:val="00CD271F"/>
    <w:rsid w:val="00CD2D0A"/>
    <w:rsid w:val="00CD2ED7"/>
    <w:rsid w:val="00CD30E1"/>
    <w:rsid w:val="00CD3C3C"/>
    <w:rsid w:val="00CD429D"/>
    <w:rsid w:val="00CD6C44"/>
    <w:rsid w:val="00CD6E97"/>
    <w:rsid w:val="00CD72DE"/>
    <w:rsid w:val="00CD74E2"/>
    <w:rsid w:val="00CD7E42"/>
    <w:rsid w:val="00CE05C6"/>
    <w:rsid w:val="00CE294D"/>
    <w:rsid w:val="00CE3011"/>
    <w:rsid w:val="00CE3524"/>
    <w:rsid w:val="00CE3527"/>
    <w:rsid w:val="00CE5DBE"/>
    <w:rsid w:val="00CE61CA"/>
    <w:rsid w:val="00CF14F6"/>
    <w:rsid w:val="00CF1B14"/>
    <w:rsid w:val="00CF3E05"/>
    <w:rsid w:val="00CF4681"/>
    <w:rsid w:val="00CF4849"/>
    <w:rsid w:val="00CF4B0B"/>
    <w:rsid w:val="00CF7D1E"/>
    <w:rsid w:val="00D00897"/>
    <w:rsid w:val="00D03C2D"/>
    <w:rsid w:val="00D03D62"/>
    <w:rsid w:val="00D06267"/>
    <w:rsid w:val="00D07B41"/>
    <w:rsid w:val="00D07C31"/>
    <w:rsid w:val="00D1008B"/>
    <w:rsid w:val="00D1034B"/>
    <w:rsid w:val="00D10359"/>
    <w:rsid w:val="00D109A0"/>
    <w:rsid w:val="00D10EE2"/>
    <w:rsid w:val="00D11F68"/>
    <w:rsid w:val="00D12A98"/>
    <w:rsid w:val="00D145B0"/>
    <w:rsid w:val="00D14FCF"/>
    <w:rsid w:val="00D159C5"/>
    <w:rsid w:val="00D165FC"/>
    <w:rsid w:val="00D166FB"/>
    <w:rsid w:val="00D1677B"/>
    <w:rsid w:val="00D16944"/>
    <w:rsid w:val="00D17752"/>
    <w:rsid w:val="00D20A9C"/>
    <w:rsid w:val="00D20BAD"/>
    <w:rsid w:val="00D214F0"/>
    <w:rsid w:val="00D2201E"/>
    <w:rsid w:val="00D22844"/>
    <w:rsid w:val="00D22C8D"/>
    <w:rsid w:val="00D23C95"/>
    <w:rsid w:val="00D24354"/>
    <w:rsid w:val="00D24B43"/>
    <w:rsid w:val="00D24C46"/>
    <w:rsid w:val="00D259BE"/>
    <w:rsid w:val="00D261E9"/>
    <w:rsid w:val="00D26B68"/>
    <w:rsid w:val="00D2794B"/>
    <w:rsid w:val="00D30396"/>
    <w:rsid w:val="00D3116F"/>
    <w:rsid w:val="00D325B3"/>
    <w:rsid w:val="00D32773"/>
    <w:rsid w:val="00D32DDB"/>
    <w:rsid w:val="00D33459"/>
    <w:rsid w:val="00D33832"/>
    <w:rsid w:val="00D33FE7"/>
    <w:rsid w:val="00D35022"/>
    <w:rsid w:val="00D35E51"/>
    <w:rsid w:val="00D40682"/>
    <w:rsid w:val="00D40E7B"/>
    <w:rsid w:val="00D414FA"/>
    <w:rsid w:val="00D42DEE"/>
    <w:rsid w:val="00D430B8"/>
    <w:rsid w:val="00D43CB5"/>
    <w:rsid w:val="00D447AC"/>
    <w:rsid w:val="00D45955"/>
    <w:rsid w:val="00D46E5F"/>
    <w:rsid w:val="00D4725F"/>
    <w:rsid w:val="00D5058B"/>
    <w:rsid w:val="00D509A2"/>
    <w:rsid w:val="00D51264"/>
    <w:rsid w:val="00D516AF"/>
    <w:rsid w:val="00D523A5"/>
    <w:rsid w:val="00D52DF8"/>
    <w:rsid w:val="00D5645D"/>
    <w:rsid w:val="00D56795"/>
    <w:rsid w:val="00D60568"/>
    <w:rsid w:val="00D6074E"/>
    <w:rsid w:val="00D617BE"/>
    <w:rsid w:val="00D663F6"/>
    <w:rsid w:val="00D6735A"/>
    <w:rsid w:val="00D6753C"/>
    <w:rsid w:val="00D70815"/>
    <w:rsid w:val="00D71301"/>
    <w:rsid w:val="00D7134D"/>
    <w:rsid w:val="00D71DD8"/>
    <w:rsid w:val="00D723CB"/>
    <w:rsid w:val="00D731A1"/>
    <w:rsid w:val="00D7324F"/>
    <w:rsid w:val="00D73314"/>
    <w:rsid w:val="00D73CE4"/>
    <w:rsid w:val="00D73E46"/>
    <w:rsid w:val="00D7462F"/>
    <w:rsid w:val="00D748A2"/>
    <w:rsid w:val="00D74C4E"/>
    <w:rsid w:val="00D766AC"/>
    <w:rsid w:val="00D7796D"/>
    <w:rsid w:val="00D80082"/>
    <w:rsid w:val="00D824B1"/>
    <w:rsid w:val="00D83035"/>
    <w:rsid w:val="00D851F9"/>
    <w:rsid w:val="00D8543D"/>
    <w:rsid w:val="00D85DC0"/>
    <w:rsid w:val="00D86516"/>
    <w:rsid w:val="00D86AD2"/>
    <w:rsid w:val="00D86F88"/>
    <w:rsid w:val="00D87875"/>
    <w:rsid w:val="00D90AE0"/>
    <w:rsid w:val="00D91034"/>
    <w:rsid w:val="00D91739"/>
    <w:rsid w:val="00D91F2B"/>
    <w:rsid w:val="00D944E4"/>
    <w:rsid w:val="00D94635"/>
    <w:rsid w:val="00D95056"/>
    <w:rsid w:val="00D95BD9"/>
    <w:rsid w:val="00D960A7"/>
    <w:rsid w:val="00D962FB"/>
    <w:rsid w:val="00D9776C"/>
    <w:rsid w:val="00D978EA"/>
    <w:rsid w:val="00DA029B"/>
    <w:rsid w:val="00DA09C2"/>
    <w:rsid w:val="00DA0C37"/>
    <w:rsid w:val="00DA1AD3"/>
    <w:rsid w:val="00DA27CD"/>
    <w:rsid w:val="00DA3180"/>
    <w:rsid w:val="00DA504C"/>
    <w:rsid w:val="00DA542C"/>
    <w:rsid w:val="00DA567C"/>
    <w:rsid w:val="00DA5D94"/>
    <w:rsid w:val="00DA5F25"/>
    <w:rsid w:val="00DA7F8D"/>
    <w:rsid w:val="00DB00CA"/>
    <w:rsid w:val="00DB07F5"/>
    <w:rsid w:val="00DB2A41"/>
    <w:rsid w:val="00DB2F58"/>
    <w:rsid w:val="00DB46BB"/>
    <w:rsid w:val="00DB486A"/>
    <w:rsid w:val="00DB5833"/>
    <w:rsid w:val="00DB5CE1"/>
    <w:rsid w:val="00DB6CD8"/>
    <w:rsid w:val="00DC063A"/>
    <w:rsid w:val="00DC1CCA"/>
    <w:rsid w:val="00DC3BE3"/>
    <w:rsid w:val="00DC4698"/>
    <w:rsid w:val="00DC4F05"/>
    <w:rsid w:val="00DC5658"/>
    <w:rsid w:val="00DC69A0"/>
    <w:rsid w:val="00DC71E2"/>
    <w:rsid w:val="00DC7A39"/>
    <w:rsid w:val="00DD01A8"/>
    <w:rsid w:val="00DD0B2B"/>
    <w:rsid w:val="00DD31AD"/>
    <w:rsid w:val="00DD3623"/>
    <w:rsid w:val="00DD3940"/>
    <w:rsid w:val="00DD3FA5"/>
    <w:rsid w:val="00DD606D"/>
    <w:rsid w:val="00DD66D2"/>
    <w:rsid w:val="00DD7721"/>
    <w:rsid w:val="00DE00B2"/>
    <w:rsid w:val="00DE02B0"/>
    <w:rsid w:val="00DE0D10"/>
    <w:rsid w:val="00DE0EFA"/>
    <w:rsid w:val="00DE2E6E"/>
    <w:rsid w:val="00DE41CF"/>
    <w:rsid w:val="00DE5570"/>
    <w:rsid w:val="00DE5A53"/>
    <w:rsid w:val="00DE6009"/>
    <w:rsid w:val="00DE7037"/>
    <w:rsid w:val="00DE7098"/>
    <w:rsid w:val="00DE72CA"/>
    <w:rsid w:val="00DE7993"/>
    <w:rsid w:val="00DF180F"/>
    <w:rsid w:val="00DF1AEF"/>
    <w:rsid w:val="00DF3375"/>
    <w:rsid w:val="00DF34B5"/>
    <w:rsid w:val="00DF6E5D"/>
    <w:rsid w:val="00E00AE0"/>
    <w:rsid w:val="00E0177A"/>
    <w:rsid w:val="00E048F5"/>
    <w:rsid w:val="00E0592A"/>
    <w:rsid w:val="00E06A70"/>
    <w:rsid w:val="00E07521"/>
    <w:rsid w:val="00E07670"/>
    <w:rsid w:val="00E07908"/>
    <w:rsid w:val="00E103A1"/>
    <w:rsid w:val="00E1233F"/>
    <w:rsid w:val="00E12724"/>
    <w:rsid w:val="00E12B96"/>
    <w:rsid w:val="00E12C54"/>
    <w:rsid w:val="00E12D7D"/>
    <w:rsid w:val="00E13BC9"/>
    <w:rsid w:val="00E144DF"/>
    <w:rsid w:val="00E1577B"/>
    <w:rsid w:val="00E15F04"/>
    <w:rsid w:val="00E16336"/>
    <w:rsid w:val="00E1633E"/>
    <w:rsid w:val="00E16C0A"/>
    <w:rsid w:val="00E1707E"/>
    <w:rsid w:val="00E1735F"/>
    <w:rsid w:val="00E1744C"/>
    <w:rsid w:val="00E17F17"/>
    <w:rsid w:val="00E22299"/>
    <w:rsid w:val="00E23C5D"/>
    <w:rsid w:val="00E240A8"/>
    <w:rsid w:val="00E25C8E"/>
    <w:rsid w:val="00E25D13"/>
    <w:rsid w:val="00E321D5"/>
    <w:rsid w:val="00E323DF"/>
    <w:rsid w:val="00E327BE"/>
    <w:rsid w:val="00E32F32"/>
    <w:rsid w:val="00E33280"/>
    <w:rsid w:val="00E342C7"/>
    <w:rsid w:val="00E346C8"/>
    <w:rsid w:val="00E34862"/>
    <w:rsid w:val="00E3619C"/>
    <w:rsid w:val="00E36385"/>
    <w:rsid w:val="00E364C9"/>
    <w:rsid w:val="00E366BE"/>
    <w:rsid w:val="00E36B1A"/>
    <w:rsid w:val="00E36CBF"/>
    <w:rsid w:val="00E378DF"/>
    <w:rsid w:val="00E37ACA"/>
    <w:rsid w:val="00E4093E"/>
    <w:rsid w:val="00E40F62"/>
    <w:rsid w:val="00E41431"/>
    <w:rsid w:val="00E4204A"/>
    <w:rsid w:val="00E42479"/>
    <w:rsid w:val="00E427BC"/>
    <w:rsid w:val="00E42B35"/>
    <w:rsid w:val="00E42C69"/>
    <w:rsid w:val="00E42C76"/>
    <w:rsid w:val="00E43882"/>
    <w:rsid w:val="00E43FF4"/>
    <w:rsid w:val="00E4411F"/>
    <w:rsid w:val="00E4427B"/>
    <w:rsid w:val="00E443E1"/>
    <w:rsid w:val="00E44941"/>
    <w:rsid w:val="00E44A30"/>
    <w:rsid w:val="00E44E0B"/>
    <w:rsid w:val="00E45868"/>
    <w:rsid w:val="00E4592C"/>
    <w:rsid w:val="00E46270"/>
    <w:rsid w:val="00E469E4"/>
    <w:rsid w:val="00E502E9"/>
    <w:rsid w:val="00E51549"/>
    <w:rsid w:val="00E51A82"/>
    <w:rsid w:val="00E5220B"/>
    <w:rsid w:val="00E525DE"/>
    <w:rsid w:val="00E53A56"/>
    <w:rsid w:val="00E54107"/>
    <w:rsid w:val="00E54C32"/>
    <w:rsid w:val="00E55BCB"/>
    <w:rsid w:val="00E56496"/>
    <w:rsid w:val="00E57242"/>
    <w:rsid w:val="00E60528"/>
    <w:rsid w:val="00E6065C"/>
    <w:rsid w:val="00E60E5A"/>
    <w:rsid w:val="00E60F0D"/>
    <w:rsid w:val="00E63630"/>
    <w:rsid w:val="00E63680"/>
    <w:rsid w:val="00E636B3"/>
    <w:rsid w:val="00E63E44"/>
    <w:rsid w:val="00E70616"/>
    <w:rsid w:val="00E726B5"/>
    <w:rsid w:val="00E72FDF"/>
    <w:rsid w:val="00E7319F"/>
    <w:rsid w:val="00E73964"/>
    <w:rsid w:val="00E7408A"/>
    <w:rsid w:val="00E74358"/>
    <w:rsid w:val="00E74696"/>
    <w:rsid w:val="00E747A5"/>
    <w:rsid w:val="00E75049"/>
    <w:rsid w:val="00E75883"/>
    <w:rsid w:val="00E75D10"/>
    <w:rsid w:val="00E75F3D"/>
    <w:rsid w:val="00E76466"/>
    <w:rsid w:val="00E7739D"/>
    <w:rsid w:val="00E8077B"/>
    <w:rsid w:val="00E81766"/>
    <w:rsid w:val="00E81C01"/>
    <w:rsid w:val="00E82A14"/>
    <w:rsid w:val="00E82C95"/>
    <w:rsid w:val="00E8371E"/>
    <w:rsid w:val="00E837F1"/>
    <w:rsid w:val="00E84D55"/>
    <w:rsid w:val="00E86A62"/>
    <w:rsid w:val="00E877CB"/>
    <w:rsid w:val="00E90A46"/>
    <w:rsid w:val="00E9145B"/>
    <w:rsid w:val="00E91680"/>
    <w:rsid w:val="00E93456"/>
    <w:rsid w:val="00E938A4"/>
    <w:rsid w:val="00E93D2F"/>
    <w:rsid w:val="00E94800"/>
    <w:rsid w:val="00E9584E"/>
    <w:rsid w:val="00E95B7B"/>
    <w:rsid w:val="00E95C0A"/>
    <w:rsid w:val="00E95C94"/>
    <w:rsid w:val="00E95CB1"/>
    <w:rsid w:val="00E96970"/>
    <w:rsid w:val="00E974F3"/>
    <w:rsid w:val="00E9763F"/>
    <w:rsid w:val="00EA08D5"/>
    <w:rsid w:val="00EA0D39"/>
    <w:rsid w:val="00EA1553"/>
    <w:rsid w:val="00EA1FF0"/>
    <w:rsid w:val="00EA2F56"/>
    <w:rsid w:val="00EA34EE"/>
    <w:rsid w:val="00EA3711"/>
    <w:rsid w:val="00EA5798"/>
    <w:rsid w:val="00EA7BB8"/>
    <w:rsid w:val="00EB0C85"/>
    <w:rsid w:val="00EB0D4C"/>
    <w:rsid w:val="00EB1002"/>
    <w:rsid w:val="00EB1B52"/>
    <w:rsid w:val="00EB2348"/>
    <w:rsid w:val="00EB2522"/>
    <w:rsid w:val="00EB2FD4"/>
    <w:rsid w:val="00EB3C56"/>
    <w:rsid w:val="00EB3CDF"/>
    <w:rsid w:val="00EB3D4C"/>
    <w:rsid w:val="00EB4036"/>
    <w:rsid w:val="00EB5230"/>
    <w:rsid w:val="00EB5346"/>
    <w:rsid w:val="00EB581A"/>
    <w:rsid w:val="00EB6C93"/>
    <w:rsid w:val="00EB7C6A"/>
    <w:rsid w:val="00EC0737"/>
    <w:rsid w:val="00EC0755"/>
    <w:rsid w:val="00EC1457"/>
    <w:rsid w:val="00EC2374"/>
    <w:rsid w:val="00EC2657"/>
    <w:rsid w:val="00EC276F"/>
    <w:rsid w:val="00EC36F1"/>
    <w:rsid w:val="00EC36F6"/>
    <w:rsid w:val="00EC388F"/>
    <w:rsid w:val="00EC3C7D"/>
    <w:rsid w:val="00EC3E75"/>
    <w:rsid w:val="00EC458A"/>
    <w:rsid w:val="00EC4783"/>
    <w:rsid w:val="00EC52AE"/>
    <w:rsid w:val="00EC5B4D"/>
    <w:rsid w:val="00EC611E"/>
    <w:rsid w:val="00EC6520"/>
    <w:rsid w:val="00EC6DA9"/>
    <w:rsid w:val="00EC7F09"/>
    <w:rsid w:val="00EC7F27"/>
    <w:rsid w:val="00ED09A0"/>
    <w:rsid w:val="00ED0B48"/>
    <w:rsid w:val="00ED10E9"/>
    <w:rsid w:val="00ED195A"/>
    <w:rsid w:val="00ED1B37"/>
    <w:rsid w:val="00ED2D2A"/>
    <w:rsid w:val="00ED2F44"/>
    <w:rsid w:val="00ED745E"/>
    <w:rsid w:val="00ED766B"/>
    <w:rsid w:val="00ED7EAB"/>
    <w:rsid w:val="00EE0D77"/>
    <w:rsid w:val="00EE12DF"/>
    <w:rsid w:val="00EE2F58"/>
    <w:rsid w:val="00EE3CCE"/>
    <w:rsid w:val="00EE42B4"/>
    <w:rsid w:val="00EE5DFF"/>
    <w:rsid w:val="00EE603F"/>
    <w:rsid w:val="00EE7511"/>
    <w:rsid w:val="00EF02E3"/>
    <w:rsid w:val="00EF0B60"/>
    <w:rsid w:val="00EF11EB"/>
    <w:rsid w:val="00EF1C5C"/>
    <w:rsid w:val="00EF3C4D"/>
    <w:rsid w:val="00EF4958"/>
    <w:rsid w:val="00EF52AC"/>
    <w:rsid w:val="00EF6BEC"/>
    <w:rsid w:val="00EF6E6F"/>
    <w:rsid w:val="00F00D07"/>
    <w:rsid w:val="00F010B0"/>
    <w:rsid w:val="00F01183"/>
    <w:rsid w:val="00F01335"/>
    <w:rsid w:val="00F01C5C"/>
    <w:rsid w:val="00F0352A"/>
    <w:rsid w:val="00F03AB9"/>
    <w:rsid w:val="00F04D36"/>
    <w:rsid w:val="00F04FCA"/>
    <w:rsid w:val="00F069E8"/>
    <w:rsid w:val="00F06BFA"/>
    <w:rsid w:val="00F07826"/>
    <w:rsid w:val="00F07B22"/>
    <w:rsid w:val="00F1277F"/>
    <w:rsid w:val="00F1337F"/>
    <w:rsid w:val="00F13F1E"/>
    <w:rsid w:val="00F144B5"/>
    <w:rsid w:val="00F151EA"/>
    <w:rsid w:val="00F167AE"/>
    <w:rsid w:val="00F16836"/>
    <w:rsid w:val="00F16B6B"/>
    <w:rsid w:val="00F17C16"/>
    <w:rsid w:val="00F203C3"/>
    <w:rsid w:val="00F2067C"/>
    <w:rsid w:val="00F207DE"/>
    <w:rsid w:val="00F21316"/>
    <w:rsid w:val="00F21352"/>
    <w:rsid w:val="00F222D5"/>
    <w:rsid w:val="00F22981"/>
    <w:rsid w:val="00F22AE8"/>
    <w:rsid w:val="00F23ACE"/>
    <w:rsid w:val="00F23BA5"/>
    <w:rsid w:val="00F23E5C"/>
    <w:rsid w:val="00F25B5A"/>
    <w:rsid w:val="00F25CA1"/>
    <w:rsid w:val="00F25FDD"/>
    <w:rsid w:val="00F270CC"/>
    <w:rsid w:val="00F2731C"/>
    <w:rsid w:val="00F275E3"/>
    <w:rsid w:val="00F278A7"/>
    <w:rsid w:val="00F279B6"/>
    <w:rsid w:val="00F30560"/>
    <w:rsid w:val="00F31A03"/>
    <w:rsid w:val="00F33770"/>
    <w:rsid w:val="00F3509D"/>
    <w:rsid w:val="00F358C7"/>
    <w:rsid w:val="00F36EC0"/>
    <w:rsid w:val="00F37BB9"/>
    <w:rsid w:val="00F37F90"/>
    <w:rsid w:val="00F41023"/>
    <w:rsid w:val="00F41541"/>
    <w:rsid w:val="00F41B5A"/>
    <w:rsid w:val="00F42048"/>
    <w:rsid w:val="00F43125"/>
    <w:rsid w:val="00F4344C"/>
    <w:rsid w:val="00F4364E"/>
    <w:rsid w:val="00F443E5"/>
    <w:rsid w:val="00F44A11"/>
    <w:rsid w:val="00F45F20"/>
    <w:rsid w:val="00F46001"/>
    <w:rsid w:val="00F461ED"/>
    <w:rsid w:val="00F463AD"/>
    <w:rsid w:val="00F46D0E"/>
    <w:rsid w:val="00F47E68"/>
    <w:rsid w:val="00F50E3F"/>
    <w:rsid w:val="00F50F7D"/>
    <w:rsid w:val="00F52334"/>
    <w:rsid w:val="00F52567"/>
    <w:rsid w:val="00F525C6"/>
    <w:rsid w:val="00F52BC7"/>
    <w:rsid w:val="00F53277"/>
    <w:rsid w:val="00F53815"/>
    <w:rsid w:val="00F53C09"/>
    <w:rsid w:val="00F54EEC"/>
    <w:rsid w:val="00F55166"/>
    <w:rsid w:val="00F55358"/>
    <w:rsid w:val="00F55D50"/>
    <w:rsid w:val="00F55F4D"/>
    <w:rsid w:val="00F57605"/>
    <w:rsid w:val="00F577F0"/>
    <w:rsid w:val="00F57DC1"/>
    <w:rsid w:val="00F57F3F"/>
    <w:rsid w:val="00F602FE"/>
    <w:rsid w:val="00F6030B"/>
    <w:rsid w:val="00F61443"/>
    <w:rsid w:val="00F629D6"/>
    <w:rsid w:val="00F62ACB"/>
    <w:rsid w:val="00F6346C"/>
    <w:rsid w:val="00F6353C"/>
    <w:rsid w:val="00F63D7A"/>
    <w:rsid w:val="00F63FB3"/>
    <w:rsid w:val="00F64E58"/>
    <w:rsid w:val="00F66114"/>
    <w:rsid w:val="00F66159"/>
    <w:rsid w:val="00F66307"/>
    <w:rsid w:val="00F66405"/>
    <w:rsid w:val="00F667CD"/>
    <w:rsid w:val="00F66C69"/>
    <w:rsid w:val="00F6734D"/>
    <w:rsid w:val="00F67A7E"/>
    <w:rsid w:val="00F70245"/>
    <w:rsid w:val="00F70B12"/>
    <w:rsid w:val="00F71ADA"/>
    <w:rsid w:val="00F724DF"/>
    <w:rsid w:val="00F72CFE"/>
    <w:rsid w:val="00F73344"/>
    <w:rsid w:val="00F735A5"/>
    <w:rsid w:val="00F73F24"/>
    <w:rsid w:val="00F749EF"/>
    <w:rsid w:val="00F75622"/>
    <w:rsid w:val="00F7594D"/>
    <w:rsid w:val="00F75B18"/>
    <w:rsid w:val="00F77301"/>
    <w:rsid w:val="00F7777B"/>
    <w:rsid w:val="00F80968"/>
    <w:rsid w:val="00F80AD3"/>
    <w:rsid w:val="00F81CBD"/>
    <w:rsid w:val="00F828AB"/>
    <w:rsid w:val="00F8466A"/>
    <w:rsid w:val="00F84E7A"/>
    <w:rsid w:val="00F8580E"/>
    <w:rsid w:val="00F858CE"/>
    <w:rsid w:val="00F85CEB"/>
    <w:rsid w:val="00F85FBE"/>
    <w:rsid w:val="00F865EB"/>
    <w:rsid w:val="00F86732"/>
    <w:rsid w:val="00F870D0"/>
    <w:rsid w:val="00F87AD8"/>
    <w:rsid w:val="00F92281"/>
    <w:rsid w:val="00F93549"/>
    <w:rsid w:val="00F94699"/>
    <w:rsid w:val="00F94A43"/>
    <w:rsid w:val="00F94D60"/>
    <w:rsid w:val="00F95ACF"/>
    <w:rsid w:val="00F9655B"/>
    <w:rsid w:val="00F96788"/>
    <w:rsid w:val="00F96A33"/>
    <w:rsid w:val="00F9765A"/>
    <w:rsid w:val="00F97A0E"/>
    <w:rsid w:val="00FA0A06"/>
    <w:rsid w:val="00FA1466"/>
    <w:rsid w:val="00FA19DA"/>
    <w:rsid w:val="00FA1A3F"/>
    <w:rsid w:val="00FA1C5A"/>
    <w:rsid w:val="00FA1E3C"/>
    <w:rsid w:val="00FA1E90"/>
    <w:rsid w:val="00FA2DDC"/>
    <w:rsid w:val="00FA2F17"/>
    <w:rsid w:val="00FA3F0B"/>
    <w:rsid w:val="00FA55C3"/>
    <w:rsid w:val="00FA69A6"/>
    <w:rsid w:val="00FB019B"/>
    <w:rsid w:val="00FB173A"/>
    <w:rsid w:val="00FB1952"/>
    <w:rsid w:val="00FB1FC2"/>
    <w:rsid w:val="00FB2202"/>
    <w:rsid w:val="00FB5C22"/>
    <w:rsid w:val="00FB6B91"/>
    <w:rsid w:val="00FB6F8B"/>
    <w:rsid w:val="00FB7B09"/>
    <w:rsid w:val="00FC1FBC"/>
    <w:rsid w:val="00FC4926"/>
    <w:rsid w:val="00FC58A0"/>
    <w:rsid w:val="00FC5916"/>
    <w:rsid w:val="00FC6ACB"/>
    <w:rsid w:val="00FC6CB0"/>
    <w:rsid w:val="00FC6DCB"/>
    <w:rsid w:val="00FC7BC4"/>
    <w:rsid w:val="00FD044C"/>
    <w:rsid w:val="00FD0E53"/>
    <w:rsid w:val="00FD1218"/>
    <w:rsid w:val="00FD1BCF"/>
    <w:rsid w:val="00FD2726"/>
    <w:rsid w:val="00FD28DA"/>
    <w:rsid w:val="00FD3C24"/>
    <w:rsid w:val="00FD46AE"/>
    <w:rsid w:val="00FD5121"/>
    <w:rsid w:val="00FD54CA"/>
    <w:rsid w:val="00FD5DDA"/>
    <w:rsid w:val="00FD6851"/>
    <w:rsid w:val="00FD6DBC"/>
    <w:rsid w:val="00FD6FE3"/>
    <w:rsid w:val="00FD7469"/>
    <w:rsid w:val="00FE015E"/>
    <w:rsid w:val="00FE025F"/>
    <w:rsid w:val="00FE0274"/>
    <w:rsid w:val="00FE28B1"/>
    <w:rsid w:val="00FE321B"/>
    <w:rsid w:val="00FE33E5"/>
    <w:rsid w:val="00FE3D41"/>
    <w:rsid w:val="00FE4E3D"/>
    <w:rsid w:val="00FE53C2"/>
    <w:rsid w:val="00FE726E"/>
    <w:rsid w:val="00FE7CE8"/>
    <w:rsid w:val="00FF0A78"/>
    <w:rsid w:val="00FF2481"/>
    <w:rsid w:val="00FF2488"/>
    <w:rsid w:val="00FF26B5"/>
    <w:rsid w:val="00FF283F"/>
    <w:rsid w:val="00FF3BD7"/>
    <w:rsid w:val="00FF3F07"/>
    <w:rsid w:val="00FF50EC"/>
    <w:rsid w:val="00FF6705"/>
    <w:rsid w:val="00FF73D3"/>
    <w:rsid w:val="00FF7680"/>
    <w:rsid w:val="00FF78E0"/>
    <w:rsid w:val="00FF7E47"/>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4560E9"/>
  <w15:docId w15:val="{EEADA1E5-51C0-4A21-BB2E-BB7D6D7A9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ADE Evolve Sans" w:eastAsiaTheme="minorHAnsi" w:hAnsi="MADE Evolve Sans" w:cs="Calibri"/>
        <w:color w:val="000000"/>
        <w:lang w:val="es-P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ABD"/>
    <w:pPr>
      <w:spacing w:after="0" w:line="276" w:lineRule="auto"/>
      <w:contextualSpacing/>
    </w:pPr>
  </w:style>
  <w:style w:type="paragraph" w:styleId="Ttulo1">
    <w:name w:val="heading 1"/>
    <w:basedOn w:val="Normal"/>
    <w:next w:val="Normal"/>
    <w:link w:val="Ttulo1Car"/>
    <w:uiPriority w:val="9"/>
    <w:qFormat/>
    <w:rsid w:val="00083694"/>
    <w:pPr>
      <w:keepNext/>
      <w:keepLines/>
      <w:spacing w:before="240"/>
      <w:outlineLvl w:val="0"/>
    </w:pPr>
    <w:rPr>
      <w:rFonts w:asciiTheme="majorHAnsi" w:eastAsiaTheme="majorEastAsia" w:hAnsiTheme="majorHAnsi" w:cstheme="majorBidi"/>
      <w:b/>
      <w:color w:val="000000" w:themeColor="text1"/>
      <w:sz w:val="24"/>
      <w:szCs w:val="32"/>
    </w:rPr>
  </w:style>
  <w:style w:type="paragraph" w:styleId="Ttulo2">
    <w:name w:val="heading 2"/>
    <w:basedOn w:val="Normal"/>
    <w:next w:val="Normal"/>
    <w:link w:val="Ttulo2Car"/>
    <w:uiPriority w:val="9"/>
    <w:unhideWhenUsed/>
    <w:qFormat/>
    <w:rsid w:val="00083694"/>
    <w:pPr>
      <w:keepNext/>
      <w:keepLines/>
      <w:spacing w:before="40"/>
      <w:outlineLvl w:val="1"/>
    </w:pPr>
    <w:rPr>
      <w:rFonts w:asciiTheme="majorHAnsi" w:eastAsiaTheme="majorEastAsia" w:hAnsiTheme="majorHAnsi" w:cstheme="majorBidi"/>
      <w:b/>
      <w:color w:val="000000" w:themeColor="text1"/>
      <w:szCs w:val="26"/>
    </w:rPr>
  </w:style>
  <w:style w:type="paragraph" w:styleId="Ttulo3">
    <w:name w:val="heading 3"/>
    <w:basedOn w:val="Normal"/>
    <w:next w:val="Normal"/>
    <w:link w:val="Ttulo3Car"/>
    <w:uiPriority w:val="9"/>
    <w:semiHidden/>
    <w:unhideWhenUsed/>
    <w:qFormat/>
    <w:rsid w:val="00F9469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FE4E3D"/>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54FA4"/>
    <w:pPr>
      <w:keepNext/>
      <w:keepLines/>
      <w:spacing w:before="40"/>
      <w:outlineLvl w:val="4"/>
    </w:pPr>
    <w:rPr>
      <w:rFonts w:asciiTheme="majorHAnsi" w:eastAsiaTheme="majorEastAsia" w:hAnsiTheme="majorHAnsi" w:cstheme="majorBidi"/>
      <w:color w:val="2E74B5" w:themeColor="accent1" w:themeShade="BF"/>
    </w:rPr>
  </w:style>
  <w:style w:type="paragraph" w:styleId="Ttulo7">
    <w:name w:val="heading 7"/>
    <w:basedOn w:val="Normal"/>
    <w:next w:val="Normal"/>
    <w:link w:val="Ttulo7Car"/>
    <w:uiPriority w:val="9"/>
    <w:semiHidden/>
    <w:unhideWhenUsed/>
    <w:qFormat/>
    <w:rsid w:val="00DB00CA"/>
    <w:pPr>
      <w:keepNext/>
      <w:keepLines/>
      <w:spacing w:before="40"/>
      <w:jc w:val="both"/>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3694"/>
    <w:rPr>
      <w:rFonts w:asciiTheme="majorHAnsi" w:eastAsiaTheme="majorEastAsia" w:hAnsiTheme="majorHAnsi" w:cstheme="majorBidi"/>
      <w:b/>
      <w:color w:val="000000" w:themeColor="text1"/>
      <w:sz w:val="24"/>
      <w:szCs w:val="32"/>
    </w:rPr>
  </w:style>
  <w:style w:type="character" w:customStyle="1" w:styleId="Ttulo2Car">
    <w:name w:val="Título 2 Car"/>
    <w:basedOn w:val="Fuentedeprrafopredeter"/>
    <w:link w:val="Ttulo2"/>
    <w:uiPriority w:val="9"/>
    <w:rsid w:val="00083694"/>
    <w:rPr>
      <w:rFonts w:asciiTheme="majorHAnsi" w:eastAsiaTheme="majorEastAsia" w:hAnsiTheme="majorHAnsi" w:cstheme="majorBidi"/>
      <w:b/>
      <w:color w:val="000000" w:themeColor="text1"/>
      <w:szCs w:val="26"/>
    </w:rPr>
  </w:style>
  <w:style w:type="character" w:customStyle="1" w:styleId="Ttulo3Car">
    <w:name w:val="Título 3 Car"/>
    <w:basedOn w:val="Fuentedeprrafopredeter"/>
    <w:link w:val="Ttulo3"/>
    <w:uiPriority w:val="9"/>
    <w:semiHidden/>
    <w:rsid w:val="00F94699"/>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FE4E3D"/>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754FA4"/>
    <w:rPr>
      <w:rFonts w:asciiTheme="majorHAnsi" w:eastAsiaTheme="majorEastAsia" w:hAnsiTheme="majorHAnsi" w:cstheme="majorBidi"/>
      <w:color w:val="2E74B5" w:themeColor="accent1" w:themeShade="BF"/>
    </w:rPr>
  </w:style>
  <w:style w:type="character" w:customStyle="1" w:styleId="Ttulo7Car">
    <w:name w:val="Título 7 Car"/>
    <w:basedOn w:val="Fuentedeprrafopredeter"/>
    <w:link w:val="Ttulo7"/>
    <w:uiPriority w:val="9"/>
    <w:semiHidden/>
    <w:rsid w:val="00DB00CA"/>
    <w:rPr>
      <w:rFonts w:asciiTheme="majorHAnsi" w:eastAsiaTheme="majorEastAsia" w:hAnsiTheme="majorHAnsi" w:cstheme="majorBidi"/>
      <w:i/>
      <w:iCs/>
      <w:color w:val="1F4D78" w:themeColor="accent1" w:themeShade="7F"/>
      <w:sz w:val="20"/>
      <w:lang w:val="es-ES"/>
    </w:rPr>
  </w:style>
  <w:style w:type="paragraph" w:styleId="Encabezado">
    <w:name w:val="header"/>
    <w:basedOn w:val="Normal"/>
    <w:link w:val="EncabezadoCar"/>
    <w:unhideWhenUsed/>
    <w:rsid w:val="00B3057B"/>
    <w:pPr>
      <w:tabs>
        <w:tab w:val="center" w:pos="4252"/>
        <w:tab w:val="right" w:pos="8504"/>
      </w:tabs>
      <w:spacing w:line="240" w:lineRule="auto"/>
    </w:pPr>
  </w:style>
  <w:style w:type="character" w:customStyle="1" w:styleId="EncabezadoCar">
    <w:name w:val="Encabezado Car"/>
    <w:basedOn w:val="Fuentedeprrafopredeter"/>
    <w:link w:val="Encabezado"/>
    <w:rsid w:val="00B3057B"/>
    <w:rPr>
      <w:rFonts w:ascii="Swis721 Lt BT" w:eastAsia="Calibri" w:hAnsi="Swis721 Lt BT" w:cs="Times New Roman"/>
      <w:sz w:val="20"/>
      <w:lang w:val="es-ES"/>
    </w:rPr>
  </w:style>
  <w:style w:type="paragraph" w:styleId="Piedepgina">
    <w:name w:val="footer"/>
    <w:basedOn w:val="Normal"/>
    <w:link w:val="PiedepginaCar"/>
    <w:uiPriority w:val="99"/>
    <w:unhideWhenUsed/>
    <w:rsid w:val="00B3057B"/>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3057B"/>
    <w:rPr>
      <w:rFonts w:ascii="Swis721 Lt BT" w:eastAsia="Calibri" w:hAnsi="Swis721 Lt BT" w:cs="Times New Roman"/>
      <w:sz w:val="20"/>
      <w:lang w:val="es-ES"/>
    </w:rPr>
  </w:style>
  <w:style w:type="paragraph" w:styleId="Prrafodelista">
    <w:name w:val="List Paragraph"/>
    <w:aliases w:val="titulo 5"/>
    <w:basedOn w:val="Normal"/>
    <w:link w:val="PrrafodelistaCar"/>
    <w:uiPriority w:val="34"/>
    <w:qFormat/>
    <w:rsid w:val="00B3057B"/>
    <w:pPr>
      <w:ind w:left="720"/>
    </w:pPr>
  </w:style>
  <w:style w:type="character" w:customStyle="1" w:styleId="PrrafodelistaCar">
    <w:name w:val="Párrafo de lista Car"/>
    <w:aliases w:val="titulo 5 Car"/>
    <w:link w:val="Prrafodelista"/>
    <w:uiPriority w:val="34"/>
    <w:locked/>
    <w:rsid w:val="00962305"/>
  </w:style>
  <w:style w:type="character" w:styleId="Hipervnculo">
    <w:name w:val="Hyperlink"/>
    <w:uiPriority w:val="99"/>
    <w:unhideWhenUsed/>
    <w:rsid w:val="00B3057B"/>
    <w:rPr>
      <w:color w:val="0000FF"/>
      <w:u w:val="single"/>
    </w:rPr>
  </w:style>
  <w:style w:type="paragraph" w:styleId="Sinespaciado">
    <w:name w:val="No Spacing"/>
    <w:uiPriority w:val="1"/>
    <w:qFormat/>
    <w:rsid w:val="00B3057B"/>
    <w:pPr>
      <w:spacing w:after="0" w:line="240" w:lineRule="auto"/>
    </w:pPr>
    <w:rPr>
      <w:rFonts w:ascii="Calibri" w:eastAsia="Calibri" w:hAnsi="Calibri" w:cs="Times New Roman"/>
    </w:rPr>
  </w:style>
  <w:style w:type="table" w:styleId="Tablaconcuadrcula">
    <w:name w:val="Table Grid"/>
    <w:basedOn w:val="Tablanormal"/>
    <w:uiPriority w:val="59"/>
    <w:rsid w:val="00B30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lista1clara-nfasis61">
    <w:name w:val="Tabla de lista 1 clara - Énfasis 61"/>
    <w:basedOn w:val="Tablanormal"/>
    <w:uiPriority w:val="46"/>
    <w:rsid w:val="00B3057B"/>
    <w:pPr>
      <w:spacing w:after="0" w:line="240" w:lineRule="auto"/>
    </w:pPr>
    <w:rPr>
      <w:rFonts w:ascii="Times New Roman" w:eastAsia="Times New Roman" w:hAnsi="Times New Roman" w:cs="Times New Roman"/>
      <w:lang w:val="es-ES" w:eastAsia="es-ES"/>
    </w:r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2-nfasis61">
    <w:name w:val="Tabla de lista 2 - Énfasis 61"/>
    <w:basedOn w:val="Tablanormal"/>
    <w:uiPriority w:val="47"/>
    <w:rsid w:val="00536392"/>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Estilo1">
    <w:name w:val="Estilo1"/>
    <w:basedOn w:val="Tablanormal"/>
    <w:uiPriority w:val="99"/>
    <w:rsid w:val="00536392"/>
    <w:pPr>
      <w:spacing w:after="0" w:line="240" w:lineRule="auto"/>
    </w:pPr>
    <w:rPr>
      <w:rFonts w:ascii="Swis721 Lt BT" w:hAnsi="Swis721 Lt BT"/>
    </w:rPr>
    <w:tblPr/>
  </w:style>
  <w:style w:type="paragraph" w:styleId="NormalWeb">
    <w:name w:val="Normal (Web)"/>
    <w:basedOn w:val="Normal"/>
    <w:uiPriority w:val="99"/>
    <w:semiHidden/>
    <w:unhideWhenUsed/>
    <w:rsid w:val="0025484D"/>
    <w:rPr>
      <w:rFonts w:ascii="Times New Roman" w:hAnsi="Times New Roman"/>
      <w:sz w:val="24"/>
      <w:szCs w:val="24"/>
    </w:rPr>
  </w:style>
  <w:style w:type="character" w:customStyle="1" w:styleId="TextoindependienteCar">
    <w:name w:val="Texto independiente Car"/>
    <w:basedOn w:val="Fuentedeprrafopredeter"/>
    <w:link w:val="Textoindependiente"/>
    <w:uiPriority w:val="99"/>
    <w:rsid w:val="00D73CE4"/>
    <w:rPr>
      <w:rFonts w:ascii="Swis721 Lt BT" w:eastAsia="Calibri" w:hAnsi="Swis721 Lt BT" w:cs="Times New Roman"/>
      <w:sz w:val="20"/>
      <w:lang w:val="es-ES"/>
    </w:rPr>
  </w:style>
  <w:style w:type="paragraph" w:styleId="Textoindependiente">
    <w:name w:val="Body Text"/>
    <w:basedOn w:val="Normal"/>
    <w:link w:val="TextoindependienteCar"/>
    <w:uiPriority w:val="99"/>
    <w:unhideWhenUsed/>
    <w:rsid w:val="00D73CE4"/>
    <w:pPr>
      <w:spacing w:after="120"/>
      <w:jc w:val="both"/>
    </w:pPr>
  </w:style>
  <w:style w:type="character" w:customStyle="1" w:styleId="TextoindependienteCar1">
    <w:name w:val="Texto independiente Car1"/>
    <w:basedOn w:val="Fuentedeprrafopredeter"/>
    <w:uiPriority w:val="99"/>
    <w:semiHidden/>
    <w:rsid w:val="00D73CE4"/>
    <w:rPr>
      <w:rFonts w:ascii="Swis721 Lt BT" w:eastAsia="Calibri" w:hAnsi="Swis721 Lt BT" w:cs="Times New Roman"/>
      <w:sz w:val="20"/>
      <w:lang w:val="es-ES"/>
    </w:rPr>
  </w:style>
  <w:style w:type="paragraph" w:customStyle="1" w:styleId="Default">
    <w:name w:val="Default"/>
    <w:rsid w:val="0093326F"/>
    <w:pPr>
      <w:autoSpaceDE w:val="0"/>
      <w:autoSpaceDN w:val="0"/>
      <w:adjustRightInd w:val="0"/>
      <w:spacing w:after="0" w:line="240" w:lineRule="auto"/>
    </w:pPr>
    <w:rPr>
      <w:rFonts w:ascii="Garamond" w:hAnsi="Garamond" w:cs="Garamond"/>
      <w:sz w:val="24"/>
      <w:szCs w:val="24"/>
      <w:lang w:val="en-US"/>
    </w:rPr>
  </w:style>
  <w:style w:type="paragraph" w:styleId="Lista2">
    <w:name w:val="List 2"/>
    <w:basedOn w:val="Normal"/>
    <w:uiPriority w:val="99"/>
    <w:unhideWhenUsed/>
    <w:rsid w:val="00D32DDB"/>
    <w:pPr>
      <w:spacing w:after="160" w:line="259" w:lineRule="auto"/>
      <w:ind w:left="566" w:hanging="283"/>
    </w:pPr>
    <w:rPr>
      <w:rFonts w:asciiTheme="minorHAnsi" w:hAnsiTheme="minorHAnsi" w:cstheme="minorBidi"/>
      <w:sz w:val="22"/>
    </w:rPr>
  </w:style>
  <w:style w:type="character" w:styleId="Textodelmarcadordeposicin">
    <w:name w:val="Placeholder Text"/>
    <w:basedOn w:val="Fuentedeprrafopredeter"/>
    <w:uiPriority w:val="99"/>
    <w:semiHidden/>
    <w:rsid w:val="007C4A13"/>
    <w:rPr>
      <w:color w:val="808080"/>
    </w:rPr>
  </w:style>
  <w:style w:type="paragraph" w:styleId="Descripcin">
    <w:name w:val="caption"/>
    <w:basedOn w:val="Normal"/>
    <w:next w:val="Normal"/>
    <w:uiPriority w:val="35"/>
    <w:unhideWhenUsed/>
    <w:qFormat/>
    <w:rsid w:val="00D46E5F"/>
    <w:pPr>
      <w:spacing w:after="200" w:line="240" w:lineRule="auto"/>
      <w:jc w:val="both"/>
    </w:pPr>
    <w:rPr>
      <w:iCs/>
      <w:color w:val="0D0D0D" w:themeColor="text1" w:themeTint="F2"/>
      <w:sz w:val="18"/>
      <w:szCs w:val="18"/>
    </w:rPr>
  </w:style>
  <w:style w:type="paragraph" w:styleId="Textonotaalfinal">
    <w:name w:val="endnote text"/>
    <w:basedOn w:val="Normal"/>
    <w:link w:val="TextonotaalfinalCar"/>
    <w:uiPriority w:val="99"/>
    <w:semiHidden/>
    <w:unhideWhenUsed/>
    <w:rsid w:val="0019675C"/>
    <w:pPr>
      <w:spacing w:line="240" w:lineRule="auto"/>
    </w:pPr>
  </w:style>
  <w:style w:type="character" w:customStyle="1" w:styleId="TextonotaalfinalCar">
    <w:name w:val="Texto nota al final Car"/>
    <w:basedOn w:val="Fuentedeprrafopredeter"/>
    <w:link w:val="Textonotaalfinal"/>
    <w:uiPriority w:val="99"/>
    <w:semiHidden/>
    <w:rsid w:val="0019675C"/>
  </w:style>
  <w:style w:type="character" w:styleId="Refdenotaalfinal">
    <w:name w:val="endnote reference"/>
    <w:basedOn w:val="Fuentedeprrafopredeter"/>
    <w:uiPriority w:val="99"/>
    <w:semiHidden/>
    <w:unhideWhenUsed/>
    <w:rsid w:val="0019675C"/>
    <w:rPr>
      <w:vertAlign w:val="superscript"/>
    </w:rPr>
  </w:style>
  <w:style w:type="table" w:customStyle="1" w:styleId="Tabladecuadrcula1clara-nfasis11">
    <w:name w:val="Tabla de cuadrícula 1 clara - Énfasis 11"/>
    <w:basedOn w:val="Tablanormal"/>
    <w:uiPriority w:val="46"/>
    <w:rsid w:val="00EC6520"/>
    <w:pPr>
      <w:spacing w:after="0" w:line="240" w:lineRule="auto"/>
    </w:pPr>
    <w:rPr>
      <w:rFonts w:asciiTheme="minorHAnsi" w:hAnsiTheme="minorHAnsi" w:cstheme="minorBidi"/>
      <w:color w:val="auto"/>
      <w:sz w:val="22"/>
      <w:szCs w:val="22"/>
      <w:lang w:val="es-E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DC1">
    <w:name w:val="toc 1"/>
    <w:basedOn w:val="Normal"/>
    <w:next w:val="Normal"/>
    <w:autoRedefine/>
    <w:uiPriority w:val="39"/>
    <w:unhideWhenUsed/>
    <w:rsid w:val="00D86F88"/>
    <w:pPr>
      <w:tabs>
        <w:tab w:val="left" w:pos="400"/>
        <w:tab w:val="right" w:leader="dot" w:pos="8494"/>
      </w:tabs>
      <w:spacing w:after="100" w:line="240" w:lineRule="auto"/>
      <w:jc w:val="both"/>
    </w:pPr>
    <w:rPr>
      <w:rFonts w:asciiTheme="majorHAnsi" w:hAnsiTheme="majorHAnsi"/>
      <w:b/>
      <w:noProof/>
    </w:rPr>
  </w:style>
  <w:style w:type="paragraph" w:styleId="TDC2">
    <w:name w:val="toc 2"/>
    <w:basedOn w:val="Normal"/>
    <w:next w:val="Normal"/>
    <w:autoRedefine/>
    <w:uiPriority w:val="39"/>
    <w:unhideWhenUsed/>
    <w:rsid w:val="00083694"/>
    <w:pPr>
      <w:tabs>
        <w:tab w:val="right" w:leader="dot" w:pos="8494"/>
      </w:tabs>
      <w:spacing w:after="100"/>
    </w:pPr>
  </w:style>
  <w:style w:type="paragraph" w:styleId="TDC3">
    <w:name w:val="toc 3"/>
    <w:basedOn w:val="Normal"/>
    <w:next w:val="Normal"/>
    <w:autoRedefine/>
    <w:uiPriority w:val="39"/>
    <w:unhideWhenUsed/>
    <w:rsid w:val="007032E3"/>
    <w:pPr>
      <w:spacing w:after="100"/>
      <w:ind w:left="400"/>
    </w:pPr>
  </w:style>
  <w:style w:type="character" w:styleId="Textoennegrita">
    <w:name w:val="Strong"/>
    <w:basedOn w:val="Fuentedeprrafopredeter"/>
    <w:uiPriority w:val="22"/>
    <w:qFormat/>
    <w:rsid w:val="00AB1842"/>
    <w:rPr>
      <w:b/>
      <w:bCs/>
    </w:rPr>
  </w:style>
  <w:style w:type="paragraph" w:styleId="Textonotapie">
    <w:name w:val="footnote text"/>
    <w:basedOn w:val="Normal"/>
    <w:link w:val="TextonotapieCar"/>
    <w:uiPriority w:val="99"/>
    <w:semiHidden/>
    <w:unhideWhenUsed/>
    <w:rsid w:val="008F7B9A"/>
    <w:pPr>
      <w:spacing w:line="240" w:lineRule="auto"/>
    </w:pPr>
  </w:style>
  <w:style w:type="character" w:customStyle="1" w:styleId="TextonotapieCar">
    <w:name w:val="Texto nota pie Car"/>
    <w:basedOn w:val="Fuentedeprrafopredeter"/>
    <w:link w:val="Textonotapie"/>
    <w:uiPriority w:val="99"/>
    <w:semiHidden/>
    <w:rsid w:val="008F7B9A"/>
  </w:style>
  <w:style w:type="character" w:styleId="Refdenotaalpie">
    <w:name w:val="footnote reference"/>
    <w:basedOn w:val="Fuentedeprrafopredeter"/>
    <w:uiPriority w:val="99"/>
    <w:semiHidden/>
    <w:unhideWhenUsed/>
    <w:rsid w:val="008F7B9A"/>
    <w:rPr>
      <w:vertAlign w:val="superscript"/>
    </w:rPr>
  </w:style>
  <w:style w:type="paragraph" w:styleId="Textocomentario">
    <w:name w:val="annotation text"/>
    <w:basedOn w:val="Normal"/>
    <w:link w:val="TextocomentarioCar"/>
    <w:uiPriority w:val="99"/>
    <w:semiHidden/>
    <w:unhideWhenUsed/>
    <w:rsid w:val="00365C99"/>
    <w:pPr>
      <w:spacing w:line="240" w:lineRule="auto"/>
    </w:pPr>
  </w:style>
  <w:style w:type="character" w:customStyle="1" w:styleId="TextocomentarioCar">
    <w:name w:val="Texto comentario Car"/>
    <w:basedOn w:val="Fuentedeprrafopredeter"/>
    <w:link w:val="Textocomentario"/>
    <w:uiPriority w:val="99"/>
    <w:semiHidden/>
    <w:rsid w:val="00365C99"/>
  </w:style>
  <w:style w:type="character" w:styleId="Refdecomentario">
    <w:name w:val="annotation reference"/>
    <w:basedOn w:val="Fuentedeprrafopredeter"/>
    <w:uiPriority w:val="99"/>
    <w:semiHidden/>
    <w:unhideWhenUsed/>
    <w:rsid w:val="00365C99"/>
    <w:rPr>
      <w:sz w:val="16"/>
      <w:szCs w:val="16"/>
    </w:rPr>
  </w:style>
  <w:style w:type="paragraph" w:styleId="Textodeglobo">
    <w:name w:val="Balloon Text"/>
    <w:basedOn w:val="Normal"/>
    <w:link w:val="TextodegloboCar"/>
    <w:uiPriority w:val="99"/>
    <w:semiHidden/>
    <w:unhideWhenUsed/>
    <w:rsid w:val="00365C99"/>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65C99"/>
    <w:rPr>
      <w:rFonts w:ascii="Segoe UI" w:hAnsi="Segoe UI" w:cs="Segoe UI"/>
      <w:sz w:val="18"/>
      <w:szCs w:val="18"/>
    </w:rPr>
  </w:style>
  <w:style w:type="character" w:styleId="nfasis">
    <w:name w:val="Emphasis"/>
    <w:basedOn w:val="Fuentedeprrafopredeter"/>
    <w:uiPriority w:val="20"/>
    <w:qFormat/>
    <w:rsid w:val="00BF0406"/>
    <w:rPr>
      <w:i/>
      <w:iCs/>
    </w:rPr>
  </w:style>
  <w:style w:type="character" w:customStyle="1" w:styleId="e24kjd">
    <w:name w:val="e24kjd"/>
    <w:basedOn w:val="Fuentedeprrafopredeter"/>
    <w:rsid w:val="00AD1272"/>
  </w:style>
  <w:style w:type="character" w:customStyle="1" w:styleId="adr">
    <w:name w:val="adr"/>
    <w:basedOn w:val="Fuentedeprrafopredeter"/>
    <w:rsid w:val="000E6CA6"/>
  </w:style>
  <w:style w:type="paragraph" w:styleId="TtuloTDC">
    <w:name w:val="TOC Heading"/>
    <w:basedOn w:val="Ttulo1"/>
    <w:next w:val="Normal"/>
    <w:uiPriority w:val="39"/>
    <w:semiHidden/>
    <w:unhideWhenUsed/>
    <w:qFormat/>
    <w:rsid w:val="00725D98"/>
    <w:pPr>
      <w:spacing w:before="480"/>
      <w:contextualSpacing w:val="0"/>
      <w:outlineLvl w:val="9"/>
    </w:pPr>
    <w:rPr>
      <w:b w:val="0"/>
      <w:bCs/>
      <w:sz w:val="28"/>
      <w:szCs w:val="28"/>
      <w:lang w:val="es-ES" w:eastAsia="es-ES"/>
    </w:rPr>
  </w:style>
  <w:style w:type="paragraph" w:styleId="Ttulo">
    <w:name w:val="Title"/>
    <w:basedOn w:val="Normal"/>
    <w:next w:val="Normal"/>
    <w:link w:val="TtuloCar"/>
    <w:uiPriority w:val="10"/>
    <w:qFormat/>
    <w:rsid w:val="00725D98"/>
    <w:pPr>
      <w:pBdr>
        <w:bottom w:val="single" w:sz="8" w:space="4" w:color="5B9BD5" w:themeColor="accent1"/>
      </w:pBdr>
      <w:spacing w:after="300" w:line="240" w:lineRule="auto"/>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725D98"/>
    <w:rPr>
      <w:rFonts w:asciiTheme="majorHAnsi" w:eastAsiaTheme="majorEastAsia" w:hAnsiTheme="majorHAnsi" w:cstheme="majorBidi"/>
      <w:color w:val="323E4F" w:themeColor="text2" w:themeShade="BF"/>
      <w:spacing w:val="5"/>
      <w:kern w:val="28"/>
      <w:sz w:val="52"/>
      <w:szCs w:val="52"/>
    </w:rPr>
  </w:style>
  <w:style w:type="character" w:customStyle="1" w:styleId="eq0j8">
    <w:name w:val="eq0j8"/>
    <w:basedOn w:val="Fuentedeprrafopredeter"/>
    <w:rsid w:val="00626AC7"/>
  </w:style>
  <w:style w:type="paragraph" w:styleId="Tabladeilustraciones">
    <w:name w:val="table of figures"/>
    <w:basedOn w:val="Normal"/>
    <w:next w:val="Normal"/>
    <w:uiPriority w:val="99"/>
    <w:unhideWhenUsed/>
    <w:rsid w:val="00D46E5F"/>
  </w:style>
  <w:style w:type="paragraph" w:styleId="Asuntodelcomentario">
    <w:name w:val="annotation subject"/>
    <w:basedOn w:val="Textocomentario"/>
    <w:next w:val="Textocomentario"/>
    <w:link w:val="AsuntodelcomentarioCar"/>
    <w:uiPriority w:val="99"/>
    <w:semiHidden/>
    <w:unhideWhenUsed/>
    <w:rsid w:val="000460F4"/>
    <w:rPr>
      <w:b/>
      <w:bCs/>
    </w:rPr>
  </w:style>
  <w:style w:type="character" w:customStyle="1" w:styleId="AsuntodelcomentarioCar">
    <w:name w:val="Asunto del comentario Car"/>
    <w:basedOn w:val="TextocomentarioCar"/>
    <w:link w:val="Asuntodelcomentario"/>
    <w:uiPriority w:val="99"/>
    <w:semiHidden/>
    <w:rsid w:val="000460F4"/>
    <w:rPr>
      <w:b/>
      <w:bCs/>
    </w:rPr>
  </w:style>
  <w:style w:type="paragraph" w:styleId="Revisin">
    <w:name w:val="Revision"/>
    <w:hidden/>
    <w:uiPriority w:val="99"/>
    <w:semiHidden/>
    <w:rsid w:val="001178E7"/>
    <w:pPr>
      <w:spacing w:after="0" w:line="240" w:lineRule="auto"/>
    </w:pPr>
  </w:style>
  <w:style w:type="character" w:customStyle="1" w:styleId="hgkelc">
    <w:name w:val="hgkelc"/>
    <w:basedOn w:val="Fuentedeprrafopredeter"/>
    <w:rsid w:val="00DA567C"/>
  </w:style>
  <w:style w:type="table" w:styleId="Cuadrculaclara">
    <w:name w:val="Light Grid"/>
    <w:basedOn w:val="Tablanormal"/>
    <w:uiPriority w:val="62"/>
    <w:rsid w:val="00C76509"/>
    <w:pPr>
      <w:spacing w:after="0" w:line="240" w:lineRule="auto"/>
    </w:pPr>
    <w:rPr>
      <w:rFonts w:cstheme="minorBidi"/>
      <w:color w:val="auto"/>
      <w:lang w:val="es-E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aconcuadrcula1">
    <w:name w:val="Tabla con cuadrícula1"/>
    <w:basedOn w:val="Tablanormal"/>
    <w:next w:val="Tablaconcuadrcula"/>
    <w:uiPriority w:val="59"/>
    <w:rsid w:val="006732EE"/>
    <w:pPr>
      <w:spacing w:after="0" w:line="240" w:lineRule="auto"/>
    </w:pPr>
    <w:rPr>
      <w:rFonts w:cs="Times New Roman"/>
      <w:color w:val="auto"/>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4261">
      <w:bodyDiv w:val="1"/>
      <w:marLeft w:val="0"/>
      <w:marRight w:val="0"/>
      <w:marTop w:val="0"/>
      <w:marBottom w:val="0"/>
      <w:divBdr>
        <w:top w:val="none" w:sz="0" w:space="0" w:color="auto"/>
        <w:left w:val="none" w:sz="0" w:space="0" w:color="auto"/>
        <w:bottom w:val="none" w:sz="0" w:space="0" w:color="auto"/>
        <w:right w:val="none" w:sz="0" w:space="0" w:color="auto"/>
      </w:divBdr>
    </w:div>
    <w:div w:id="8917474">
      <w:bodyDiv w:val="1"/>
      <w:marLeft w:val="0"/>
      <w:marRight w:val="0"/>
      <w:marTop w:val="0"/>
      <w:marBottom w:val="0"/>
      <w:divBdr>
        <w:top w:val="none" w:sz="0" w:space="0" w:color="auto"/>
        <w:left w:val="none" w:sz="0" w:space="0" w:color="auto"/>
        <w:bottom w:val="none" w:sz="0" w:space="0" w:color="auto"/>
        <w:right w:val="none" w:sz="0" w:space="0" w:color="auto"/>
      </w:divBdr>
    </w:div>
    <w:div w:id="52896022">
      <w:bodyDiv w:val="1"/>
      <w:marLeft w:val="0"/>
      <w:marRight w:val="0"/>
      <w:marTop w:val="0"/>
      <w:marBottom w:val="0"/>
      <w:divBdr>
        <w:top w:val="none" w:sz="0" w:space="0" w:color="auto"/>
        <w:left w:val="none" w:sz="0" w:space="0" w:color="auto"/>
        <w:bottom w:val="none" w:sz="0" w:space="0" w:color="auto"/>
        <w:right w:val="none" w:sz="0" w:space="0" w:color="auto"/>
      </w:divBdr>
    </w:div>
    <w:div w:id="55664918">
      <w:bodyDiv w:val="1"/>
      <w:marLeft w:val="0"/>
      <w:marRight w:val="0"/>
      <w:marTop w:val="0"/>
      <w:marBottom w:val="0"/>
      <w:divBdr>
        <w:top w:val="none" w:sz="0" w:space="0" w:color="auto"/>
        <w:left w:val="none" w:sz="0" w:space="0" w:color="auto"/>
        <w:bottom w:val="none" w:sz="0" w:space="0" w:color="auto"/>
        <w:right w:val="none" w:sz="0" w:space="0" w:color="auto"/>
      </w:divBdr>
    </w:div>
    <w:div w:id="66076304">
      <w:bodyDiv w:val="1"/>
      <w:marLeft w:val="0"/>
      <w:marRight w:val="0"/>
      <w:marTop w:val="0"/>
      <w:marBottom w:val="0"/>
      <w:divBdr>
        <w:top w:val="none" w:sz="0" w:space="0" w:color="auto"/>
        <w:left w:val="none" w:sz="0" w:space="0" w:color="auto"/>
        <w:bottom w:val="none" w:sz="0" w:space="0" w:color="auto"/>
        <w:right w:val="none" w:sz="0" w:space="0" w:color="auto"/>
      </w:divBdr>
    </w:div>
    <w:div w:id="74397196">
      <w:bodyDiv w:val="1"/>
      <w:marLeft w:val="0"/>
      <w:marRight w:val="0"/>
      <w:marTop w:val="0"/>
      <w:marBottom w:val="0"/>
      <w:divBdr>
        <w:top w:val="none" w:sz="0" w:space="0" w:color="auto"/>
        <w:left w:val="none" w:sz="0" w:space="0" w:color="auto"/>
        <w:bottom w:val="none" w:sz="0" w:space="0" w:color="auto"/>
        <w:right w:val="none" w:sz="0" w:space="0" w:color="auto"/>
      </w:divBdr>
    </w:div>
    <w:div w:id="98112365">
      <w:bodyDiv w:val="1"/>
      <w:marLeft w:val="0"/>
      <w:marRight w:val="0"/>
      <w:marTop w:val="0"/>
      <w:marBottom w:val="0"/>
      <w:divBdr>
        <w:top w:val="none" w:sz="0" w:space="0" w:color="auto"/>
        <w:left w:val="none" w:sz="0" w:space="0" w:color="auto"/>
        <w:bottom w:val="none" w:sz="0" w:space="0" w:color="auto"/>
        <w:right w:val="none" w:sz="0" w:space="0" w:color="auto"/>
      </w:divBdr>
    </w:div>
    <w:div w:id="102313989">
      <w:bodyDiv w:val="1"/>
      <w:marLeft w:val="0"/>
      <w:marRight w:val="0"/>
      <w:marTop w:val="0"/>
      <w:marBottom w:val="0"/>
      <w:divBdr>
        <w:top w:val="none" w:sz="0" w:space="0" w:color="auto"/>
        <w:left w:val="none" w:sz="0" w:space="0" w:color="auto"/>
        <w:bottom w:val="none" w:sz="0" w:space="0" w:color="auto"/>
        <w:right w:val="none" w:sz="0" w:space="0" w:color="auto"/>
      </w:divBdr>
    </w:div>
    <w:div w:id="131607692">
      <w:bodyDiv w:val="1"/>
      <w:marLeft w:val="0"/>
      <w:marRight w:val="0"/>
      <w:marTop w:val="0"/>
      <w:marBottom w:val="0"/>
      <w:divBdr>
        <w:top w:val="none" w:sz="0" w:space="0" w:color="auto"/>
        <w:left w:val="none" w:sz="0" w:space="0" w:color="auto"/>
        <w:bottom w:val="none" w:sz="0" w:space="0" w:color="auto"/>
        <w:right w:val="none" w:sz="0" w:space="0" w:color="auto"/>
      </w:divBdr>
    </w:div>
    <w:div w:id="157308489">
      <w:bodyDiv w:val="1"/>
      <w:marLeft w:val="0"/>
      <w:marRight w:val="0"/>
      <w:marTop w:val="0"/>
      <w:marBottom w:val="0"/>
      <w:divBdr>
        <w:top w:val="none" w:sz="0" w:space="0" w:color="auto"/>
        <w:left w:val="none" w:sz="0" w:space="0" w:color="auto"/>
        <w:bottom w:val="none" w:sz="0" w:space="0" w:color="auto"/>
        <w:right w:val="none" w:sz="0" w:space="0" w:color="auto"/>
      </w:divBdr>
    </w:div>
    <w:div w:id="205142365">
      <w:bodyDiv w:val="1"/>
      <w:marLeft w:val="0"/>
      <w:marRight w:val="0"/>
      <w:marTop w:val="0"/>
      <w:marBottom w:val="0"/>
      <w:divBdr>
        <w:top w:val="none" w:sz="0" w:space="0" w:color="auto"/>
        <w:left w:val="none" w:sz="0" w:space="0" w:color="auto"/>
        <w:bottom w:val="none" w:sz="0" w:space="0" w:color="auto"/>
        <w:right w:val="none" w:sz="0" w:space="0" w:color="auto"/>
      </w:divBdr>
    </w:div>
    <w:div w:id="247006986">
      <w:bodyDiv w:val="1"/>
      <w:marLeft w:val="0"/>
      <w:marRight w:val="0"/>
      <w:marTop w:val="0"/>
      <w:marBottom w:val="0"/>
      <w:divBdr>
        <w:top w:val="none" w:sz="0" w:space="0" w:color="auto"/>
        <w:left w:val="none" w:sz="0" w:space="0" w:color="auto"/>
        <w:bottom w:val="none" w:sz="0" w:space="0" w:color="auto"/>
        <w:right w:val="none" w:sz="0" w:space="0" w:color="auto"/>
      </w:divBdr>
    </w:div>
    <w:div w:id="258568183">
      <w:bodyDiv w:val="1"/>
      <w:marLeft w:val="0"/>
      <w:marRight w:val="0"/>
      <w:marTop w:val="0"/>
      <w:marBottom w:val="0"/>
      <w:divBdr>
        <w:top w:val="none" w:sz="0" w:space="0" w:color="auto"/>
        <w:left w:val="none" w:sz="0" w:space="0" w:color="auto"/>
        <w:bottom w:val="none" w:sz="0" w:space="0" w:color="auto"/>
        <w:right w:val="none" w:sz="0" w:space="0" w:color="auto"/>
      </w:divBdr>
    </w:div>
    <w:div w:id="282806646">
      <w:bodyDiv w:val="1"/>
      <w:marLeft w:val="0"/>
      <w:marRight w:val="0"/>
      <w:marTop w:val="0"/>
      <w:marBottom w:val="0"/>
      <w:divBdr>
        <w:top w:val="none" w:sz="0" w:space="0" w:color="auto"/>
        <w:left w:val="none" w:sz="0" w:space="0" w:color="auto"/>
        <w:bottom w:val="none" w:sz="0" w:space="0" w:color="auto"/>
        <w:right w:val="none" w:sz="0" w:space="0" w:color="auto"/>
      </w:divBdr>
    </w:div>
    <w:div w:id="311521957">
      <w:bodyDiv w:val="1"/>
      <w:marLeft w:val="0"/>
      <w:marRight w:val="0"/>
      <w:marTop w:val="0"/>
      <w:marBottom w:val="0"/>
      <w:divBdr>
        <w:top w:val="none" w:sz="0" w:space="0" w:color="auto"/>
        <w:left w:val="none" w:sz="0" w:space="0" w:color="auto"/>
        <w:bottom w:val="none" w:sz="0" w:space="0" w:color="auto"/>
        <w:right w:val="none" w:sz="0" w:space="0" w:color="auto"/>
      </w:divBdr>
    </w:div>
    <w:div w:id="327708712">
      <w:bodyDiv w:val="1"/>
      <w:marLeft w:val="0"/>
      <w:marRight w:val="0"/>
      <w:marTop w:val="0"/>
      <w:marBottom w:val="0"/>
      <w:divBdr>
        <w:top w:val="none" w:sz="0" w:space="0" w:color="auto"/>
        <w:left w:val="none" w:sz="0" w:space="0" w:color="auto"/>
        <w:bottom w:val="none" w:sz="0" w:space="0" w:color="auto"/>
        <w:right w:val="none" w:sz="0" w:space="0" w:color="auto"/>
      </w:divBdr>
    </w:div>
    <w:div w:id="347291785">
      <w:bodyDiv w:val="1"/>
      <w:marLeft w:val="0"/>
      <w:marRight w:val="0"/>
      <w:marTop w:val="0"/>
      <w:marBottom w:val="0"/>
      <w:divBdr>
        <w:top w:val="none" w:sz="0" w:space="0" w:color="auto"/>
        <w:left w:val="none" w:sz="0" w:space="0" w:color="auto"/>
        <w:bottom w:val="none" w:sz="0" w:space="0" w:color="auto"/>
        <w:right w:val="none" w:sz="0" w:space="0" w:color="auto"/>
      </w:divBdr>
    </w:div>
    <w:div w:id="375783934">
      <w:bodyDiv w:val="1"/>
      <w:marLeft w:val="0"/>
      <w:marRight w:val="0"/>
      <w:marTop w:val="0"/>
      <w:marBottom w:val="0"/>
      <w:divBdr>
        <w:top w:val="none" w:sz="0" w:space="0" w:color="auto"/>
        <w:left w:val="none" w:sz="0" w:space="0" w:color="auto"/>
        <w:bottom w:val="none" w:sz="0" w:space="0" w:color="auto"/>
        <w:right w:val="none" w:sz="0" w:space="0" w:color="auto"/>
      </w:divBdr>
    </w:div>
    <w:div w:id="405155440">
      <w:bodyDiv w:val="1"/>
      <w:marLeft w:val="0"/>
      <w:marRight w:val="0"/>
      <w:marTop w:val="0"/>
      <w:marBottom w:val="0"/>
      <w:divBdr>
        <w:top w:val="none" w:sz="0" w:space="0" w:color="auto"/>
        <w:left w:val="none" w:sz="0" w:space="0" w:color="auto"/>
        <w:bottom w:val="none" w:sz="0" w:space="0" w:color="auto"/>
        <w:right w:val="none" w:sz="0" w:space="0" w:color="auto"/>
      </w:divBdr>
    </w:div>
    <w:div w:id="449521321">
      <w:bodyDiv w:val="1"/>
      <w:marLeft w:val="0"/>
      <w:marRight w:val="0"/>
      <w:marTop w:val="0"/>
      <w:marBottom w:val="0"/>
      <w:divBdr>
        <w:top w:val="none" w:sz="0" w:space="0" w:color="auto"/>
        <w:left w:val="none" w:sz="0" w:space="0" w:color="auto"/>
        <w:bottom w:val="none" w:sz="0" w:space="0" w:color="auto"/>
        <w:right w:val="none" w:sz="0" w:space="0" w:color="auto"/>
      </w:divBdr>
    </w:div>
    <w:div w:id="451440672">
      <w:bodyDiv w:val="1"/>
      <w:marLeft w:val="0"/>
      <w:marRight w:val="0"/>
      <w:marTop w:val="0"/>
      <w:marBottom w:val="0"/>
      <w:divBdr>
        <w:top w:val="none" w:sz="0" w:space="0" w:color="auto"/>
        <w:left w:val="none" w:sz="0" w:space="0" w:color="auto"/>
        <w:bottom w:val="none" w:sz="0" w:space="0" w:color="auto"/>
        <w:right w:val="none" w:sz="0" w:space="0" w:color="auto"/>
      </w:divBdr>
    </w:div>
    <w:div w:id="480273192">
      <w:bodyDiv w:val="1"/>
      <w:marLeft w:val="0"/>
      <w:marRight w:val="0"/>
      <w:marTop w:val="0"/>
      <w:marBottom w:val="0"/>
      <w:divBdr>
        <w:top w:val="none" w:sz="0" w:space="0" w:color="auto"/>
        <w:left w:val="none" w:sz="0" w:space="0" w:color="auto"/>
        <w:bottom w:val="none" w:sz="0" w:space="0" w:color="auto"/>
        <w:right w:val="none" w:sz="0" w:space="0" w:color="auto"/>
      </w:divBdr>
    </w:div>
    <w:div w:id="507057505">
      <w:bodyDiv w:val="1"/>
      <w:marLeft w:val="0"/>
      <w:marRight w:val="0"/>
      <w:marTop w:val="0"/>
      <w:marBottom w:val="0"/>
      <w:divBdr>
        <w:top w:val="none" w:sz="0" w:space="0" w:color="auto"/>
        <w:left w:val="none" w:sz="0" w:space="0" w:color="auto"/>
        <w:bottom w:val="none" w:sz="0" w:space="0" w:color="auto"/>
        <w:right w:val="none" w:sz="0" w:space="0" w:color="auto"/>
      </w:divBdr>
    </w:div>
    <w:div w:id="530145449">
      <w:bodyDiv w:val="1"/>
      <w:marLeft w:val="0"/>
      <w:marRight w:val="0"/>
      <w:marTop w:val="0"/>
      <w:marBottom w:val="0"/>
      <w:divBdr>
        <w:top w:val="none" w:sz="0" w:space="0" w:color="auto"/>
        <w:left w:val="none" w:sz="0" w:space="0" w:color="auto"/>
        <w:bottom w:val="none" w:sz="0" w:space="0" w:color="auto"/>
        <w:right w:val="none" w:sz="0" w:space="0" w:color="auto"/>
      </w:divBdr>
    </w:div>
    <w:div w:id="540478659">
      <w:bodyDiv w:val="1"/>
      <w:marLeft w:val="0"/>
      <w:marRight w:val="0"/>
      <w:marTop w:val="0"/>
      <w:marBottom w:val="0"/>
      <w:divBdr>
        <w:top w:val="none" w:sz="0" w:space="0" w:color="auto"/>
        <w:left w:val="none" w:sz="0" w:space="0" w:color="auto"/>
        <w:bottom w:val="none" w:sz="0" w:space="0" w:color="auto"/>
        <w:right w:val="none" w:sz="0" w:space="0" w:color="auto"/>
      </w:divBdr>
    </w:div>
    <w:div w:id="542327537">
      <w:bodyDiv w:val="1"/>
      <w:marLeft w:val="0"/>
      <w:marRight w:val="0"/>
      <w:marTop w:val="0"/>
      <w:marBottom w:val="0"/>
      <w:divBdr>
        <w:top w:val="none" w:sz="0" w:space="0" w:color="auto"/>
        <w:left w:val="none" w:sz="0" w:space="0" w:color="auto"/>
        <w:bottom w:val="none" w:sz="0" w:space="0" w:color="auto"/>
        <w:right w:val="none" w:sz="0" w:space="0" w:color="auto"/>
      </w:divBdr>
    </w:div>
    <w:div w:id="545803310">
      <w:bodyDiv w:val="1"/>
      <w:marLeft w:val="0"/>
      <w:marRight w:val="0"/>
      <w:marTop w:val="0"/>
      <w:marBottom w:val="0"/>
      <w:divBdr>
        <w:top w:val="none" w:sz="0" w:space="0" w:color="auto"/>
        <w:left w:val="none" w:sz="0" w:space="0" w:color="auto"/>
        <w:bottom w:val="none" w:sz="0" w:space="0" w:color="auto"/>
        <w:right w:val="none" w:sz="0" w:space="0" w:color="auto"/>
      </w:divBdr>
    </w:div>
    <w:div w:id="593823136">
      <w:bodyDiv w:val="1"/>
      <w:marLeft w:val="0"/>
      <w:marRight w:val="0"/>
      <w:marTop w:val="0"/>
      <w:marBottom w:val="0"/>
      <w:divBdr>
        <w:top w:val="none" w:sz="0" w:space="0" w:color="auto"/>
        <w:left w:val="none" w:sz="0" w:space="0" w:color="auto"/>
        <w:bottom w:val="none" w:sz="0" w:space="0" w:color="auto"/>
        <w:right w:val="none" w:sz="0" w:space="0" w:color="auto"/>
      </w:divBdr>
    </w:div>
    <w:div w:id="594939826">
      <w:bodyDiv w:val="1"/>
      <w:marLeft w:val="0"/>
      <w:marRight w:val="0"/>
      <w:marTop w:val="0"/>
      <w:marBottom w:val="0"/>
      <w:divBdr>
        <w:top w:val="none" w:sz="0" w:space="0" w:color="auto"/>
        <w:left w:val="none" w:sz="0" w:space="0" w:color="auto"/>
        <w:bottom w:val="none" w:sz="0" w:space="0" w:color="auto"/>
        <w:right w:val="none" w:sz="0" w:space="0" w:color="auto"/>
      </w:divBdr>
    </w:div>
    <w:div w:id="615600883">
      <w:bodyDiv w:val="1"/>
      <w:marLeft w:val="0"/>
      <w:marRight w:val="0"/>
      <w:marTop w:val="0"/>
      <w:marBottom w:val="0"/>
      <w:divBdr>
        <w:top w:val="none" w:sz="0" w:space="0" w:color="auto"/>
        <w:left w:val="none" w:sz="0" w:space="0" w:color="auto"/>
        <w:bottom w:val="none" w:sz="0" w:space="0" w:color="auto"/>
        <w:right w:val="none" w:sz="0" w:space="0" w:color="auto"/>
      </w:divBdr>
    </w:div>
    <w:div w:id="657851575">
      <w:bodyDiv w:val="1"/>
      <w:marLeft w:val="0"/>
      <w:marRight w:val="0"/>
      <w:marTop w:val="0"/>
      <w:marBottom w:val="0"/>
      <w:divBdr>
        <w:top w:val="none" w:sz="0" w:space="0" w:color="auto"/>
        <w:left w:val="none" w:sz="0" w:space="0" w:color="auto"/>
        <w:bottom w:val="none" w:sz="0" w:space="0" w:color="auto"/>
        <w:right w:val="none" w:sz="0" w:space="0" w:color="auto"/>
      </w:divBdr>
    </w:div>
    <w:div w:id="699015712">
      <w:bodyDiv w:val="1"/>
      <w:marLeft w:val="0"/>
      <w:marRight w:val="0"/>
      <w:marTop w:val="0"/>
      <w:marBottom w:val="0"/>
      <w:divBdr>
        <w:top w:val="none" w:sz="0" w:space="0" w:color="auto"/>
        <w:left w:val="none" w:sz="0" w:space="0" w:color="auto"/>
        <w:bottom w:val="none" w:sz="0" w:space="0" w:color="auto"/>
        <w:right w:val="none" w:sz="0" w:space="0" w:color="auto"/>
      </w:divBdr>
    </w:div>
    <w:div w:id="742604365">
      <w:bodyDiv w:val="1"/>
      <w:marLeft w:val="0"/>
      <w:marRight w:val="0"/>
      <w:marTop w:val="0"/>
      <w:marBottom w:val="0"/>
      <w:divBdr>
        <w:top w:val="none" w:sz="0" w:space="0" w:color="auto"/>
        <w:left w:val="none" w:sz="0" w:space="0" w:color="auto"/>
        <w:bottom w:val="none" w:sz="0" w:space="0" w:color="auto"/>
        <w:right w:val="none" w:sz="0" w:space="0" w:color="auto"/>
      </w:divBdr>
    </w:div>
    <w:div w:id="747700857">
      <w:bodyDiv w:val="1"/>
      <w:marLeft w:val="0"/>
      <w:marRight w:val="0"/>
      <w:marTop w:val="0"/>
      <w:marBottom w:val="0"/>
      <w:divBdr>
        <w:top w:val="none" w:sz="0" w:space="0" w:color="auto"/>
        <w:left w:val="none" w:sz="0" w:space="0" w:color="auto"/>
        <w:bottom w:val="none" w:sz="0" w:space="0" w:color="auto"/>
        <w:right w:val="none" w:sz="0" w:space="0" w:color="auto"/>
      </w:divBdr>
    </w:div>
    <w:div w:id="763066088">
      <w:bodyDiv w:val="1"/>
      <w:marLeft w:val="0"/>
      <w:marRight w:val="0"/>
      <w:marTop w:val="0"/>
      <w:marBottom w:val="0"/>
      <w:divBdr>
        <w:top w:val="none" w:sz="0" w:space="0" w:color="auto"/>
        <w:left w:val="none" w:sz="0" w:space="0" w:color="auto"/>
        <w:bottom w:val="none" w:sz="0" w:space="0" w:color="auto"/>
        <w:right w:val="none" w:sz="0" w:space="0" w:color="auto"/>
      </w:divBdr>
    </w:div>
    <w:div w:id="766004437">
      <w:bodyDiv w:val="1"/>
      <w:marLeft w:val="0"/>
      <w:marRight w:val="0"/>
      <w:marTop w:val="0"/>
      <w:marBottom w:val="0"/>
      <w:divBdr>
        <w:top w:val="none" w:sz="0" w:space="0" w:color="auto"/>
        <w:left w:val="none" w:sz="0" w:space="0" w:color="auto"/>
        <w:bottom w:val="none" w:sz="0" w:space="0" w:color="auto"/>
        <w:right w:val="none" w:sz="0" w:space="0" w:color="auto"/>
      </w:divBdr>
    </w:div>
    <w:div w:id="788746224">
      <w:bodyDiv w:val="1"/>
      <w:marLeft w:val="0"/>
      <w:marRight w:val="0"/>
      <w:marTop w:val="0"/>
      <w:marBottom w:val="0"/>
      <w:divBdr>
        <w:top w:val="none" w:sz="0" w:space="0" w:color="auto"/>
        <w:left w:val="none" w:sz="0" w:space="0" w:color="auto"/>
        <w:bottom w:val="none" w:sz="0" w:space="0" w:color="auto"/>
        <w:right w:val="none" w:sz="0" w:space="0" w:color="auto"/>
      </w:divBdr>
    </w:div>
    <w:div w:id="809323604">
      <w:bodyDiv w:val="1"/>
      <w:marLeft w:val="0"/>
      <w:marRight w:val="0"/>
      <w:marTop w:val="0"/>
      <w:marBottom w:val="0"/>
      <w:divBdr>
        <w:top w:val="none" w:sz="0" w:space="0" w:color="auto"/>
        <w:left w:val="none" w:sz="0" w:space="0" w:color="auto"/>
        <w:bottom w:val="none" w:sz="0" w:space="0" w:color="auto"/>
        <w:right w:val="none" w:sz="0" w:space="0" w:color="auto"/>
      </w:divBdr>
    </w:div>
    <w:div w:id="825514486">
      <w:bodyDiv w:val="1"/>
      <w:marLeft w:val="0"/>
      <w:marRight w:val="0"/>
      <w:marTop w:val="0"/>
      <w:marBottom w:val="0"/>
      <w:divBdr>
        <w:top w:val="none" w:sz="0" w:space="0" w:color="auto"/>
        <w:left w:val="none" w:sz="0" w:space="0" w:color="auto"/>
        <w:bottom w:val="none" w:sz="0" w:space="0" w:color="auto"/>
        <w:right w:val="none" w:sz="0" w:space="0" w:color="auto"/>
      </w:divBdr>
    </w:div>
    <w:div w:id="833955860">
      <w:bodyDiv w:val="1"/>
      <w:marLeft w:val="0"/>
      <w:marRight w:val="0"/>
      <w:marTop w:val="0"/>
      <w:marBottom w:val="0"/>
      <w:divBdr>
        <w:top w:val="none" w:sz="0" w:space="0" w:color="auto"/>
        <w:left w:val="none" w:sz="0" w:space="0" w:color="auto"/>
        <w:bottom w:val="none" w:sz="0" w:space="0" w:color="auto"/>
        <w:right w:val="none" w:sz="0" w:space="0" w:color="auto"/>
      </w:divBdr>
    </w:div>
    <w:div w:id="836504581">
      <w:bodyDiv w:val="1"/>
      <w:marLeft w:val="0"/>
      <w:marRight w:val="0"/>
      <w:marTop w:val="0"/>
      <w:marBottom w:val="0"/>
      <w:divBdr>
        <w:top w:val="none" w:sz="0" w:space="0" w:color="auto"/>
        <w:left w:val="none" w:sz="0" w:space="0" w:color="auto"/>
        <w:bottom w:val="none" w:sz="0" w:space="0" w:color="auto"/>
        <w:right w:val="none" w:sz="0" w:space="0" w:color="auto"/>
      </w:divBdr>
    </w:div>
    <w:div w:id="849877879">
      <w:bodyDiv w:val="1"/>
      <w:marLeft w:val="0"/>
      <w:marRight w:val="0"/>
      <w:marTop w:val="0"/>
      <w:marBottom w:val="0"/>
      <w:divBdr>
        <w:top w:val="none" w:sz="0" w:space="0" w:color="auto"/>
        <w:left w:val="none" w:sz="0" w:space="0" w:color="auto"/>
        <w:bottom w:val="none" w:sz="0" w:space="0" w:color="auto"/>
        <w:right w:val="none" w:sz="0" w:space="0" w:color="auto"/>
      </w:divBdr>
    </w:div>
    <w:div w:id="852692587">
      <w:bodyDiv w:val="1"/>
      <w:marLeft w:val="0"/>
      <w:marRight w:val="0"/>
      <w:marTop w:val="0"/>
      <w:marBottom w:val="0"/>
      <w:divBdr>
        <w:top w:val="none" w:sz="0" w:space="0" w:color="auto"/>
        <w:left w:val="none" w:sz="0" w:space="0" w:color="auto"/>
        <w:bottom w:val="none" w:sz="0" w:space="0" w:color="auto"/>
        <w:right w:val="none" w:sz="0" w:space="0" w:color="auto"/>
      </w:divBdr>
    </w:div>
    <w:div w:id="854000376">
      <w:bodyDiv w:val="1"/>
      <w:marLeft w:val="0"/>
      <w:marRight w:val="0"/>
      <w:marTop w:val="0"/>
      <w:marBottom w:val="0"/>
      <w:divBdr>
        <w:top w:val="none" w:sz="0" w:space="0" w:color="auto"/>
        <w:left w:val="none" w:sz="0" w:space="0" w:color="auto"/>
        <w:bottom w:val="none" w:sz="0" w:space="0" w:color="auto"/>
        <w:right w:val="none" w:sz="0" w:space="0" w:color="auto"/>
      </w:divBdr>
    </w:div>
    <w:div w:id="856505669">
      <w:bodyDiv w:val="1"/>
      <w:marLeft w:val="0"/>
      <w:marRight w:val="0"/>
      <w:marTop w:val="0"/>
      <w:marBottom w:val="0"/>
      <w:divBdr>
        <w:top w:val="none" w:sz="0" w:space="0" w:color="auto"/>
        <w:left w:val="none" w:sz="0" w:space="0" w:color="auto"/>
        <w:bottom w:val="none" w:sz="0" w:space="0" w:color="auto"/>
        <w:right w:val="none" w:sz="0" w:space="0" w:color="auto"/>
      </w:divBdr>
    </w:div>
    <w:div w:id="867259577">
      <w:bodyDiv w:val="1"/>
      <w:marLeft w:val="0"/>
      <w:marRight w:val="0"/>
      <w:marTop w:val="0"/>
      <w:marBottom w:val="0"/>
      <w:divBdr>
        <w:top w:val="none" w:sz="0" w:space="0" w:color="auto"/>
        <w:left w:val="none" w:sz="0" w:space="0" w:color="auto"/>
        <w:bottom w:val="none" w:sz="0" w:space="0" w:color="auto"/>
        <w:right w:val="none" w:sz="0" w:space="0" w:color="auto"/>
      </w:divBdr>
    </w:div>
    <w:div w:id="869996141">
      <w:bodyDiv w:val="1"/>
      <w:marLeft w:val="0"/>
      <w:marRight w:val="0"/>
      <w:marTop w:val="0"/>
      <w:marBottom w:val="0"/>
      <w:divBdr>
        <w:top w:val="none" w:sz="0" w:space="0" w:color="auto"/>
        <w:left w:val="none" w:sz="0" w:space="0" w:color="auto"/>
        <w:bottom w:val="none" w:sz="0" w:space="0" w:color="auto"/>
        <w:right w:val="none" w:sz="0" w:space="0" w:color="auto"/>
      </w:divBdr>
    </w:div>
    <w:div w:id="876165934">
      <w:bodyDiv w:val="1"/>
      <w:marLeft w:val="0"/>
      <w:marRight w:val="0"/>
      <w:marTop w:val="0"/>
      <w:marBottom w:val="0"/>
      <w:divBdr>
        <w:top w:val="none" w:sz="0" w:space="0" w:color="auto"/>
        <w:left w:val="none" w:sz="0" w:space="0" w:color="auto"/>
        <w:bottom w:val="none" w:sz="0" w:space="0" w:color="auto"/>
        <w:right w:val="none" w:sz="0" w:space="0" w:color="auto"/>
      </w:divBdr>
    </w:div>
    <w:div w:id="885991411">
      <w:bodyDiv w:val="1"/>
      <w:marLeft w:val="0"/>
      <w:marRight w:val="0"/>
      <w:marTop w:val="0"/>
      <w:marBottom w:val="0"/>
      <w:divBdr>
        <w:top w:val="none" w:sz="0" w:space="0" w:color="auto"/>
        <w:left w:val="none" w:sz="0" w:space="0" w:color="auto"/>
        <w:bottom w:val="none" w:sz="0" w:space="0" w:color="auto"/>
        <w:right w:val="none" w:sz="0" w:space="0" w:color="auto"/>
      </w:divBdr>
    </w:div>
    <w:div w:id="901789678">
      <w:bodyDiv w:val="1"/>
      <w:marLeft w:val="0"/>
      <w:marRight w:val="0"/>
      <w:marTop w:val="0"/>
      <w:marBottom w:val="0"/>
      <w:divBdr>
        <w:top w:val="none" w:sz="0" w:space="0" w:color="auto"/>
        <w:left w:val="none" w:sz="0" w:space="0" w:color="auto"/>
        <w:bottom w:val="none" w:sz="0" w:space="0" w:color="auto"/>
        <w:right w:val="none" w:sz="0" w:space="0" w:color="auto"/>
      </w:divBdr>
    </w:div>
    <w:div w:id="903443767">
      <w:bodyDiv w:val="1"/>
      <w:marLeft w:val="0"/>
      <w:marRight w:val="0"/>
      <w:marTop w:val="0"/>
      <w:marBottom w:val="0"/>
      <w:divBdr>
        <w:top w:val="none" w:sz="0" w:space="0" w:color="auto"/>
        <w:left w:val="none" w:sz="0" w:space="0" w:color="auto"/>
        <w:bottom w:val="none" w:sz="0" w:space="0" w:color="auto"/>
        <w:right w:val="none" w:sz="0" w:space="0" w:color="auto"/>
      </w:divBdr>
    </w:div>
    <w:div w:id="923685258">
      <w:bodyDiv w:val="1"/>
      <w:marLeft w:val="0"/>
      <w:marRight w:val="0"/>
      <w:marTop w:val="0"/>
      <w:marBottom w:val="0"/>
      <w:divBdr>
        <w:top w:val="none" w:sz="0" w:space="0" w:color="auto"/>
        <w:left w:val="none" w:sz="0" w:space="0" w:color="auto"/>
        <w:bottom w:val="none" w:sz="0" w:space="0" w:color="auto"/>
        <w:right w:val="none" w:sz="0" w:space="0" w:color="auto"/>
      </w:divBdr>
    </w:div>
    <w:div w:id="933511375">
      <w:bodyDiv w:val="1"/>
      <w:marLeft w:val="0"/>
      <w:marRight w:val="0"/>
      <w:marTop w:val="0"/>
      <w:marBottom w:val="0"/>
      <w:divBdr>
        <w:top w:val="none" w:sz="0" w:space="0" w:color="auto"/>
        <w:left w:val="none" w:sz="0" w:space="0" w:color="auto"/>
        <w:bottom w:val="none" w:sz="0" w:space="0" w:color="auto"/>
        <w:right w:val="none" w:sz="0" w:space="0" w:color="auto"/>
      </w:divBdr>
    </w:div>
    <w:div w:id="956135583">
      <w:bodyDiv w:val="1"/>
      <w:marLeft w:val="0"/>
      <w:marRight w:val="0"/>
      <w:marTop w:val="0"/>
      <w:marBottom w:val="0"/>
      <w:divBdr>
        <w:top w:val="none" w:sz="0" w:space="0" w:color="auto"/>
        <w:left w:val="none" w:sz="0" w:space="0" w:color="auto"/>
        <w:bottom w:val="none" w:sz="0" w:space="0" w:color="auto"/>
        <w:right w:val="none" w:sz="0" w:space="0" w:color="auto"/>
      </w:divBdr>
    </w:div>
    <w:div w:id="961501420">
      <w:bodyDiv w:val="1"/>
      <w:marLeft w:val="0"/>
      <w:marRight w:val="0"/>
      <w:marTop w:val="0"/>
      <w:marBottom w:val="0"/>
      <w:divBdr>
        <w:top w:val="none" w:sz="0" w:space="0" w:color="auto"/>
        <w:left w:val="none" w:sz="0" w:space="0" w:color="auto"/>
        <w:bottom w:val="none" w:sz="0" w:space="0" w:color="auto"/>
        <w:right w:val="none" w:sz="0" w:space="0" w:color="auto"/>
      </w:divBdr>
    </w:div>
    <w:div w:id="962927146">
      <w:bodyDiv w:val="1"/>
      <w:marLeft w:val="0"/>
      <w:marRight w:val="0"/>
      <w:marTop w:val="0"/>
      <w:marBottom w:val="0"/>
      <w:divBdr>
        <w:top w:val="none" w:sz="0" w:space="0" w:color="auto"/>
        <w:left w:val="none" w:sz="0" w:space="0" w:color="auto"/>
        <w:bottom w:val="none" w:sz="0" w:space="0" w:color="auto"/>
        <w:right w:val="none" w:sz="0" w:space="0" w:color="auto"/>
      </w:divBdr>
    </w:div>
    <w:div w:id="965240845">
      <w:bodyDiv w:val="1"/>
      <w:marLeft w:val="0"/>
      <w:marRight w:val="0"/>
      <w:marTop w:val="0"/>
      <w:marBottom w:val="0"/>
      <w:divBdr>
        <w:top w:val="none" w:sz="0" w:space="0" w:color="auto"/>
        <w:left w:val="none" w:sz="0" w:space="0" w:color="auto"/>
        <w:bottom w:val="none" w:sz="0" w:space="0" w:color="auto"/>
        <w:right w:val="none" w:sz="0" w:space="0" w:color="auto"/>
      </w:divBdr>
    </w:div>
    <w:div w:id="981085035">
      <w:bodyDiv w:val="1"/>
      <w:marLeft w:val="0"/>
      <w:marRight w:val="0"/>
      <w:marTop w:val="0"/>
      <w:marBottom w:val="0"/>
      <w:divBdr>
        <w:top w:val="none" w:sz="0" w:space="0" w:color="auto"/>
        <w:left w:val="none" w:sz="0" w:space="0" w:color="auto"/>
        <w:bottom w:val="none" w:sz="0" w:space="0" w:color="auto"/>
        <w:right w:val="none" w:sz="0" w:space="0" w:color="auto"/>
      </w:divBdr>
    </w:div>
    <w:div w:id="985665329">
      <w:bodyDiv w:val="1"/>
      <w:marLeft w:val="0"/>
      <w:marRight w:val="0"/>
      <w:marTop w:val="0"/>
      <w:marBottom w:val="0"/>
      <w:divBdr>
        <w:top w:val="none" w:sz="0" w:space="0" w:color="auto"/>
        <w:left w:val="none" w:sz="0" w:space="0" w:color="auto"/>
        <w:bottom w:val="none" w:sz="0" w:space="0" w:color="auto"/>
        <w:right w:val="none" w:sz="0" w:space="0" w:color="auto"/>
      </w:divBdr>
    </w:div>
    <w:div w:id="987397271">
      <w:bodyDiv w:val="1"/>
      <w:marLeft w:val="0"/>
      <w:marRight w:val="0"/>
      <w:marTop w:val="0"/>
      <w:marBottom w:val="0"/>
      <w:divBdr>
        <w:top w:val="none" w:sz="0" w:space="0" w:color="auto"/>
        <w:left w:val="none" w:sz="0" w:space="0" w:color="auto"/>
        <w:bottom w:val="none" w:sz="0" w:space="0" w:color="auto"/>
        <w:right w:val="none" w:sz="0" w:space="0" w:color="auto"/>
      </w:divBdr>
    </w:div>
    <w:div w:id="993342229">
      <w:bodyDiv w:val="1"/>
      <w:marLeft w:val="0"/>
      <w:marRight w:val="0"/>
      <w:marTop w:val="0"/>
      <w:marBottom w:val="0"/>
      <w:divBdr>
        <w:top w:val="none" w:sz="0" w:space="0" w:color="auto"/>
        <w:left w:val="none" w:sz="0" w:space="0" w:color="auto"/>
        <w:bottom w:val="none" w:sz="0" w:space="0" w:color="auto"/>
        <w:right w:val="none" w:sz="0" w:space="0" w:color="auto"/>
      </w:divBdr>
    </w:div>
    <w:div w:id="1052005155">
      <w:bodyDiv w:val="1"/>
      <w:marLeft w:val="0"/>
      <w:marRight w:val="0"/>
      <w:marTop w:val="0"/>
      <w:marBottom w:val="0"/>
      <w:divBdr>
        <w:top w:val="none" w:sz="0" w:space="0" w:color="auto"/>
        <w:left w:val="none" w:sz="0" w:space="0" w:color="auto"/>
        <w:bottom w:val="none" w:sz="0" w:space="0" w:color="auto"/>
        <w:right w:val="none" w:sz="0" w:space="0" w:color="auto"/>
      </w:divBdr>
    </w:div>
    <w:div w:id="1072238503">
      <w:bodyDiv w:val="1"/>
      <w:marLeft w:val="0"/>
      <w:marRight w:val="0"/>
      <w:marTop w:val="0"/>
      <w:marBottom w:val="0"/>
      <w:divBdr>
        <w:top w:val="none" w:sz="0" w:space="0" w:color="auto"/>
        <w:left w:val="none" w:sz="0" w:space="0" w:color="auto"/>
        <w:bottom w:val="none" w:sz="0" w:space="0" w:color="auto"/>
        <w:right w:val="none" w:sz="0" w:space="0" w:color="auto"/>
      </w:divBdr>
    </w:div>
    <w:div w:id="1083062841">
      <w:bodyDiv w:val="1"/>
      <w:marLeft w:val="0"/>
      <w:marRight w:val="0"/>
      <w:marTop w:val="0"/>
      <w:marBottom w:val="0"/>
      <w:divBdr>
        <w:top w:val="none" w:sz="0" w:space="0" w:color="auto"/>
        <w:left w:val="none" w:sz="0" w:space="0" w:color="auto"/>
        <w:bottom w:val="none" w:sz="0" w:space="0" w:color="auto"/>
        <w:right w:val="none" w:sz="0" w:space="0" w:color="auto"/>
      </w:divBdr>
    </w:div>
    <w:div w:id="1083065730">
      <w:bodyDiv w:val="1"/>
      <w:marLeft w:val="0"/>
      <w:marRight w:val="0"/>
      <w:marTop w:val="0"/>
      <w:marBottom w:val="0"/>
      <w:divBdr>
        <w:top w:val="none" w:sz="0" w:space="0" w:color="auto"/>
        <w:left w:val="none" w:sz="0" w:space="0" w:color="auto"/>
        <w:bottom w:val="none" w:sz="0" w:space="0" w:color="auto"/>
        <w:right w:val="none" w:sz="0" w:space="0" w:color="auto"/>
      </w:divBdr>
    </w:div>
    <w:div w:id="1083917336">
      <w:bodyDiv w:val="1"/>
      <w:marLeft w:val="0"/>
      <w:marRight w:val="0"/>
      <w:marTop w:val="0"/>
      <w:marBottom w:val="0"/>
      <w:divBdr>
        <w:top w:val="none" w:sz="0" w:space="0" w:color="auto"/>
        <w:left w:val="none" w:sz="0" w:space="0" w:color="auto"/>
        <w:bottom w:val="none" w:sz="0" w:space="0" w:color="auto"/>
        <w:right w:val="none" w:sz="0" w:space="0" w:color="auto"/>
      </w:divBdr>
    </w:div>
    <w:div w:id="1086077509">
      <w:bodyDiv w:val="1"/>
      <w:marLeft w:val="0"/>
      <w:marRight w:val="0"/>
      <w:marTop w:val="0"/>
      <w:marBottom w:val="0"/>
      <w:divBdr>
        <w:top w:val="none" w:sz="0" w:space="0" w:color="auto"/>
        <w:left w:val="none" w:sz="0" w:space="0" w:color="auto"/>
        <w:bottom w:val="none" w:sz="0" w:space="0" w:color="auto"/>
        <w:right w:val="none" w:sz="0" w:space="0" w:color="auto"/>
      </w:divBdr>
    </w:div>
    <w:div w:id="1088618748">
      <w:bodyDiv w:val="1"/>
      <w:marLeft w:val="0"/>
      <w:marRight w:val="0"/>
      <w:marTop w:val="0"/>
      <w:marBottom w:val="0"/>
      <w:divBdr>
        <w:top w:val="none" w:sz="0" w:space="0" w:color="auto"/>
        <w:left w:val="none" w:sz="0" w:space="0" w:color="auto"/>
        <w:bottom w:val="none" w:sz="0" w:space="0" w:color="auto"/>
        <w:right w:val="none" w:sz="0" w:space="0" w:color="auto"/>
      </w:divBdr>
    </w:div>
    <w:div w:id="1121724774">
      <w:bodyDiv w:val="1"/>
      <w:marLeft w:val="0"/>
      <w:marRight w:val="0"/>
      <w:marTop w:val="0"/>
      <w:marBottom w:val="0"/>
      <w:divBdr>
        <w:top w:val="none" w:sz="0" w:space="0" w:color="auto"/>
        <w:left w:val="none" w:sz="0" w:space="0" w:color="auto"/>
        <w:bottom w:val="none" w:sz="0" w:space="0" w:color="auto"/>
        <w:right w:val="none" w:sz="0" w:space="0" w:color="auto"/>
      </w:divBdr>
    </w:div>
    <w:div w:id="1133133340">
      <w:bodyDiv w:val="1"/>
      <w:marLeft w:val="0"/>
      <w:marRight w:val="0"/>
      <w:marTop w:val="0"/>
      <w:marBottom w:val="0"/>
      <w:divBdr>
        <w:top w:val="none" w:sz="0" w:space="0" w:color="auto"/>
        <w:left w:val="none" w:sz="0" w:space="0" w:color="auto"/>
        <w:bottom w:val="none" w:sz="0" w:space="0" w:color="auto"/>
        <w:right w:val="none" w:sz="0" w:space="0" w:color="auto"/>
      </w:divBdr>
    </w:div>
    <w:div w:id="1144007222">
      <w:bodyDiv w:val="1"/>
      <w:marLeft w:val="0"/>
      <w:marRight w:val="0"/>
      <w:marTop w:val="0"/>
      <w:marBottom w:val="0"/>
      <w:divBdr>
        <w:top w:val="none" w:sz="0" w:space="0" w:color="auto"/>
        <w:left w:val="none" w:sz="0" w:space="0" w:color="auto"/>
        <w:bottom w:val="none" w:sz="0" w:space="0" w:color="auto"/>
        <w:right w:val="none" w:sz="0" w:space="0" w:color="auto"/>
      </w:divBdr>
    </w:div>
    <w:div w:id="1148286610">
      <w:bodyDiv w:val="1"/>
      <w:marLeft w:val="0"/>
      <w:marRight w:val="0"/>
      <w:marTop w:val="0"/>
      <w:marBottom w:val="0"/>
      <w:divBdr>
        <w:top w:val="none" w:sz="0" w:space="0" w:color="auto"/>
        <w:left w:val="none" w:sz="0" w:space="0" w:color="auto"/>
        <w:bottom w:val="none" w:sz="0" w:space="0" w:color="auto"/>
        <w:right w:val="none" w:sz="0" w:space="0" w:color="auto"/>
      </w:divBdr>
    </w:div>
    <w:div w:id="1182085578">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92916479">
      <w:bodyDiv w:val="1"/>
      <w:marLeft w:val="0"/>
      <w:marRight w:val="0"/>
      <w:marTop w:val="0"/>
      <w:marBottom w:val="0"/>
      <w:divBdr>
        <w:top w:val="none" w:sz="0" w:space="0" w:color="auto"/>
        <w:left w:val="none" w:sz="0" w:space="0" w:color="auto"/>
        <w:bottom w:val="none" w:sz="0" w:space="0" w:color="auto"/>
        <w:right w:val="none" w:sz="0" w:space="0" w:color="auto"/>
      </w:divBdr>
    </w:div>
    <w:div w:id="1197620851">
      <w:bodyDiv w:val="1"/>
      <w:marLeft w:val="0"/>
      <w:marRight w:val="0"/>
      <w:marTop w:val="0"/>
      <w:marBottom w:val="0"/>
      <w:divBdr>
        <w:top w:val="none" w:sz="0" w:space="0" w:color="auto"/>
        <w:left w:val="none" w:sz="0" w:space="0" w:color="auto"/>
        <w:bottom w:val="none" w:sz="0" w:space="0" w:color="auto"/>
        <w:right w:val="none" w:sz="0" w:space="0" w:color="auto"/>
      </w:divBdr>
    </w:div>
    <w:div w:id="1199468447">
      <w:bodyDiv w:val="1"/>
      <w:marLeft w:val="0"/>
      <w:marRight w:val="0"/>
      <w:marTop w:val="0"/>
      <w:marBottom w:val="0"/>
      <w:divBdr>
        <w:top w:val="none" w:sz="0" w:space="0" w:color="auto"/>
        <w:left w:val="none" w:sz="0" w:space="0" w:color="auto"/>
        <w:bottom w:val="none" w:sz="0" w:space="0" w:color="auto"/>
        <w:right w:val="none" w:sz="0" w:space="0" w:color="auto"/>
      </w:divBdr>
    </w:div>
    <w:div w:id="1206478809">
      <w:bodyDiv w:val="1"/>
      <w:marLeft w:val="0"/>
      <w:marRight w:val="0"/>
      <w:marTop w:val="0"/>
      <w:marBottom w:val="0"/>
      <w:divBdr>
        <w:top w:val="none" w:sz="0" w:space="0" w:color="auto"/>
        <w:left w:val="none" w:sz="0" w:space="0" w:color="auto"/>
        <w:bottom w:val="none" w:sz="0" w:space="0" w:color="auto"/>
        <w:right w:val="none" w:sz="0" w:space="0" w:color="auto"/>
      </w:divBdr>
    </w:div>
    <w:div w:id="1245842739">
      <w:bodyDiv w:val="1"/>
      <w:marLeft w:val="0"/>
      <w:marRight w:val="0"/>
      <w:marTop w:val="0"/>
      <w:marBottom w:val="0"/>
      <w:divBdr>
        <w:top w:val="none" w:sz="0" w:space="0" w:color="auto"/>
        <w:left w:val="none" w:sz="0" w:space="0" w:color="auto"/>
        <w:bottom w:val="none" w:sz="0" w:space="0" w:color="auto"/>
        <w:right w:val="none" w:sz="0" w:space="0" w:color="auto"/>
      </w:divBdr>
    </w:div>
    <w:div w:id="1246767174">
      <w:bodyDiv w:val="1"/>
      <w:marLeft w:val="0"/>
      <w:marRight w:val="0"/>
      <w:marTop w:val="0"/>
      <w:marBottom w:val="0"/>
      <w:divBdr>
        <w:top w:val="none" w:sz="0" w:space="0" w:color="auto"/>
        <w:left w:val="none" w:sz="0" w:space="0" w:color="auto"/>
        <w:bottom w:val="none" w:sz="0" w:space="0" w:color="auto"/>
        <w:right w:val="none" w:sz="0" w:space="0" w:color="auto"/>
      </w:divBdr>
    </w:div>
    <w:div w:id="1271627112">
      <w:bodyDiv w:val="1"/>
      <w:marLeft w:val="0"/>
      <w:marRight w:val="0"/>
      <w:marTop w:val="0"/>
      <w:marBottom w:val="0"/>
      <w:divBdr>
        <w:top w:val="none" w:sz="0" w:space="0" w:color="auto"/>
        <w:left w:val="none" w:sz="0" w:space="0" w:color="auto"/>
        <w:bottom w:val="none" w:sz="0" w:space="0" w:color="auto"/>
        <w:right w:val="none" w:sz="0" w:space="0" w:color="auto"/>
      </w:divBdr>
    </w:div>
    <w:div w:id="1272127729">
      <w:bodyDiv w:val="1"/>
      <w:marLeft w:val="0"/>
      <w:marRight w:val="0"/>
      <w:marTop w:val="0"/>
      <w:marBottom w:val="0"/>
      <w:divBdr>
        <w:top w:val="none" w:sz="0" w:space="0" w:color="auto"/>
        <w:left w:val="none" w:sz="0" w:space="0" w:color="auto"/>
        <w:bottom w:val="none" w:sz="0" w:space="0" w:color="auto"/>
        <w:right w:val="none" w:sz="0" w:space="0" w:color="auto"/>
      </w:divBdr>
    </w:div>
    <w:div w:id="1272740752">
      <w:bodyDiv w:val="1"/>
      <w:marLeft w:val="0"/>
      <w:marRight w:val="0"/>
      <w:marTop w:val="0"/>
      <w:marBottom w:val="0"/>
      <w:divBdr>
        <w:top w:val="none" w:sz="0" w:space="0" w:color="auto"/>
        <w:left w:val="none" w:sz="0" w:space="0" w:color="auto"/>
        <w:bottom w:val="none" w:sz="0" w:space="0" w:color="auto"/>
        <w:right w:val="none" w:sz="0" w:space="0" w:color="auto"/>
      </w:divBdr>
    </w:div>
    <w:div w:id="1296326750">
      <w:bodyDiv w:val="1"/>
      <w:marLeft w:val="0"/>
      <w:marRight w:val="0"/>
      <w:marTop w:val="0"/>
      <w:marBottom w:val="0"/>
      <w:divBdr>
        <w:top w:val="none" w:sz="0" w:space="0" w:color="auto"/>
        <w:left w:val="none" w:sz="0" w:space="0" w:color="auto"/>
        <w:bottom w:val="none" w:sz="0" w:space="0" w:color="auto"/>
        <w:right w:val="none" w:sz="0" w:space="0" w:color="auto"/>
      </w:divBdr>
    </w:div>
    <w:div w:id="1301575503">
      <w:bodyDiv w:val="1"/>
      <w:marLeft w:val="0"/>
      <w:marRight w:val="0"/>
      <w:marTop w:val="0"/>
      <w:marBottom w:val="0"/>
      <w:divBdr>
        <w:top w:val="none" w:sz="0" w:space="0" w:color="auto"/>
        <w:left w:val="none" w:sz="0" w:space="0" w:color="auto"/>
        <w:bottom w:val="none" w:sz="0" w:space="0" w:color="auto"/>
        <w:right w:val="none" w:sz="0" w:space="0" w:color="auto"/>
      </w:divBdr>
    </w:div>
    <w:div w:id="1302737356">
      <w:bodyDiv w:val="1"/>
      <w:marLeft w:val="0"/>
      <w:marRight w:val="0"/>
      <w:marTop w:val="0"/>
      <w:marBottom w:val="0"/>
      <w:divBdr>
        <w:top w:val="none" w:sz="0" w:space="0" w:color="auto"/>
        <w:left w:val="none" w:sz="0" w:space="0" w:color="auto"/>
        <w:bottom w:val="none" w:sz="0" w:space="0" w:color="auto"/>
        <w:right w:val="none" w:sz="0" w:space="0" w:color="auto"/>
      </w:divBdr>
    </w:div>
    <w:div w:id="1330254772">
      <w:bodyDiv w:val="1"/>
      <w:marLeft w:val="0"/>
      <w:marRight w:val="0"/>
      <w:marTop w:val="0"/>
      <w:marBottom w:val="0"/>
      <w:divBdr>
        <w:top w:val="none" w:sz="0" w:space="0" w:color="auto"/>
        <w:left w:val="none" w:sz="0" w:space="0" w:color="auto"/>
        <w:bottom w:val="none" w:sz="0" w:space="0" w:color="auto"/>
        <w:right w:val="none" w:sz="0" w:space="0" w:color="auto"/>
      </w:divBdr>
    </w:div>
    <w:div w:id="1355880950">
      <w:bodyDiv w:val="1"/>
      <w:marLeft w:val="0"/>
      <w:marRight w:val="0"/>
      <w:marTop w:val="0"/>
      <w:marBottom w:val="0"/>
      <w:divBdr>
        <w:top w:val="none" w:sz="0" w:space="0" w:color="auto"/>
        <w:left w:val="none" w:sz="0" w:space="0" w:color="auto"/>
        <w:bottom w:val="none" w:sz="0" w:space="0" w:color="auto"/>
        <w:right w:val="none" w:sz="0" w:space="0" w:color="auto"/>
      </w:divBdr>
    </w:div>
    <w:div w:id="1368990581">
      <w:bodyDiv w:val="1"/>
      <w:marLeft w:val="0"/>
      <w:marRight w:val="0"/>
      <w:marTop w:val="0"/>
      <w:marBottom w:val="0"/>
      <w:divBdr>
        <w:top w:val="none" w:sz="0" w:space="0" w:color="auto"/>
        <w:left w:val="none" w:sz="0" w:space="0" w:color="auto"/>
        <w:bottom w:val="none" w:sz="0" w:space="0" w:color="auto"/>
        <w:right w:val="none" w:sz="0" w:space="0" w:color="auto"/>
      </w:divBdr>
      <w:divsChild>
        <w:div w:id="193815604">
          <w:marLeft w:val="0"/>
          <w:marRight w:val="0"/>
          <w:marTop w:val="0"/>
          <w:marBottom w:val="0"/>
          <w:divBdr>
            <w:top w:val="none" w:sz="0" w:space="0" w:color="auto"/>
            <w:left w:val="none" w:sz="0" w:space="0" w:color="auto"/>
            <w:bottom w:val="none" w:sz="0" w:space="0" w:color="auto"/>
            <w:right w:val="none" w:sz="0" w:space="0" w:color="auto"/>
          </w:divBdr>
        </w:div>
      </w:divsChild>
    </w:div>
    <w:div w:id="1384715572">
      <w:bodyDiv w:val="1"/>
      <w:marLeft w:val="0"/>
      <w:marRight w:val="0"/>
      <w:marTop w:val="0"/>
      <w:marBottom w:val="0"/>
      <w:divBdr>
        <w:top w:val="none" w:sz="0" w:space="0" w:color="auto"/>
        <w:left w:val="none" w:sz="0" w:space="0" w:color="auto"/>
        <w:bottom w:val="none" w:sz="0" w:space="0" w:color="auto"/>
        <w:right w:val="none" w:sz="0" w:space="0" w:color="auto"/>
      </w:divBdr>
    </w:div>
    <w:div w:id="1405299158">
      <w:bodyDiv w:val="1"/>
      <w:marLeft w:val="0"/>
      <w:marRight w:val="0"/>
      <w:marTop w:val="0"/>
      <w:marBottom w:val="0"/>
      <w:divBdr>
        <w:top w:val="none" w:sz="0" w:space="0" w:color="auto"/>
        <w:left w:val="none" w:sz="0" w:space="0" w:color="auto"/>
        <w:bottom w:val="none" w:sz="0" w:space="0" w:color="auto"/>
        <w:right w:val="none" w:sz="0" w:space="0" w:color="auto"/>
      </w:divBdr>
    </w:div>
    <w:div w:id="1416588333">
      <w:bodyDiv w:val="1"/>
      <w:marLeft w:val="0"/>
      <w:marRight w:val="0"/>
      <w:marTop w:val="0"/>
      <w:marBottom w:val="0"/>
      <w:divBdr>
        <w:top w:val="none" w:sz="0" w:space="0" w:color="auto"/>
        <w:left w:val="none" w:sz="0" w:space="0" w:color="auto"/>
        <w:bottom w:val="none" w:sz="0" w:space="0" w:color="auto"/>
        <w:right w:val="none" w:sz="0" w:space="0" w:color="auto"/>
      </w:divBdr>
    </w:div>
    <w:div w:id="1437292797">
      <w:bodyDiv w:val="1"/>
      <w:marLeft w:val="0"/>
      <w:marRight w:val="0"/>
      <w:marTop w:val="0"/>
      <w:marBottom w:val="0"/>
      <w:divBdr>
        <w:top w:val="none" w:sz="0" w:space="0" w:color="auto"/>
        <w:left w:val="none" w:sz="0" w:space="0" w:color="auto"/>
        <w:bottom w:val="none" w:sz="0" w:space="0" w:color="auto"/>
        <w:right w:val="none" w:sz="0" w:space="0" w:color="auto"/>
      </w:divBdr>
    </w:div>
    <w:div w:id="1468235159">
      <w:bodyDiv w:val="1"/>
      <w:marLeft w:val="0"/>
      <w:marRight w:val="0"/>
      <w:marTop w:val="0"/>
      <w:marBottom w:val="0"/>
      <w:divBdr>
        <w:top w:val="none" w:sz="0" w:space="0" w:color="auto"/>
        <w:left w:val="none" w:sz="0" w:space="0" w:color="auto"/>
        <w:bottom w:val="none" w:sz="0" w:space="0" w:color="auto"/>
        <w:right w:val="none" w:sz="0" w:space="0" w:color="auto"/>
      </w:divBdr>
    </w:div>
    <w:div w:id="1470124264">
      <w:bodyDiv w:val="1"/>
      <w:marLeft w:val="0"/>
      <w:marRight w:val="0"/>
      <w:marTop w:val="0"/>
      <w:marBottom w:val="0"/>
      <w:divBdr>
        <w:top w:val="none" w:sz="0" w:space="0" w:color="auto"/>
        <w:left w:val="none" w:sz="0" w:space="0" w:color="auto"/>
        <w:bottom w:val="none" w:sz="0" w:space="0" w:color="auto"/>
        <w:right w:val="none" w:sz="0" w:space="0" w:color="auto"/>
      </w:divBdr>
    </w:div>
    <w:div w:id="1490294377">
      <w:bodyDiv w:val="1"/>
      <w:marLeft w:val="0"/>
      <w:marRight w:val="0"/>
      <w:marTop w:val="0"/>
      <w:marBottom w:val="0"/>
      <w:divBdr>
        <w:top w:val="none" w:sz="0" w:space="0" w:color="auto"/>
        <w:left w:val="none" w:sz="0" w:space="0" w:color="auto"/>
        <w:bottom w:val="none" w:sz="0" w:space="0" w:color="auto"/>
        <w:right w:val="none" w:sz="0" w:space="0" w:color="auto"/>
      </w:divBdr>
    </w:div>
    <w:div w:id="1492333046">
      <w:bodyDiv w:val="1"/>
      <w:marLeft w:val="0"/>
      <w:marRight w:val="0"/>
      <w:marTop w:val="0"/>
      <w:marBottom w:val="0"/>
      <w:divBdr>
        <w:top w:val="none" w:sz="0" w:space="0" w:color="auto"/>
        <w:left w:val="none" w:sz="0" w:space="0" w:color="auto"/>
        <w:bottom w:val="none" w:sz="0" w:space="0" w:color="auto"/>
        <w:right w:val="none" w:sz="0" w:space="0" w:color="auto"/>
      </w:divBdr>
    </w:div>
    <w:div w:id="1529031046">
      <w:bodyDiv w:val="1"/>
      <w:marLeft w:val="0"/>
      <w:marRight w:val="0"/>
      <w:marTop w:val="0"/>
      <w:marBottom w:val="0"/>
      <w:divBdr>
        <w:top w:val="none" w:sz="0" w:space="0" w:color="auto"/>
        <w:left w:val="none" w:sz="0" w:space="0" w:color="auto"/>
        <w:bottom w:val="none" w:sz="0" w:space="0" w:color="auto"/>
        <w:right w:val="none" w:sz="0" w:space="0" w:color="auto"/>
      </w:divBdr>
    </w:div>
    <w:div w:id="1557931483">
      <w:bodyDiv w:val="1"/>
      <w:marLeft w:val="0"/>
      <w:marRight w:val="0"/>
      <w:marTop w:val="0"/>
      <w:marBottom w:val="0"/>
      <w:divBdr>
        <w:top w:val="none" w:sz="0" w:space="0" w:color="auto"/>
        <w:left w:val="none" w:sz="0" w:space="0" w:color="auto"/>
        <w:bottom w:val="none" w:sz="0" w:space="0" w:color="auto"/>
        <w:right w:val="none" w:sz="0" w:space="0" w:color="auto"/>
      </w:divBdr>
    </w:div>
    <w:div w:id="1559509217">
      <w:bodyDiv w:val="1"/>
      <w:marLeft w:val="0"/>
      <w:marRight w:val="0"/>
      <w:marTop w:val="0"/>
      <w:marBottom w:val="0"/>
      <w:divBdr>
        <w:top w:val="none" w:sz="0" w:space="0" w:color="auto"/>
        <w:left w:val="none" w:sz="0" w:space="0" w:color="auto"/>
        <w:bottom w:val="none" w:sz="0" w:space="0" w:color="auto"/>
        <w:right w:val="none" w:sz="0" w:space="0" w:color="auto"/>
      </w:divBdr>
    </w:div>
    <w:div w:id="1569416021">
      <w:bodyDiv w:val="1"/>
      <w:marLeft w:val="0"/>
      <w:marRight w:val="0"/>
      <w:marTop w:val="0"/>
      <w:marBottom w:val="0"/>
      <w:divBdr>
        <w:top w:val="none" w:sz="0" w:space="0" w:color="auto"/>
        <w:left w:val="none" w:sz="0" w:space="0" w:color="auto"/>
        <w:bottom w:val="none" w:sz="0" w:space="0" w:color="auto"/>
        <w:right w:val="none" w:sz="0" w:space="0" w:color="auto"/>
      </w:divBdr>
    </w:div>
    <w:div w:id="1571235408">
      <w:bodyDiv w:val="1"/>
      <w:marLeft w:val="0"/>
      <w:marRight w:val="0"/>
      <w:marTop w:val="0"/>
      <w:marBottom w:val="0"/>
      <w:divBdr>
        <w:top w:val="none" w:sz="0" w:space="0" w:color="auto"/>
        <w:left w:val="none" w:sz="0" w:space="0" w:color="auto"/>
        <w:bottom w:val="none" w:sz="0" w:space="0" w:color="auto"/>
        <w:right w:val="none" w:sz="0" w:space="0" w:color="auto"/>
      </w:divBdr>
    </w:div>
    <w:div w:id="1589540497">
      <w:bodyDiv w:val="1"/>
      <w:marLeft w:val="0"/>
      <w:marRight w:val="0"/>
      <w:marTop w:val="0"/>
      <w:marBottom w:val="0"/>
      <w:divBdr>
        <w:top w:val="none" w:sz="0" w:space="0" w:color="auto"/>
        <w:left w:val="none" w:sz="0" w:space="0" w:color="auto"/>
        <w:bottom w:val="none" w:sz="0" w:space="0" w:color="auto"/>
        <w:right w:val="none" w:sz="0" w:space="0" w:color="auto"/>
      </w:divBdr>
    </w:div>
    <w:div w:id="1614945936">
      <w:bodyDiv w:val="1"/>
      <w:marLeft w:val="0"/>
      <w:marRight w:val="0"/>
      <w:marTop w:val="0"/>
      <w:marBottom w:val="0"/>
      <w:divBdr>
        <w:top w:val="none" w:sz="0" w:space="0" w:color="auto"/>
        <w:left w:val="none" w:sz="0" w:space="0" w:color="auto"/>
        <w:bottom w:val="none" w:sz="0" w:space="0" w:color="auto"/>
        <w:right w:val="none" w:sz="0" w:space="0" w:color="auto"/>
      </w:divBdr>
    </w:div>
    <w:div w:id="1622225895">
      <w:bodyDiv w:val="1"/>
      <w:marLeft w:val="0"/>
      <w:marRight w:val="0"/>
      <w:marTop w:val="0"/>
      <w:marBottom w:val="0"/>
      <w:divBdr>
        <w:top w:val="none" w:sz="0" w:space="0" w:color="auto"/>
        <w:left w:val="none" w:sz="0" w:space="0" w:color="auto"/>
        <w:bottom w:val="none" w:sz="0" w:space="0" w:color="auto"/>
        <w:right w:val="none" w:sz="0" w:space="0" w:color="auto"/>
      </w:divBdr>
    </w:div>
    <w:div w:id="1646201804">
      <w:bodyDiv w:val="1"/>
      <w:marLeft w:val="0"/>
      <w:marRight w:val="0"/>
      <w:marTop w:val="0"/>
      <w:marBottom w:val="0"/>
      <w:divBdr>
        <w:top w:val="none" w:sz="0" w:space="0" w:color="auto"/>
        <w:left w:val="none" w:sz="0" w:space="0" w:color="auto"/>
        <w:bottom w:val="none" w:sz="0" w:space="0" w:color="auto"/>
        <w:right w:val="none" w:sz="0" w:space="0" w:color="auto"/>
      </w:divBdr>
    </w:div>
    <w:div w:id="1650358661">
      <w:bodyDiv w:val="1"/>
      <w:marLeft w:val="0"/>
      <w:marRight w:val="0"/>
      <w:marTop w:val="0"/>
      <w:marBottom w:val="0"/>
      <w:divBdr>
        <w:top w:val="none" w:sz="0" w:space="0" w:color="auto"/>
        <w:left w:val="none" w:sz="0" w:space="0" w:color="auto"/>
        <w:bottom w:val="none" w:sz="0" w:space="0" w:color="auto"/>
        <w:right w:val="none" w:sz="0" w:space="0" w:color="auto"/>
      </w:divBdr>
    </w:div>
    <w:div w:id="1702363340">
      <w:bodyDiv w:val="1"/>
      <w:marLeft w:val="0"/>
      <w:marRight w:val="0"/>
      <w:marTop w:val="0"/>
      <w:marBottom w:val="0"/>
      <w:divBdr>
        <w:top w:val="none" w:sz="0" w:space="0" w:color="auto"/>
        <w:left w:val="none" w:sz="0" w:space="0" w:color="auto"/>
        <w:bottom w:val="none" w:sz="0" w:space="0" w:color="auto"/>
        <w:right w:val="none" w:sz="0" w:space="0" w:color="auto"/>
      </w:divBdr>
    </w:div>
    <w:div w:id="1714843029">
      <w:bodyDiv w:val="1"/>
      <w:marLeft w:val="0"/>
      <w:marRight w:val="0"/>
      <w:marTop w:val="0"/>
      <w:marBottom w:val="0"/>
      <w:divBdr>
        <w:top w:val="none" w:sz="0" w:space="0" w:color="auto"/>
        <w:left w:val="none" w:sz="0" w:space="0" w:color="auto"/>
        <w:bottom w:val="none" w:sz="0" w:space="0" w:color="auto"/>
        <w:right w:val="none" w:sz="0" w:space="0" w:color="auto"/>
      </w:divBdr>
    </w:div>
    <w:div w:id="1721321832">
      <w:bodyDiv w:val="1"/>
      <w:marLeft w:val="0"/>
      <w:marRight w:val="0"/>
      <w:marTop w:val="0"/>
      <w:marBottom w:val="0"/>
      <w:divBdr>
        <w:top w:val="none" w:sz="0" w:space="0" w:color="auto"/>
        <w:left w:val="none" w:sz="0" w:space="0" w:color="auto"/>
        <w:bottom w:val="none" w:sz="0" w:space="0" w:color="auto"/>
        <w:right w:val="none" w:sz="0" w:space="0" w:color="auto"/>
      </w:divBdr>
    </w:div>
    <w:div w:id="1722557115">
      <w:bodyDiv w:val="1"/>
      <w:marLeft w:val="0"/>
      <w:marRight w:val="0"/>
      <w:marTop w:val="0"/>
      <w:marBottom w:val="0"/>
      <w:divBdr>
        <w:top w:val="none" w:sz="0" w:space="0" w:color="auto"/>
        <w:left w:val="none" w:sz="0" w:space="0" w:color="auto"/>
        <w:bottom w:val="none" w:sz="0" w:space="0" w:color="auto"/>
        <w:right w:val="none" w:sz="0" w:space="0" w:color="auto"/>
      </w:divBdr>
    </w:div>
    <w:div w:id="1777287972">
      <w:bodyDiv w:val="1"/>
      <w:marLeft w:val="0"/>
      <w:marRight w:val="0"/>
      <w:marTop w:val="0"/>
      <w:marBottom w:val="0"/>
      <w:divBdr>
        <w:top w:val="none" w:sz="0" w:space="0" w:color="auto"/>
        <w:left w:val="none" w:sz="0" w:space="0" w:color="auto"/>
        <w:bottom w:val="none" w:sz="0" w:space="0" w:color="auto"/>
        <w:right w:val="none" w:sz="0" w:space="0" w:color="auto"/>
      </w:divBdr>
    </w:div>
    <w:div w:id="1785538331">
      <w:bodyDiv w:val="1"/>
      <w:marLeft w:val="0"/>
      <w:marRight w:val="0"/>
      <w:marTop w:val="0"/>
      <w:marBottom w:val="0"/>
      <w:divBdr>
        <w:top w:val="none" w:sz="0" w:space="0" w:color="auto"/>
        <w:left w:val="none" w:sz="0" w:space="0" w:color="auto"/>
        <w:bottom w:val="none" w:sz="0" w:space="0" w:color="auto"/>
        <w:right w:val="none" w:sz="0" w:space="0" w:color="auto"/>
      </w:divBdr>
    </w:div>
    <w:div w:id="1862863235">
      <w:bodyDiv w:val="1"/>
      <w:marLeft w:val="0"/>
      <w:marRight w:val="0"/>
      <w:marTop w:val="0"/>
      <w:marBottom w:val="0"/>
      <w:divBdr>
        <w:top w:val="none" w:sz="0" w:space="0" w:color="auto"/>
        <w:left w:val="none" w:sz="0" w:space="0" w:color="auto"/>
        <w:bottom w:val="none" w:sz="0" w:space="0" w:color="auto"/>
        <w:right w:val="none" w:sz="0" w:space="0" w:color="auto"/>
      </w:divBdr>
    </w:div>
    <w:div w:id="1893541893">
      <w:bodyDiv w:val="1"/>
      <w:marLeft w:val="0"/>
      <w:marRight w:val="0"/>
      <w:marTop w:val="0"/>
      <w:marBottom w:val="0"/>
      <w:divBdr>
        <w:top w:val="none" w:sz="0" w:space="0" w:color="auto"/>
        <w:left w:val="none" w:sz="0" w:space="0" w:color="auto"/>
        <w:bottom w:val="none" w:sz="0" w:space="0" w:color="auto"/>
        <w:right w:val="none" w:sz="0" w:space="0" w:color="auto"/>
      </w:divBdr>
    </w:div>
    <w:div w:id="1938638327">
      <w:bodyDiv w:val="1"/>
      <w:marLeft w:val="0"/>
      <w:marRight w:val="0"/>
      <w:marTop w:val="0"/>
      <w:marBottom w:val="0"/>
      <w:divBdr>
        <w:top w:val="none" w:sz="0" w:space="0" w:color="auto"/>
        <w:left w:val="none" w:sz="0" w:space="0" w:color="auto"/>
        <w:bottom w:val="none" w:sz="0" w:space="0" w:color="auto"/>
        <w:right w:val="none" w:sz="0" w:space="0" w:color="auto"/>
      </w:divBdr>
    </w:div>
    <w:div w:id="1941524694">
      <w:bodyDiv w:val="1"/>
      <w:marLeft w:val="0"/>
      <w:marRight w:val="0"/>
      <w:marTop w:val="0"/>
      <w:marBottom w:val="0"/>
      <w:divBdr>
        <w:top w:val="none" w:sz="0" w:space="0" w:color="auto"/>
        <w:left w:val="none" w:sz="0" w:space="0" w:color="auto"/>
        <w:bottom w:val="none" w:sz="0" w:space="0" w:color="auto"/>
        <w:right w:val="none" w:sz="0" w:space="0" w:color="auto"/>
      </w:divBdr>
    </w:div>
    <w:div w:id="1952711074">
      <w:bodyDiv w:val="1"/>
      <w:marLeft w:val="0"/>
      <w:marRight w:val="0"/>
      <w:marTop w:val="0"/>
      <w:marBottom w:val="0"/>
      <w:divBdr>
        <w:top w:val="none" w:sz="0" w:space="0" w:color="auto"/>
        <w:left w:val="none" w:sz="0" w:space="0" w:color="auto"/>
        <w:bottom w:val="none" w:sz="0" w:space="0" w:color="auto"/>
        <w:right w:val="none" w:sz="0" w:space="0" w:color="auto"/>
      </w:divBdr>
    </w:div>
    <w:div w:id="1980836029">
      <w:bodyDiv w:val="1"/>
      <w:marLeft w:val="0"/>
      <w:marRight w:val="0"/>
      <w:marTop w:val="0"/>
      <w:marBottom w:val="0"/>
      <w:divBdr>
        <w:top w:val="none" w:sz="0" w:space="0" w:color="auto"/>
        <w:left w:val="none" w:sz="0" w:space="0" w:color="auto"/>
        <w:bottom w:val="none" w:sz="0" w:space="0" w:color="auto"/>
        <w:right w:val="none" w:sz="0" w:space="0" w:color="auto"/>
      </w:divBdr>
    </w:div>
    <w:div w:id="1985771245">
      <w:bodyDiv w:val="1"/>
      <w:marLeft w:val="0"/>
      <w:marRight w:val="0"/>
      <w:marTop w:val="0"/>
      <w:marBottom w:val="0"/>
      <w:divBdr>
        <w:top w:val="none" w:sz="0" w:space="0" w:color="auto"/>
        <w:left w:val="none" w:sz="0" w:space="0" w:color="auto"/>
        <w:bottom w:val="none" w:sz="0" w:space="0" w:color="auto"/>
        <w:right w:val="none" w:sz="0" w:space="0" w:color="auto"/>
      </w:divBdr>
    </w:div>
    <w:div w:id="2028021208">
      <w:bodyDiv w:val="1"/>
      <w:marLeft w:val="0"/>
      <w:marRight w:val="0"/>
      <w:marTop w:val="0"/>
      <w:marBottom w:val="0"/>
      <w:divBdr>
        <w:top w:val="none" w:sz="0" w:space="0" w:color="auto"/>
        <w:left w:val="none" w:sz="0" w:space="0" w:color="auto"/>
        <w:bottom w:val="none" w:sz="0" w:space="0" w:color="auto"/>
        <w:right w:val="none" w:sz="0" w:space="0" w:color="auto"/>
      </w:divBdr>
    </w:div>
    <w:div w:id="2084794666">
      <w:bodyDiv w:val="1"/>
      <w:marLeft w:val="0"/>
      <w:marRight w:val="0"/>
      <w:marTop w:val="0"/>
      <w:marBottom w:val="0"/>
      <w:divBdr>
        <w:top w:val="none" w:sz="0" w:space="0" w:color="auto"/>
        <w:left w:val="none" w:sz="0" w:space="0" w:color="auto"/>
        <w:bottom w:val="none" w:sz="0" w:space="0" w:color="auto"/>
        <w:right w:val="none" w:sz="0" w:space="0" w:color="auto"/>
      </w:divBdr>
    </w:div>
    <w:div w:id="2100129776">
      <w:bodyDiv w:val="1"/>
      <w:marLeft w:val="0"/>
      <w:marRight w:val="0"/>
      <w:marTop w:val="0"/>
      <w:marBottom w:val="0"/>
      <w:divBdr>
        <w:top w:val="none" w:sz="0" w:space="0" w:color="auto"/>
        <w:left w:val="none" w:sz="0" w:space="0" w:color="auto"/>
        <w:bottom w:val="none" w:sz="0" w:space="0" w:color="auto"/>
        <w:right w:val="none" w:sz="0" w:space="0" w:color="auto"/>
      </w:divBdr>
    </w:div>
    <w:div w:id="210961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0.xml"/><Relationship Id="rId21" Type="http://schemas.openxmlformats.org/officeDocument/2006/relationships/chart" Target="charts/chart5.xml"/><Relationship Id="rId34" Type="http://schemas.openxmlformats.org/officeDocument/2006/relationships/image" Target="media/image5.jpeg"/><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chart" Target="charts/chart28.xml"/><Relationship Id="rId55" Type="http://schemas.openxmlformats.org/officeDocument/2006/relationships/chart" Target="charts/chart33.xml"/><Relationship Id="rId63" Type="http://schemas.openxmlformats.org/officeDocument/2006/relationships/chart" Target="charts/chart4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chart" Target="charts/chart13.xml"/><Relationship Id="rId11" Type="http://schemas.openxmlformats.org/officeDocument/2006/relationships/footer" Target="footer1.xml"/><Relationship Id="rId24" Type="http://schemas.openxmlformats.org/officeDocument/2006/relationships/chart" Target="charts/chart8.xml"/><Relationship Id="rId32" Type="http://schemas.openxmlformats.org/officeDocument/2006/relationships/chart" Target="charts/chart16.xml"/><Relationship Id="rId37" Type="http://schemas.openxmlformats.org/officeDocument/2006/relationships/image" Target="media/image8.jpeg"/><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chart" Target="charts/chart31.xml"/><Relationship Id="rId58" Type="http://schemas.openxmlformats.org/officeDocument/2006/relationships/chart" Target="charts/chart36.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hart" Target="charts/chart39.xml"/><Relationship Id="rId19" Type="http://schemas.openxmlformats.org/officeDocument/2006/relationships/chart" Target="charts/chart3.xml"/><Relationship Id="rId14" Type="http://schemas.openxmlformats.org/officeDocument/2006/relationships/header" Target="header4.xml"/><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chart" Target="charts/chart14.xml"/><Relationship Id="rId35" Type="http://schemas.openxmlformats.org/officeDocument/2006/relationships/image" Target="media/image6.jpeg"/><Relationship Id="rId43" Type="http://schemas.openxmlformats.org/officeDocument/2006/relationships/chart" Target="charts/chart21.xml"/><Relationship Id="rId48" Type="http://schemas.openxmlformats.org/officeDocument/2006/relationships/chart" Target="charts/chart26.xml"/><Relationship Id="rId56" Type="http://schemas.openxmlformats.org/officeDocument/2006/relationships/chart" Target="charts/chart34.xml"/><Relationship Id="rId64" Type="http://schemas.openxmlformats.org/officeDocument/2006/relationships/chart" Target="charts/chart42.xml"/><Relationship Id="rId8" Type="http://schemas.openxmlformats.org/officeDocument/2006/relationships/image" Target="media/image1.jpeg"/><Relationship Id="rId51" Type="http://schemas.openxmlformats.org/officeDocument/2006/relationships/chart" Target="charts/chart2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image" Target="media/image4.jpeg"/><Relationship Id="rId38" Type="http://schemas.openxmlformats.org/officeDocument/2006/relationships/image" Target="media/image9.jpeg"/><Relationship Id="rId46" Type="http://schemas.openxmlformats.org/officeDocument/2006/relationships/chart" Target="charts/chart24.xml"/><Relationship Id="rId59" Type="http://schemas.openxmlformats.org/officeDocument/2006/relationships/chart" Target="charts/chart37.xml"/><Relationship Id="rId67" Type="http://schemas.openxmlformats.org/officeDocument/2006/relationships/theme" Target="theme/theme1.xml"/><Relationship Id="rId20" Type="http://schemas.openxmlformats.org/officeDocument/2006/relationships/chart" Target="charts/chart4.xml"/><Relationship Id="rId41" Type="http://schemas.openxmlformats.org/officeDocument/2006/relationships/chart" Target="charts/chart19.xml"/><Relationship Id="rId54" Type="http://schemas.openxmlformats.org/officeDocument/2006/relationships/chart" Target="charts/chart32.xml"/><Relationship Id="rId62" Type="http://schemas.openxmlformats.org/officeDocument/2006/relationships/chart" Target="charts/chart4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chart" Target="charts/chart7.xml"/><Relationship Id="rId28" Type="http://schemas.openxmlformats.org/officeDocument/2006/relationships/chart" Target="charts/chart12.xml"/><Relationship Id="rId36" Type="http://schemas.openxmlformats.org/officeDocument/2006/relationships/image" Target="media/image7.jpeg"/><Relationship Id="rId49" Type="http://schemas.openxmlformats.org/officeDocument/2006/relationships/chart" Target="charts/chart27.xml"/><Relationship Id="rId57" Type="http://schemas.openxmlformats.org/officeDocument/2006/relationships/chart" Target="charts/chart35.xml"/><Relationship Id="rId10" Type="http://schemas.openxmlformats.org/officeDocument/2006/relationships/header" Target="header2.xml"/><Relationship Id="rId31" Type="http://schemas.openxmlformats.org/officeDocument/2006/relationships/chart" Target="charts/chart15.xml"/><Relationship Id="rId44" Type="http://schemas.openxmlformats.org/officeDocument/2006/relationships/chart" Target="charts/chart22.xml"/><Relationship Id="rId52" Type="http://schemas.openxmlformats.org/officeDocument/2006/relationships/chart" Target="charts/chart30.xml"/><Relationship Id="rId60" Type="http://schemas.openxmlformats.org/officeDocument/2006/relationships/chart" Target="charts/chart38.xml"/><Relationship Id="rId65" Type="http://schemas.openxmlformats.org/officeDocument/2006/relationships/chart" Target="charts/chart4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chart" Target="charts/chart2.xml"/><Relationship Id="rId39" Type="http://schemas.openxmlformats.org/officeDocument/2006/relationships/chart" Target="charts/chart17.xml"/></Relationships>
</file>

<file path=word/_rels/footer1.xml.rels><?xml version="1.0" encoding="UTF-8" standalone="yes"?>
<Relationships xmlns="http://schemas.openxmlformats.org/package/2006/relationships"><Relationship Id="rId2" Type="http://schemas.openxmlformats.org/officeDocument/2006/relationships/hyperlink" Target="mailto:info@tecnoambiental.com.py" TargetMode="External"/><Relationship Id="rId1" Type="http://schemas.openxmlformats.org/officeDocument/2006/relationships/hyperlink" Target="http://WWW.TECNOAMBIENTAL.COM.PY" TargetMode="External"/></Relationships>
</file>

<file path=word/_rels/footer3.xml.rels><?xml version="1.0" encoding="UTF-8" standalone="yes"?>
<Relationships xmlns="http://schemas.openxmlformats.org/package/2006/relationships"><Relationship Id="rId3" Type="http://schemas.openxmlformats.org/officeDocument/2006/relationships/hyperlink" Target="http://WWW.TECNOAMBIENTAL.COM.PY" TargetMode="External"/><Relationship Id="rId2" Type="http://schemas.openxmlformats.org/officeDocument/2006/relationships/hyperlink" Target="mailto:info@tecnoambiental.com.py" TargetMode="External"/><Relationship Id="rId1" Type="http://schemas.openxmlformats.org/officeDocument/2006/relationships/hyperlink" Target="http://WWW.TECNOAMBIENTAL.COM.PY" TargetMode="External"/><Relationship Id="rId4" Type="http://schemas.openxmlformats.org/officeDocument/2006/relationships/hyperlink" Target="mailto:info@tecnoambiental.com.p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8.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19.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Worksheet20.xlsx"/></Relationships>
</file>

<file path=word/charts/_rels/chart22.xml.rels><?xml version="1.0" encoding="UTF-8" standalone="yes"?>
<Relationships xmlns="http://schemas.openxmlformats.org/package/2006/relationships"><Relationship Id="rId2" Type="http://schemas.openxmlformats.org/officeDocument/2006/relationships/package" Target="../embeddings/Microsoft_Excel_Worksheet21.xlsx"/><Relationship Id="rId1" Type="http://schemas.openxmlformats.org/officeDocument/2006/relationships/themeOverride" Target="../theme/themeOverride1.xml"/></Relationships>
</file>

<file path=word/charts/_rels/chart23.xml.rels><?xml version="1.0" encoding="UTF-8" standalone="yes"?>
<Relationships xmlns="http://schemas.openxmlformats.org/package/2006/relationships"><Relationship Id="rId2" Type="http://schemas.openxmlformats.org/officeDocument/2006/relationships/package" Target="../embeddings/Microsoft_Excel_Worksheet22.xlsx"/><Relationship Id="rId1" Type="http://schemas.openxmlformats.org/officeDocument/2006/relationships/themeOverride" Target="../theme/themeOverride2.xml"/></Relationships>
</file>

<file path=word/charts/_rels/chart24.xml.rels><?xml version="1.0" encoding="UTF-8" standalone="yes"?>
<Relationships xmlns="http://schemas.openxmlformats.org/package/2006/relationships"><Relationship Id="rId2" Type="http://schemas.openxmlformats.org/officeDocument/2006/relationships/package" Target="../embeddings/Microsoft_Excel_Worksheet23.xlsx"/><Relationship Id="rId1" Type="http://schemas.openxmlformats.org/officeDocument/2006/relationships/themeOverride" Target="../theme/themeOverride3.xml"/></Relationships>
</file>

<file path=word/charts/_rels/chart25.xml.rels><?xml version="1.0" encoding="UTF-8" standalone="yes"?>
<Relationships xmlns="http://schemas.openxmlformats.org/package/2006/relationships"><Relationship Id="rId2" Type="http://schemas.openxmlformats.org/officeDocument/2006/relationships/package" Target="../embeddings/Microsoft_Excel_Worksheet24.xlsx"/><Relationship Id="rId1" Type="http://schemas.openxmlformats.org/officeDocument/2006/relationships/themeOverride" Target="../theme/themeOverride4.xml"/></Relationships>
</file>

<file path=word/charts/_rels/chart26.xml.rels><?xml version="1.0" encoding="UTF-8" standalone="yes"?>
<Relationships xmlns="http://schemas.openxmlformats.org/package/2006/relationships"><Relationship Id="rId2" Type="http://schemas.openxmlformats.org/officeDocument/2006/relationships/package" Target="../embeddings/Microsoft_Excel_Worksheet25.xlsx"/><Relationship Id="rId1" Type="http://schemas.openxmlformats.org/officeDocument/2006/relationships/themeOverride" Target="../theme/themeOverride5.xml"/></Relationships>
</file>

<file path=word/charts/_rels/chart27.xml.rels><?xml version="1.0" encoding="UTF-8" standalone="yes"?>
<Relationships xmlns="http://schemas.openxmlformats.org/package/2006/relationships"><Relationship Id="rId2" Type="http://schemas.openxmlformats.org/officeDocument/2006/relationships/package" Target="../embeddings/Microsoft_Excel_Worksheet26.xlsx"/><Relationship Id="rId1" Type="http://schemas.openxmlformats.org/officeDocument/2006/relationships/themeOverride" Target="../theme/themeOverride6.xml"/></Relationships>
</file>

<file path=word/charts/_rels/chart28.xml.rels><?xml version="1.0" encoding="UTF-8" standalone="yes"?>
<Relationships xmlns="http://schemas.openxmlformats.org/package/2006/relationships"><Relationship Id="rId2" Type="http://schemas.openxmlformats.org/officeDocument/2006/relationships/package" Target="../embeddings/Microsoft_Excel_Worksheet27.xlsx"/><Relationship Id="rId1" Type="http://schemas.openxmlformats.org/officeDocument/2006/relationships/themeOverride" Target="../theme/themeOverride7.xml"/></Relationships>
</file>

<file path=word/charts/_rels/chart29.xml.rels><?xml version="1.0" encoding="UTF-8" standalone="yes"?>
<Relationships xmlns="http://schemas.openxmlformats.org/package/2006/relationships"><Relationship Id="rId2" Type="http://schemas.openxmlformats.org/officeDocument/2006/relationships/package" Target="../embeddings/Microsoft_Excel_Worksheet28.xlsx"/><Relationship Id="rId1" Type="http://schemas.openxmlformats.org/officeDocument/2006/relationships/themeOverride" Target="../theme/themeOverride8.xm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0.xml.rels><?xml version="1.0" encoding="UTF-8" standalone="yes"?>
<Relationships xmlns="http://schemas.openxmlformats.org/package/2006/relationships"><Relationship Id="rId2" Type="http://schemas.openxmlformats.org/officeDocument/2006/relationships/package" Target="../embeddings/Microsoft_Excel_Worksheet29.xlsx"/><Relationship Id="rId1" Type="http://schemas.openxmlformats.org/officeDocument/2006/relationships/themeOverride" Target="../theme/themeOverride9.xml"/></Relationships>
</file>

<file path=word/charts/_rels/chart31.xml.rels><?xml version="1.0" encoding="UTF-8" standalone="yes"?>
<Relationships xmlns="http://schemas.openxmlformats.org/package/2006/relationships"><Relationship Id="rId1" Type="http://schemas.openxmlformats.org/officeDocument/2006/relationships/package" Target="../embeddings/Microsoft_Excel_Worksheet30.xlsx"/></Relationships>
</file>

<file path=word/charts/_rels/chart32.xml.rels><?xml version="1.0" encoding="UTF-8" standalone="yes"?>
<Relationships xmlns="http://schemas.openxmlformats.org/package/2006/relationships"><Relationship Id="rId2" Type="http://schemas.openxmlformats.org/officeDocument/2006/relationships/package" Target="../embeddings/Microsoft_Excel_Worksheet31.xlsx"/><Relationship Id="rId1" Type="http://schemas.openxmlformats.org/officeDocument/2006/relationships/themeOverride" Target="../theme/themeOverride10.xml"/></Relationships>
</file>

<file path=word/charts/_rels/chart33.xml.rels><?xml version="1.0" encoding="UTF-8" standalone="yes"?>
<Relationships xmlns="http://schemas.openxmlformats.org/package/2006/relationships"><Relationship Id="rId2" Type="http://schemas.openxmlformats.org/officeDocument/2006/relationships/package" Target="../embeddings/Microsoft_Excel_Worksheet32.xlsx"/><Relationship Id="rId1" Type="http://schemas.openxmlformats.org/officeDocument/2006/relationships/themeOverride" Target="../theme/themeOverride11.xml"/></Relationships>
</file>

<file path=word/charts/_rels/chart34.xml.rels><?xml version="1.0" encoding="UTF-8" standalone="yes"?>
<Relationships xmlns="http://schemas.openxmlformats.org/package/2006/relationships"><Relationship Id="rId2" Type="http://schemas.openxmlformats.org/officeDocument/2006/relationships/package" Target="../embeddings/Microsoft_Excel_Worksheet33.xlsx"/><Relationship Id="rId1" Type="http://schemas.openxmlformats.org/officeDocument/2006/relationships/themeOverride" Target="../theme/themeOverride12.xml"/></Relationships>
</file>

<file path=word/charts/_rels/chart35.xml.rels><?xml version="1.0" encoding="UTF-8" standalone="yes"?>
<Relationships xmlns="http://schemas.openxmlformats.org/package/2006/relationships"><Relationship Id="rId1" Type="http://schemas.openxmlformats.org/officeDocument/2006/relationships/package" Target="../embeddings/Microsoft_Excel_Worksheet34.xlsx"/></Relationships>
</file>

<file path=word/charts/_rels/chart36.xml.rels><?xml version="1.0" encoding="UTF-8" standalone="yes"?>
<Relationships xmlns="http://schemas.openxmlformats.org/package/2006/relationships"><Relationship Id="rId2" Type="http://schemas.openxmlformats.org/officeDocument/2006/relationships/package" Target="../embeddings/Microsoft_Excel_Worksheet35.xlsx"/><Relationship Id="rId1" Type="http://schemas.openxmlformats.org/officeDocument/2006/relationships/themeOverride" Target="../theme/themeOverride13.xml"/></Relationships>
</file>

<file path=word/charts/_rels/chart37.xml.rels><?xml version="1.0" encoding="UTF-8" standalone="yes"?>
<Relationships xmlns="http://schemas.openxmlformats.org/package/2006/relationships"><Relationship Id="rId2" Type="http://schemas.openxmlformats.org/officeDocument/2006/relationships/package" Target="../embeddings/Microsoft_Excel_Worksheet36.xlsx"/><Relationship Id="rId1" Type="http://schemas.openxmlformats.org/officeDocument/2006/relationships/themeOverride" Target="../theme/themeOverride14.xml"/></Relationships>
</file>

<file path=word/charts/_rels/chart38.xml.rels><?xml version="1.0" encoding="UTF-8" standalone="yes"?>
<Relationships xmlns="http://schemas.openxmlformats.org/package/2006/relationships"><Relationship Id="rId2" Type="http://schemas.openxmlformats.org/officeDocument/2006/relationships/package" Target="../embeddings/Microsoft_Excel_Worksheet37.xlsx"/><Relationship Id="rId1" Type="http://schemas.openxmlformats.org/officeDocument/2006/relationships/themeOverride" Target="../theme/themeOverride15.xml"/></Relationships>
</file>

<file path=word/charts/_rels/chart39.xml.rels><?xml version="1.0" encoding="UTF-8" standalone="yes"?>
<Relationships xmlns="http://schemas.openxmlformats.org/package/2006/relationships"><Relationship Id="rId2" Type="http://schemas.openxmlformats.org/officeDocument/2006/relationships/package" Target="../embeddings/Microsoft_Excel_Worksheet38.xlsx"/><Relationship Id="rId1" Type="http://schemas.openxmlformats.org/officeDocument/2006/relationships/themeOverride" Target="../theme/themeOverride16.xml"/></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0.xml.rels><?xml version="1.0" encoding="UTF-8" standalone="yes"?>
<Relationships xmlns="http://schemas.openxmlformats.org/package/2006/relationships"><Relationship Id="rId2" Type="http://schemas.openxmlformats.org/officeDocument/2006/relationships/package" Target="../embeddings/Microsoft_Excel_Worksheet39.xlsx"/><Relationship Id="rId1" Type="http://schemas.openxmlformats.org/officeDocument/2006/relationships/themeOverride" Target="../theme/themeOverride17.xml"/></Relationships>
</file>

<file path=word/charts/_rels/chart41.xml.rels><?xml version="1.0" encoding="UTF-8" standalone="yes"?>
<Relationships xmlns="http://schemas.openxmlformats.org/package/2006/relationships"><Relationship Id="rId2" Type="http://schemas.openxmlformats.org/officeDocument/2006/relationships/package" Target="../embeddings/Microsoft_Excel_Worksheet40.xlsx"/><Relationship Id="rId1" Type="http://schemas.openxmlformats.org/officeDocument/2006/relationships/themeOverride" Target="../theme/themeOverride18.xml"/></Relationships>
</file>

<file path=word/charts/_rels/chart42.xml.rels><?xml version="1.0" encoding="UTF-8" standalone="yes"?>
<Relationships xmlns="http://schemas.openxmlformats.org/package/2006/relationships"><Relationship Id="rId2" Type="http://schemas.openxmlformats.org/officeDocument/2006/relationships/package" Target="../embeddings/Microsoft_Excel_Worksheet41.xlsx"/><Relationship Id="rId1" Type="http://schemas.openxmlformats.org/officeDocument/2006/relationships/themeOverride" Target="../theme/themeOverride19.xml"/></Relationships>
</file>

<file path=word/charts/_rels/chart43.xml.rels><?xml version="1.0" encoding="UTF-8" standalone="yes"?>
<Relationships xmlns="http://schemas.openxmlformats.org/package/2006/relationships"><Relationship Id="rId2" Type="http://schemas.openxmlformats.org/officeDocument/2006/relationships/package" Target="../embeddings/Microsoft_Excel_Worksheet42.xlsx"/><Relationship Id="rId1" Type="http://schemas.openxmlformats.org/officeDocument/2006/relationships/themeOverride" Target="../theme/themeOverride20.xm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PY" sz="800" b="0"/>
              <a:t>ÍNDICE NSF Y </a:t>
            </a:r>
            <a:r>
              <a:rPr lang="es-PY" sz="800">
                <a:effectLst/>
              </a:rPr>
              <a:t>CUMPLIMIENTO DE RESOLUCIÓN 222/02</a:t>
            </a:r>
            <a:r>
              <a:rPr lang="es-PY" sz="800" b="0"/>
              <a:t>- FW 104-ZA</a:t>
            </a:r>
            <a:endParaRPr lang="es-ES" sz="800" b="0"/>
          </a:p>
        </c:rich>
      </c:tx>
      <c:layout>
        <c:manualLayout>
          <c:xMode val="edge"/>
          <c:yMode val="edge"/>
          <c:x val="0.23566244912814172"/>
          <c:y val="2.3752886406588614E-2"/>
        </c:manualLayout>
      </c:layout>
      <c:overlay val="0"/>
    </c:title>
    <c:autoTitleDeleted val="0"/>
    <c:plotArea>
      <c:layout>
        <c:manualLayout>
          <c:layoutTarget val="inner"/>
          <c:xMode val="edge"/>
          <c:yMode val="edge"/>
          <c:x val="0.11284413916345563"/>
          <c:y val="0.12312872619335383"/>
          <c:w val="0.87024711369010366"/>
          <c:h val="0.73168640523627115"/>
        </c:manualLayout>
      </c:layout>
      <c:barChart>
        <c:barDir val="col"/>
        <c:grouping val="clustered"/>
        <c:varyColors val="0"/>
        <c:ser>
          <c:idx val="0"/>
          <c:order val="0"/>
          <c:tx>
            <c:strRef>
              <c:f>Hoja1!$C$1</c:f>
              <c:strCache>
                <c:ptCount val="1"/>
                <c:pt idx="0">
                  <c:v>NSF</c:v>
                </c:pt>
              </c:strCache>
            </c:strRef>
          </c:tx>
          <c:spPr>
            <a:solidFill>
              <a:srgbClr val="F8F32B"/>
            </a:solidFill>
            <a:ln w="12700">
              <a:solidFill>
                <a:schemeClr val="tx1"/>
              </a:solidFill>
            </a:ln>
          </c:spPr>
          <c:invertIfNegative val="0"/>
          <c:dPt>
            <c:idx val="0"/>
            <c:invertIfNegative val="0"/>
            <c:bubble3D val="0"/>
            <c:extLst>
              <c:ext xmlns:c16="http://schemas.microsoft.com/office/drawing/2014/chart" uri="{C3380CC4-5D6E-409C-BE32-E72D297353CC}">
                <c16:uniqueId val="{00000000-B24A-4149-B048-7639A3E470E9}"/>
              </c:ext>
            </c:extLst>
          </c:dPt>
          <c:dPt>
            <c:idx val="1"/>
            <c:invertIfNegative val="0"/>
            <c:bubble3D val="0"/>
            <c:spPr>
              <a:solidFill>
                <a:srgbClr val="6CAB68"/>
              </a:solidFill>
              <a:ln w="12700">
                <a:solidFill>
                  <a:schemeClr val="tx1"/>
                </a:solidFill>
              </a:ln>
            </c:spPr>
            <c:extLst>
              <c:ext xmlns:c16="http://schemas.microsoft.com/office/drawing/2014/chart" uri="{C3380CC4-5D6E-409C-BE32-E72D297353CC}">
                <c16:uniqueId val="{00000002-B24A-4149-B048-7639A3E470E9}"/>
              </c:ext>
            </c:extLst>
          </c:dPt>
          <c:dPt>
            <c:idx val="2"/>
            <c:invertIfNegative val="0"/>
            <c:bubble3D val="0"/>
            <c:spPr>
              <a:solidFill>
                <a:srgbClr val="6CAB68"/>
              </a:solidFill>
              <a:ln w="12700">
                <a:solidFill>
                  <a:schemeClr val="tx1"/>
                </a:solidFill>
              </a:ln>
            </c:spPr>
            <c:extLst>
              <c:ext xmlns:c16="http://schemas.microsoft.com/office/drawing/2014/chart" uri="{C3380CC4-5D6E-409C-BE32-E72D297353CC}">
                <c16:uniqueId val="{00000004-B24A-4149-B048-7639A3E470E9}"/>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Hoja1!$C$2:$C$4</c:f>
              <c:numCache>
                <c:formatCode>General</c:formatCode>
                <c:ptCount val="3"/>
                <c:pt idx="0">
                  <c:v>64.83</c:v>
                </c:pt>
                <c:pt idx="1">
                  <c:v>75.34</c:v>
                </c:pt>
                <c:pt idx="2">
                  <c:v>75.8</c:v>
                </c:pt>
              </c:numCache>
            </c:numRef>
          </c:val>
          <c:extLst>
            <c:ext xmlns:c16="http://schemas.microsoft.com/office/drawing/2014/chart" uri="{C3380CC4-5D6E-409C-BE32-E72D297353CC}">
              <c16:uniqueId val="{00000005-B24A-4149-B048-7639A3E470E9}"/>
            </c:ext>
          </c:extLst>
        </c:ser>
        <c:ser>
          <c:idx val="1"/>
          <c:order val="1"/>
          <c:tx>
            <c:strRef>
              <c:f>Hoja1!$D$1</c:f>
              <c:strCache>
                <c:ptCount val="1"/>
                <c:pt idx="0">
                  <c:v>RES 222/02</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6-B24A-4149-B048-7639A3E470E9}"/>
              </c:ext>
            </c:extLst>
          </c:dPt>
          <c:dPt>
            <c:idx val="1"/>
            <c:invertIfNegative val="0"/>
            <c:bubble3D val="0"/>
            <c:extLst>
              <c:ext xmlns:c16="http://schemas.microsoft.com/office/drawing/2014/chart" uri="{C3380CC4-5D6E-409C-BE32-E72D297353CC}">
                <c16:uniqueId val="{00000007-B24A-4149-B048-7639A3E470E9}"/>
              </c:ext>
            </c:extLst>
          </c:dPt>
          <c:dPt>
            <c:idx val="2"/>
            <c:invertIfNegative val="0"/>
            <c:bubble3D val="0"/>
            <c:extLst>
              <c:ext xmlns:c16="http://schemas.microsoft.com/office/drawing/2014/chart" uri="{C3380CC4-5D6E-409C-BE32-E72D297353CC}">
                <c16:uniqueId val="{00000008-B24A-4149-B048-7639A3E470E9}"/>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Hoja1!$D$2:$D$4</c:f>
              <c:numCache>
                <c:formatCode>0.0</c:formatCode>
                <c:ptCount val="3"/>
                <c:pt idx="0">
                  <c:v>88.89</c:v>
                </c:pt>
                <c:pt idx="1">
                  <c:v>88.89</c:v>
                </c:pt>
                <c:pt idx="2">
                  <c:v>86.7</c:v>
                </c:pt>
              </c:numCache>
            </c:numRef>
          </c:val>
          <c:extLst>
            <c:ext xmlns:c16="http://schemas.microsoft.com/office/drawing/2014/chart" uri="{C3380CC4-5D6E-409C-BE32-E72D297353CC}">
              <c16:uniqueId val="{00000009-B24A-4149-B048-7639A3E470E9}"/>
            </c:ext>
          </c:extLst>
        </c:ser>
        <c:dLbls>
          <c:showLegendKey val="0"/>
          <c:showVal val="0"/>
          <c:showCatName val="0"/>
          <c:showSerName val="0"/>
          <c:showPercent val="0"/>
          <c:showBubbleSize val="0"/>
        </c:dLbls>
        <c:gapWidth val="150"/>
        <c:axId val="114860400"/>
        <c:axId val="114859616"/>
      </c:barChart>
      <c:catAx>
        <c:axId val="11486040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114859616"/>
        <c:crosses val="autoZero"/>
        <c:auto val="1"/>
        <c:lblAlgn val="ctr"/>
        <c:lblOffset val="100"/>
        <c:noMultiLvlLbl val="0"/>
      </c:catAx>
      <c:valAx>
        <c:axId val="114859616"/>
        <c:scaling>
          <c:orientation val="minMax"/>
          <c:max val="100"/>
        </c:scaling>
        <c:delete val="0"/>
        <c:axPos val="l"/>
        <c:majorGridlines>
          <c:spPr>
            <a:ln>
              <a:solidFill>
                <a:schemeClr val="bg1">
                  <a:lumMod val="50000"/>
                  <a:alpha val="23000"/>
                </a:schemeClr>
              </a:solidFill>
            </a:ln>
          </c:spPr>
        </c:majorGridlines>
        <c:numFmt formatCode="General" sourceLinked="1"/>
        <c:majorTickMark val="none"/>
        <c:minorTickMark val="none"/>
        <c:tickLblPos val="nextTo"/>
        <c:spPr>
          <a:ln>
            <a:solidFill>
              <a:schemeClr val="bg1">
                <a:lumMod val="75000"/>
                <a:alpha val="50000"/>
              </a:schemeClr>
            </a:solidFill>
          </a:ln>
        </c:spPr>
        <c:crossAx val="114860400"/>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PY" sz="800" b="0"/>
              <a:t>ÍNDICE</a:t>
            </a:r>
            <a:r>
              <a:rPr lang="es-PY" sz="800" b="0" baseline="0"/>
              <a:t> </a:t>
            </a:r>
            <a:r>
              <a:rPr lang="es-PY" sz="800" b="0"/>
              <a:t>NSF</a:t>
            </a:r>
            <a:r>
              <a:rPr lang="es-PY" sz="800" b="0" baseline="0"/>
              <a:t> </a:t>
            </a:r>
            <a:r>
              <a:rPr lang="es-PY" sz="800" b="0"/>
              <a:t> Y </a:t>
            </a:r>
            <a:r>
              <a:rPr lang="es-PY" sz="800">
                <a:effectLst/>
              </a:rPr>
              <a:t>CUMPLIMIENTO DE RESOLUCIÓN 222/02</a:t>
            </a:r>
            <a:r>
              <a:rPr lang="es-PY" sz="800" b="0"/>
              <a:t>- FW 109-MYRZ</a:t>
            </a:r>
            <a:endParaRPr lang="es-ES" sz="800" b="0"/>
          </a:p>
        </c:rich>
      </c:tx>
      <c:layout>
        <c:manualLayout>
          <c:xMode val="edge"/>
          <c:yMode val="edge"/>
          <c:x val="0.23566244912814172"/>
          <c:y val="2.3752886406588614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NSF</c:v>
                </c:pt>
              </c:strCache>
            </c:strRef>
          </c:tx>
          <c:spPr>
            <a:ln w="12700">
              <a:solidFill>
                <a:schemeClr val="tx1"/>
              </a:solidFill>
            </a:ln>
          </c:spPr>
          <c:invertIfNegative val="0"/>
          <c:dPt>
            <c:idx val="0"/>
            <c:invertIfNegative val="0"/>
            <c:bubble3D val="0"/>
            <c:spPr>
              <a:solidFill>
                <a:srgbClr val="FFC000"/>
              </a:solidFill>
              <a:ln w="12700">
                <a:solidFill>
                  <a:schemeClr val="tx1"/>
                </a:solidFill>
              </a:ln>
            </c:spPr>
            <c:extLst>
              <c:ext xmlns:c16="http://schemas.microsoft.com/office/drawing/2014/chart" uri="{C3380CC4-5D6E-409C-BE32-E72D297353CC}">
                <c16:uniqueId val="{00000001-B922-465C-8840-3F1E31DB71D6}"/>
              </c:ext>
            </c:extLst>
          </c:dPt>
          <c:dPt>
            <c:idx val="1"/>
            <c:invertIfNegative val="0"/>
            <c:bubble3D val="0"/>
            <c:spPr>
              <a:solidFill>
                <a:srgbClr val="6CAB68"/>
              </a:solidFill>
              <a:ln w="12700">
                <a:solidFill>
                  <a:schemeClr val="tx1"/>
                </a:solidFill>
              </a:ln>
            </c:spPr>
            <c:extLst>
              <c:ext xmlns:c16="http://schemas.microsoft.com/office/drawing/2014/chart" uri="{C3380CC4-5D6E-409C-BE32-E72D297353CC}">
                <c16:uniqueId val="{00000003-B922-465C-8840-3F1E31DB71D6}"/>
              </c:ext>
            </c:extLst>
          </c:dPt>
          <c:dPt>
            <c:idx val="2"/>
            <c:invertIfNegative val="0"/>
            <c:bubble3D val="0"/>
            <c:spPr>
              <a:solidFill>
                <a:srgbClr val="F8F32B"/>
              </a:solidFill>
              <a:ln w="12700">
                <a:solidFill>
                  <a:schemeClr val="tx1"/>
                </a:solidFill>
              </a:ln>
            </c:spPr>
            <c:extLst>
              <c:ext xmlns:c16="http://schemas.microsoft.com/office/drawing/2014/chart" uri="{C3380CC4-5D6E-409C-BE32-E72D297353CC}">
                <c16:uniqueId val="{00000005-B922-465C-8840-3F1E31DB71D6}"/>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Hoja1!$C$2:$C$4</c:f>
              <c:numCache>
                <c:formatCode>General</c:formatCode>
                <c:ptCount val="3"/>
                <c:pt idx="0">
                  <c:v>44.88</c:v>
                </c:pt>
                <c:pt idx="1">
                  <c:v>73.98</c:v>
                </c:pt>
                <c:pt idx="2">
                  <c:v>67.19</c:v>
                </c:pt>
              </c:numCache>
            </c:numRef>
          </c:val>
          <c:extLst>
            <c:ext xmlns:c16="http://schemas.microsoft.com/office/drawing/2014/chart" uri="{C3380CC4-5D6E-409C-BE32-E72D297353CC}">
              <c16:uniqueId val="{00000006-B922-465C-8840-3F1E31DB71D6}"/>
            </c:ext>
          </c:extLst>
        </c:ser>
        <c:ser>
          <c:idx val="1"/>
          <c:order val="1"/>
          <c:tx>
            <c:strRef>
              <c:f>Hoja1!$D$1</c:f>
              <c:strCache>
                <c:ptCount val="1"/>
                <c:pt idx="0">
                  <c:v>RES 222/02</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7-B922-465C-8840-3F1E31DB71D6}"/>
              </c:ext>
            </c:extLst>
          </c:dPt>
          <c:dPt>
            <c:idx val="1"/>
            <c:invertIfNegative val="0"/>
            <c:bubble3D val="0"/>
            <c:extLst>
              <c:ext xmlns:c16="http://schemas.microsoft.com/office/drawing/2014/chart" uri="{C3380CC4-5D6E-409C-BE32-E72D297353CC}">
                <c16:uniqueId val="{00000008-B922-465C-8840-3F1E31DB71D6}"/>
              </c:ext>
            </c:extLst>
          </c:dPt>
          <c:dPt>
            <c:idx val="2"/>
            <c:invertIfNegative val="0"/>
            <c:bubble3D val="0"/>
            <c:extLst>
              <c:ext xmlns:c16="http://schemas.microsoft.com/office/drawing/2014/chart" uri="{C3380CC4-5D6E-409C-BE32-E72D297353CC}">
                <c16:uniqueId val="{00000009-B922-465C-8840-3F1E31DB71D6}"/>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Hoja1!$D$2:$D$4</c:f>
              <c:numCache>
                <c:formatCode>0.0</c:formatCode>
                <c:ptCount val="3"/>
                <c:pt idx="0">
                  <c:v>86.6</c:v>
                </c:pt>
                <c:pt idx="1">
                  <c:v>91.1</c:v>
                </c:pt>
                <c:pt idx="2">
                  <c:v>84.5</c:v>
                </c:pt>
              </c:numCache>
            </c:numRef>
          </c:val>
          <c:extLst>
            <c:ext xmlns:c16="http://schemas.microsoft.com/office/drawing/2014/chart" uri="{C3380CC4-5D6E-409C-BE32-E72D297353CC}">
              <c16:uniqueId val="{0000000A-B922-465C-8840-3F1E31DB71D6}"/>
            </c:ext>
          </c:extLst>
        </c:ser>
        <c:dLbls>
          <c:showLegendKey val="0"/>
          <c:showVal val="0"/>
          <c:showCatName val="0"/>
          <c:showSerName val="0"/>
          <c:showPercent val="0"/>
          <c:showBubbleSize val="0"/>
        </c:dLbls>
        <c:gapWidth val="150"/>
        <c:axId val="741690784"/>
        <c:axId val="741692352"/>
      </c:barChart>
      <c:catAx>
        <c:axId val="741690784"/>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741692352"/>
        <c:crosses val="autoZero"/>
        <c:auto val="1"/>
        <c:lblAlgn val="ctr"/>
        <c:lblOffset val="100"/>
        <c:noMultiLvlLbl val="0"/>
      </c:catAx>
      <c:valAx>
        <c:axId val="741692352"/>
        <c:scaling>
          <c:orientation val="minMax"/>
          <c:max val="100"/>
        </c:scaling>
        <c:delete val="0"/>
        <c:axPos val="l"/>
        <c:majorGridlines>
          <c:spPr>
            <a:ln>
              <a:solidFill>
                <a:schemeClr val="bg1">
                  <a:lumMod val="50000"/>
                  <a:alpha val="23000"/>
                </a:schemeClr>
              </a:solidFill>
            </a:ln>
          </c:spPr>
        </c:majorGridlines>
        <c:numFmt formatCode="General" sourceLinked="1"/>
        <c:majorTickMark val="none"/>
        <c:minorTickMark val="none"/>
        <c:tickLblPos val="nextTo"/>
        <c:spPr>
          <a:ln>
            <a:solidFill>
              <a:schemeClr val="bg1">
                <a:lumMod val="75000"/>
                <a:alpha val="50000"/>
              </a:schemeClr>
            </a:solidFill>
          </a:ln>
        </c:spPr>
        <c:crossAx val="741690784"/>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PY" sz="800" b="0"/>
              <a:t>ÍNDICES</a:t>
            </a:r>
            <a:r>
              <a:rPr lang="es-PY" sz="800" b="0" baseline="0"/>
              <a:t> </a:t>
            </a:r>
            <a:r>
              <a:rPr lang="es-PY" sz="800" b="0"/>
              <a:t>NSF</a:t>
            </a:r>
            <a:r>
              <a:rPr lang="es-PY" sz="800" b="0" baseline="0"/>
              <a:t> </a:t>
            </a:r>
            <a:r>
              <a:rPr lang="es-PY" sz="800" b="0"/>
              <a:t> Y </a:t>
            </a:r>
            <a:r>
              <a:rPr lang="es-PY" sz="800">
                <a:effectLst/>
              </a:rPr>
              <a:t>CUMPLIMIENTO DE RESOLUCIÓN 222/02</a:t>
            </a:r>
            <a:r>
              <a:rPr lang="es-PY" sz="800" b="0"/>
              <a:t>- FW 317-RZ</a:t>
            </a:r>
            <a:endParaRPr lang="es-ES" sz="800" b="0"/>
          </a:p>
        </c:rich>
      </c:tx>
      <c:layout>
        <c:manualLayout>
          <c:xMode val="edge"/>
          <c:yMode val="edge"/>
          <c:x val="0.23566244912814166"/>
          <c:y val="3.2341277220124212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NSF</c:v>
                </c:pt>
              </c:strCache>
            </c:strRef>
          </c:tx>
          <c:spPr>
            <a:solidFill>
              <a:srgbClr val="F8F32B"/>
            </a:solidFill>
            <a:ln w="12700">
              <a:solidFill>
                <a:schemeClr val="tx1"/>
              </a:solidFill>
            </a:ln>
          </c:spPr>
          <c:invertIfNegative val="0"/>
          <c:dPt>
            <c:idx val="0"/>
            <c:invertIfNegative val="0"/>
            <c:bubble3D val="0"/>
            <c:extLst>
              <c:ext xmlns:c16="http://schemas.microsoft.com/office/drawing/2014/chart" uri="{C3380CC4-5D6E-409C-BE32-E72D297353CC}">
                <c16:uniqueId val="{00000000-CB9E-43DB-A4F1-FB170381F0E0}"/>
              </c:ext>
            </c:extLst>
          </c:dPt>
          <c:dPt>
            <c:idx val="1"/>
            <c:invertIfNegative val="0"/>
            <c:bubble3D val="0"/>
            <c:extLst>
              <c:ext xmlns:c16="http://schemas.microsoft.com/office/drawing/2014/chart" uri="{C3380CC4-5D6E-409C-BE32-E72D297353CC}">
                <c16:uniqueId val="{00000001-CB9E-43DB-A4F1-FB170381F0E0}"/>
              </c:ext>
            </c:extLst>
          </c:dPt>
          <c:dPt>
            <c:idx val="2"/>
            <c:invertIfNegative val="0"/>
            <c:bubble3D val="0"/>
            <c:extLst>
              <c:ext xmlns:c16="http://schemas.microsoft.com/office/drawing/2014/chart" uri="{C3380CC4-5D6E-409C-BE32-E72D297353CC}">
                <c16:uniqueId val="{00000002-CB9E-43DB-A4F1-FB170381F0E0}"/>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Hoja1!$C$2:$C$4</c:f>
              <c:numCache>
                <c:formatCode>General</c:formatCode>
                <c:ptCount val="3"/>
                <c:pt idx="0">
                  <c:v>64.540000000000006</c:v>
                </c:pt>
                <c:pt idx="1">
                  <c:v>66.41</c:v>
                </c:pt>
                <c:pt idx="2">
                  <c:v>64.63</c:v>
                </c:pt>
              </c:numCache>
            </c:numRef>
          </c:val>
          <c:extLst>
            <c:ext xmlns:c16="http://schemas.microsoft.com/office/drawing/2014/chart" uri="{C3380CC4-5D6E-409C-BE32-E72D297353CC}">
              <c16:uniqueId val="{00000003-CB9E-43DB-A4F1-FB170381F0E0}"/>
            </c:ext>
          </c:extLst>
        </c:ser>
        <c:ser>
          <c:idx val="1"/>
          <c:order val="1"/>
          <c:tx>
            <c:strRef>
              <c:f>Hoja1!$D$1</c:f>
              <c:strCache>
                <c:ptCount val="1"/>
                <c:pt idx="0">
                  <c:v>RES 222/02</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CB9E-43DB-A4F1-FB170381F0E0}"/>
              </c:ext>
            </c:extLst>
          </c:dPt>
          <c:dPt>
            <c:idx val="1"/>
            <c:invertIfNegative val="0"/>
            <c:bubble3D val="0"/>
            <c:extLst>
              <c:ext xmlns:c16="http://schemas.microsoft.com/office/drawing/2014/chart" uri="{C3380CC4-5D6E-409C-BE32-E72D297353CC}">
                <c16:uniqueId val="{00000005-CB9E-43DB-A4F1-FB170381F0E0}"/>
              </c:ext>
            </c:extLst>
          </c:dPt>
          <c:dPt>
            <c:idx val="2"/>
            <c:invertIfNegative val="0"/>
            <c:bubble3D val="0"/>
            <c:extLst>
              <c:ext xmlns:c16="http://schemas.microsoft.com/office/drawing/2014/chart" uri="{C3380CC4-5D6E-409C-BE32-E72D297353CC}">
                <c16:uniqueId val="{00000006-CB9E-43DB-A4F1-FB170381F0E0}"/>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Hoja1!$D$2:$D$4</c:f>
              <c:numCache>
                <c:formatCode>0.0</c:formatCode>
                <c:ptCount val="3"/>
                <c:pt idx="0">
                  <c:v>84.5</c:v>
                </c:pt>
                <c:pt idx="1">
                  <c:v>86.7</c:v>
                </c:pt>
                <c:pt idx="2">
                  <c:v>84.5</c:v>
                </c:pt>
              </c:numCache>
            </c:numRef>
          </c:val>
          <c:extLst>
            <c:ext xmlns:c16="http://schemas.microsoft.com/office/drawing/2014/chart" uri="{C3380CC4-5D6E-409C-BE32-E72D297353CC}">
              <c16:uniqueId val="{00000007-CB9E-43DB-A4F1-FB170381F0E0}"/>
            </c:ext>
          </c:extLst>
        </c:ser>
        <c:dLbls>
          <c:showLegendKey val="0"/>
          <c:showVal val="0"/>
          <c:showCatName val="0"/>
          <c:showSerName val="0"/>
          <c:showPercent val="0"/>
          <c:showBubbleSize val="0"/>
        </c:dLbls>
        <c:gapWidth val="150"/>
        <c:axId val="491501840"/>
        <c:axId val="491503016"/>
      </c:barChart>
      <c:catAx>
        <c:axId val="49150184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491503016"/>
        <c:crosses val="autoZero"/>
        <c:auto val="1"/>
        <c:lblAlgn val="ctr"/>
        <c:lblOffset val="100"/>
        <c:noMultiLvlLbl val="0"/>
      </c:catAx>
      <c:valAx>
        <c:axId val="491503016"/>
        <c:scaling>
          <c:orientation val="minMax"/>
          <c:max val="100"/>
        </c:scaling>
        <c:delete val="0"/>
        <c:axPos val="l"/>
        <c:majorGridlines>
          <c:spPr>
            <a:ln>
              <a:solidFill>
                <a:schemeClr val="bg1">
                  <a:lumMod val="50000"/>
                  <a:alpha val="23000"/>
                </a:schemeClr>
              </a:solidFill>
            </a:ln>
          </c:spPr>
        </c:majorGridlines>
        <c:numFmt formatCode="General" sourceLinked="1"/>
        <c:majorTickMark val="none"/>
        <c:minorTickMark val="none"/>
        <c:tickLblPos val="nextTo"/>
        <c:spPr>
          <a:ln>
            <a:solidFill>
              <a:schemeClr val="bg1">
                <a:lumMod val="75000"/>
                <a:alpha val="50000"/>
              </a:schemeClr>
            </a:solidFill>
          </a:ln>
        </c:spPr>
        <c:crossAx val="491501840"/>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PY" sz="800" b="0"/>
              <a:t>ÍNDICE NSF</a:t>
            </a:r>
            <a:r>
              <a:rPr lang="es-PY" sz="800" b="0" baseline="0"/>
              <a:t> </a:t>
            </a:r>
            <a:r>
              <a:rPr lang="es-PY" sz="800" b="0"/>
              <a:t>Y </a:t>
            </a:r>
            <a:r>
              <a:rPr lang="es-PY" sz="800">
                <a:effectLst/>
              </a:rPr>
              <a:t>CUMPLIMIENTO DE RESOLUCIÓN 222/02</a:t>
            </a:r>
            <a:r>
              <a:rPr lang="es-PY" sz="800" b="0"/>
              <a:t>- FW 110-LB</a:t>
            </a:r>
            <a:endParaRPr lang="es-ES" sz="800" b="0"/>
          </a:p>
        </c:rich>
      </c:tx>
      <c:layout>
        <c:manualLayout>
          <c:xMode val="edge"/>
          <c:yMode val="edge"/>
          <c:x val="0.23566244912814172"/>
          <c:y val="2.3752886406588614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NSF</c:v>
                </c:pt>
              </c:strCache>
            </c:strRef>
          </c:tx>
          <c:spPr>
            <a:solidFill>
              <a:srgbClr val="FFC000"/>
            </a:solidFill>
            <a:ln w="12700">
              <a:solidFill>
                <a:schemeClr val="tx1"/>
              </a:solidFill>
            </a:ln>
          </c:spPr>
          <c:invertIfNegative val="0"/>
          <c:dPt>
            <c:idx val="0"/>
            <c:invertIfNegative val="0"/>
            <c:bubble3D val="0"/>
            <c:extLst>
              <c:ext xmlns:c16="http://schemas.microsoft.com/office/drawing/2014/chart" uri="{C3380CC4-5D6E-409C-BE32-E72D297353CC}">
                <c16:uniqueId val="{00000000-2A43-4CB8-A950-D791373285FE}"/>
              </c:ext>
            </c:extLst>
          </c:dPt>
          <c:dPt>
            <c:idx val="1"/>
            <c:invertIfNegative val="0"/>
            <c:bubble3D val="0"/>
            <c:extLst>
              <c:ext xmlns:c16="http://schemas.microsoft.com/office/drawing/2014/chart" uri="{C3380CC4-5D6E-409C-BE32-E72D297353CC}">
                <c16:uniqueId val="{00000001-2A43-4CB8-A950-D791373285FE}"/>
              </c:ext>
            </c:extLst>
          </c:dPt>
          <c:dPt>
            <c:idx val="2"/>
            <c:invertIfNegative val="0"/>
            <c:bubble3D val="0"/>
            <c:extLst>
              <c:ext xmlns:c16="http://schemas.microsoft.com/office/drawing/2014/chart" uri="{C3380CC4-5D6E-409C-BE32-E72D297353CC}">
                <c16:uniqueId val="{00000002-2A43-4CB8-A950-D791373285FE}"/>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Hoja1!$C$2:$C$4</c:f>
              <c:numCache>
                <c:formatCode>General</c:formatCode>
                <c:ptCount val="3"/>
                <c:pt idx="0">
                  <c:v>49.65</c:v>
                </c:pt>
              </c:numCache>
            </c:numRef>
          </c:val>
          <c:extLst>
            <c:ext xmlns:c16="http://schemas.microsoft.com/office/drawing/2014/chart" uri="{C3380CC4-5D6E-409C-BE32-E72D297353CC}">
              <c16:uniqueId val="{00000003-2A43-4CB8-A950-D791373285FE}"/>
            </c:ext>
          </c:extLst>
        </c:ser>
        <c:ser>
          <c:idx val="1"/>
          <c:order val="1"/>
          <c:tx>
            <c:strRef>
              <c:f>Hoja1!$D$1</c:f>
              <c:strCache>
                <c:ptCount val="1"/>
                <c:pt idx="0">
                  <c:v>RES 222/02</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2A43-4CB8-A950-D791373285FE}"/>
              </c:ext>
            </c:extLst>
          </c:dPt>
          <c:dPt>
            <c:idx val="1"/>
            <c:invertIfNegative val="0"/>
            <c:bubble3D val="0"/>
            <c:extLst>
              <c:ext xmlns:c16="http://schemas.microsoft.com/office/drawing/2014/chart" uri="{C3380CC4-5D6E-409C-BE32-E72D297353CC}">
                <c16:uniqueId val="{00000005-2A43-4CB8-A950-D791373285FE}"/>
              </c:ext>
            </c:extLst>
          </c:dPt>
          <c:dPt>
            <c:idx val="2"/>
            <c:invertIfNegative val="0"/>
            <c:bubble3D val="0"/>
            <c:extLst>
              <c:ext xmlns:c16="http://schemas.microsoft.com/office/drawing/2014/chart" uri="{C3380CC4-5D6E-409C-BE32-E72D297353CC}">
                <c16:uniqueId val="{00000006-2A43-4CB8-A950-D791373285FE}"/>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Hoja1!$D$2:$D$4</c:f>
              <c:numCache>
                <c:formatCode>General</c:formatCode>
                <c:ptCount val="3"/>
                <c:pt idx="0" formatCode="0.0">
                  <c:v>84.5</c:v>
                </c:pt>
              </c:numCache>
            </c:numRef>
          </c:val>
          <c:extLst>
            <c:ext xmlns:c16="http://schemas.microsoft.com/office/drawing/2014/chart" uri="{C3380CC4-5D6E-409C-BE32-E72D297353CC}">
              <c16:uniqueId val="{00000007-2A43-4CB8-A950-D791373285FE}"/>
            </c:ext>
          </c:extLst>
        </c:ser>
        <c:dLbls>
          <c:showLegendKey val="0"/>
          <c:showVal val="0"/>
          <c:showCatName val="0"/>
          <c:showSerName val="0"/>
          <c:showPercent val="0"/>
          <c:showBubbleSize val="0"/>
        </c:dLbls>
        <c:gapWidth val="150"/>
        <c:axId val="491503800"/>
        <c:axId val="780416664"/>
      </c:barChart>
      <c:catAx>
        <c:axId val="49150380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780416664"/>
        <c:crosses val="autoZero"/>
        <c:auto val="1"/>
        <c:lblAlgn val="ctr"/>
        <c:lblOffset val="100"/>
        <c:noMultiLvlLbl val="0"/>
      </c:catAx>
      <c:valAx>
        <c:axId val="780416664"/>
        <c:scaling>
          <c:orientation val="minMax"/>
          <c:max val="100"/>
          <c:min val="10"/>
        </c:scaling>
        <c:delete val="0"/>
        <c:axPos val="l"/>
        <c:majorGridlines>
          <c:spPr>
            <a:ln>
              <a:solidFill>
                <a:schemeClr val="bg1">
                  <a:lumMod val="50000"/>
                  <a:alpha val="23000"/>
                </a:schemeClr>
              </a:solidFill>
            </a:ln>
          </c:spPr>
        </c:majorGridlines>
        <c:numFmt formatCode="General" sourceLinked="1"/>
        <c:majorTickMark val="none"/>
        <c:minorTickMark val="none"/>
        <c:tickLblPos val="nextTo"/>
        <c:spPr>
          <a:ln>
            <a:solidFill>
              <a:schemeClr val="bg1">
                <a:lumMod val="75000"/>
                <a:alpha val="50000"/>
              </a:schemeClr>
            </a:solidFill>
          </a:ln>
        </c:spPr>
        <c:crossAx val="491503800"/>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PY" sz="800" b="0"/>
              <a:t>ÍNDICE NSF</a:t>
            </a:r>
            <a:r>
              <a:rPr lang="es-PY" sz="800" b="0" baseline="0"/>
              <a:t> </a:t>
            </a:r>
            <a:r>
              <a:rPr lang="es-PY" sz="800" b="0"/>
              <a:t>Y </a:t>
            </a:r>
            <a:r>
              <a:rPr lang="es-PY" sz="800">
                <a:effectLst/>
              </a:rPr>
              <a:t>CUMPLIMIENTO DE RESOLUCIÓN 222/02</a:t>
            </a:r>
            <a:r>
              <a:rPr lang="es-PY" sz="800" b="0"/>
              <a:t>- FW 111-LB</a:t>
            </a:r>
            <a:endParaRPr lang="es-ES" sz="800" b="0"/>
          </a:p>
        </c:rich>
      </c:tx>
      <c:layout>
        <c:manualLayout>
          <c:xMode val="edge"/>
          <c:yMode val="edge"/>
          <c:x val="0.23566244912814172"/>
          <c:y val="2.3752886406588614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NSF</c:v>
                </c:pt>
              </c:strCache>
            </c:strRef>
          </c:tx>
          <c:spPr>
            <a:solidFill>
              <a:srgbClr val="6CAB68"/>
            </a:solidFill>
            <a:ln w="12700">
              <a:solidFill>
                <a:schemeClr val="tx1"/>
              </a:solidFill>
            </a:ln>
          </c:spPr>
          <c:invertIfNegative val="0"/>
          <c:dPt>
            <c:idx val="0"/>
            <c:invertIfNegative val="0"/>
            <c:bubble3D val="0"/>
            <c:spPr>
              <a:solidFill>
                <a:srgbClr val="F8F32B"/>
              </a:solidFill>
              <a:ln w="12700">
                <a:solidFill>
                  <a:schemeClr val="tx1"/>
                </a:solidFill>
              </a:ln>
            </c:spPr>
            <c:extLst>
              <c:ext xmlns:c16="http://schemas.microsoft.com/office/drawing/2014/chart" uri="{C3380CC4-5D6E-409C-BE32-E72D297353CC}">
                <c16:uniqueId val="{00000001-FC27-42CE-87A2-D70A12BF0C81}"/>
              </c:ext>
            </c:extLst>
          </c:dPt>
          <c:dPt>
            <c:idx val="1"/>
            <c:invertIfNegative val="0"/>
            <c:bubble3D val="0"/>
            <c:extLst>
              <c:ext xmlns:c16="http://schemas.microsoft.com/office/drawing/2014/chart" uri="{C3380CC4-5D6E-409C-BE32-E72D297353CC}">
                <c16:uniqueId val="{00000002-FC27-42CE-87A2-D70A12BF0C81}"/>
              </c:ext>
            </c:extLst>
          </c:dPt>
          <c:dPt>
            <c:idx val="2"/>
            <c:invertIfNegative val="0"/>
            <c:bubble3D val="0"/>
            <c:extLst>
              <c:ext xmlns:c16="http://schemas.microsoft.com/office/drawing/2014/chart" uri="{C3380CC4-5D6E-409C-BE32-E72D297353CC}">
                <c16:uniqueId val="{00000003-FC27-42CE-87A2-D70A12BF0C81}"/>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Hoja1!$C$2:$C$4</c:f>
              <c:numCache>
                <c:formatCode>General</c:formatCode>
                <c:ptCount val="3"/>
                <c:pt idx="0">
                  <c:v>58.61</c:v>
                </c:pt>
                <c:pt idx="1">
                  <c:v>81.92</c:v>
                </c:pt>
                <c:pt idx="2">
                  <c:v>82.59</c:v>
                </c:pt>
              </c:numCache>
            </c:numRef>
          </c:val>
          <c:extLst>
            <c:ext xmlns:c16="http://schemas.microsoft.com/office/drawing/2014/chart" uri="{C3380CC4-5D6E-409C-BE32-E72D297353CC}">
              <c16:uniqueId val="{00000004-FC27-42CE-87A2-D70A12BF0C81}"/>
            </c:ext>
          </c:extLst>
        </c:ser>
        <c:ser>
          <c:idx val="1"/>
          <c:order val="1"/>
          <c:tx>
            <c:strRef>
              <c:f>Hoja1!$D$1</c:f>
              <c:strCache>
                <c:ptCount val="1"/>
                <c:pt idx="0">
                  <c:v>RES 222/02</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5-FC27-42CE-87A2-D70A12BF0C81}"/>
              </c:ext>
            </c:extLst>
          </c:dPt>
          <c:dPt>
            <c:idx val="1"/>
            <c:invertIfNegative val="0"/>
            <c:bubble3D val="0"/>
            <c:extLst>
              <c:ext xmlns:c16="http://schemas.microsoft.com/office/drawing/2014/chart" uri="{C3380CC4-5D6E-409C-BE32-E72D297353CC}">
                <c16:uniqueId val="{00000006-FC27-42CE-87A2-D70A12BF0C81}"/>
              </c:ext>
            </c:extLst>
          </c:dPt>
          <c:dPt>
            <c:idx val="2"/>
            <c:invertIfNegative val="0"/>
            <c:bubble3D val="0"/>
            <c:extLst>
              <c:ext xmlns:c16="http://schemas.microsoft.com/office/drawing/2014/chart" uri="{C3380CC4-5D6E-409C-BE32-E72D297353CC}">
                <c16:uniqueId val="{00000007-FC27-42CE-87A2-D70A12BF0C81}"/>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Hoja1!$D$2:$D$4</c:f>
              <c:numCache>
                <c:formatCode>0.0</c:formatCode>
                <c:ptCount val="3"/>
                <c:pt idx="0">
                  <c:v>86.7</c:v>
                </c:pt>
                <c:pt idx="1">
                  <c:v>97.7</c:v>
                </c:pt>
                <c:pt idx="2">
                  <c:v>97.7</c:v>
                </c:pt>
              </c:numCache>
            </c:numRef>
          </c:val>
          <c:extLst>
            <c:ext xmlns:c16="http://schemas.microsoft.com/office/drawing/2014/chart" uri="{C3380CC4-5D6E-409C-BE32-E72D297353CC}">
              <c16:uniqueId val="{00000008-FC27-42CE-87A2-D70A12BF0C81}"/>
            </c:ext>
          </c:extLst>
        </c:ser>
        <c:dLbls>
          <c:showLegendKey val="0"/>
          <c:showVal val="0"/>
          <c:showCatName val="0"/>
          <c:showSerName val="0"/>
          <c:showPercent val="0"/>
          <c:showBubbleSize val="0"/>
        </c:dLbls>
        <c:gapWidth val="150"/>
        <c:axId val="780415880"/>
        <c:axId val="780417840"/>
      </c:barChart>
      <c:catAx>
        <c:axId val="78041588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780417840"/>
        <c:crosses val="autoZero"/>
        <c:auto val="1"/>
        <c:lblAlgn val="ctr"/>
        <c:lblOffset val="100"/>
        <c:noMultiLvlLbl val="0"/>
      </c:catAx>
      <c:valAx>
        <c:axId val="780417840"/>
        <c:scaling>
          <c:orientation val="minMax"/>
          <c:max val="110"/>
          <c:min val="10"/>
        </c:scaling>
        <c:delete val="0"/>
        <c:axPos val="l"/>
        <c:majorGridlines>
          <c:spPr>
            <a:ln>
              <a:solidFill>
                <a:schemeClr val="bg1">
                  <a:lumMod val="50000"/>
                  <a:alpha val="23000"/>
                </a:schemeClr>
              </a:solidFill>
            </a:ln>
          </c:spPr>
        </c:majorGridlines>
        <c:numFmt formatCode="General" sourceLinked="1"/>
        <c:majorTickMark val="none"/>
        <c:minorTickMark val="none"/>
        <c:tickLblPos val="nextTo"/>
        <c:spPr>
          <a:ln>
            <a:solidFill>
              <a:schemeClr val="bg1">
                <a:lumMod val="75000"/>
                <a:alpha val="50000"/>
              </a:schemeClr>
            </a:solidFill>
          </a:ln>
        </c:spPr>
        <c:crossAx val="780415880"/>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PY" sz="800" b="0"/>
              <a:t>ÍNDICE</a:t>
            </a:r>
            <a:r>
              <a:rPr lang="es-PY" sz="800" b="0" baseline="0"/>
              <a:t> </a:t>
            </a:r>
            <a:r>
              <a:rPr lang="es-PY" sz="800" b="0"/>
              <a:t>NSF</a:t>
            </a:r>
            <a:r>
              <a:rPr lang="es-PY" sz="800" b="0" baseline="0"/>
              <a:t> </a:t>
            </a:r>
            <a:r>
              <a:rPr lang="es-PY" sz="800" b="0"/>
              <a:t>Y </a:t>
            </a:r>
            <a:r>
              <a:rPr lang="es-PY" sz="800">
                <a:effectLst/>
              </a:rPr>
              <a:t>CUMPLIMIENTO DE RESOLUCIÓN 222/02</a:t>
            </a:r>
            <a:r>
              <a:rPr lang="es-PY" sz="800" b="0"/>
              <a:t>- FW 316-CR</a:t>
            </a:r>
            <a:endParaRPr lang="es-ES" sz="800" b="0"/>
          </a:p>
        </c:rich>
      </c:tx>
      <c:layout>
        <c:manualLayout>
          <c:xMode val="edge"/>
          <c:yMode val="edge"/>
          <c:x val="0.23566244912814172"/>
          <c:y val="2.3752886406588614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NSF</c:v>
                </c:pt>
              </c:strCache>
            </c:strRef>
          </c:tx>
          <c:spPr>
            <a:solidFill>
              <a:srgbClr val="F8F32B"/>
            </a:solidFill>
            <a:ln w="12700">
              <a:solidFill>
                <a:schemeClr val="tx1"/>
              </a:solidFill>
            </a:ln>
          </c:spPr>
          <c:invertIfNegative val="0"/>
          <c:dPt>
            <c:idx val="0"/>
            <c:invertIfNegative val="0"/>
            <c:bubble3D val="0"/>
            <c:extLst>
              <c:ext xmlns:c16="http://schemas.microsoft.com/office/drawing/2014/chart" uri="{C3380CC4-5D6E-409C-BE32-E72D297353CC}">
                <c16:uniqueId val="{00000000-63C7-4F4E-980E-B9E87B3AC5B4}"/>
              </c:ext>
            </c:extLst>
          </c:dPt>
          <c:dPt>
            <c:idx val="1"/>
            <c:invertIfNegative val="0"/>
            <c:bubble3D val="0"/>
            <c:spPr>
              <a:solidFill>
                <a:srgbClr val="6CAB68"/>
              </a:solidFill>
              <a:ln w="12700">
                <a:solidFill>
                  <a:schemeClr val="tx1"/>
                </a:solidFill>
              </a:ln>
            </c:spPr>
            <c:extLst>
              <c:ext xmlns:c16="http://schemas.microsoft.com/office/drawing/2014/chart" uri="{C3380CC4-5D6E-409C-BE32-E72D297353CC}">
                <c16:uniqueId val="{00000002-63C7-4F4E-980E-B9E87B3AC5B4}"/>
              </c:ext>
            </c:extLst>
          </c:dPt>
          <c:dPt>
            <c:idx val="2"/>
            <c:invertIfNegative val="0"/>
            <c:bubble3D val="0"/>
            <c:extLst>
              <c:ext xmlns:c16="http://schemas.microsoft.com/office/drawing/2014/chart" uri="{C3380CC4-5D6E-409C-BE32-E72D297353CC}">
                <c16:uniqueId val="{00000003-63C7-4F4E-980E-B9E87B3AC5B4}"/>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Hoja1!$C$2:$C$4</c:f>
              <c:numCache>
                <c:formatCode>General</c:formatCode>
                <c:ptCount val="3"/>
                <c:pt idx="0">
                  <c:v>69.430000000000007</c:v>
                </c:pt>
                <c:pt idx="1">
                  <c:v>73.02</c:v>
                </c:pt>
                <c:pt idx="2">
                  <c:v>59.49</c:v>
                </c:pt>
              </c:numCache>
            </c:numRef>
          </c:val>
          <c:extLst>
            <c:ext xmlns:c16="http://schemas.microsoft.com/office/drawing/2014/chart" uri="{C3380CC4-5D6E-409C-BE32-E72D297353CC}">
              <c16:uniqueId val="{00000004-63C7-4F4E-980E-B9E87B3AC5B4}"/>
            </c:ext>
          </c:extLst>
        </c:ser>
        <c:ser>
          <c:idx val="1"/>
          <c:order val="1"/>
          <c:tx>
            <c:strRef>
              <c:f>Hoja1!$D$1</c:f>
              <c:strCache>
                <c:ptCount val="1"/>
                <c:pt idx="0">
                  <c:v>RES 222/02</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5-63C7-4F4E-980E-B9E87B3AC5B4}"/>
              </c:ext>
            </c:extLst>
          </c:dPt>
          <c:dPt>
            <c:idx val="1"/>
            <c:invertIfNegative val="0"/>
            <c:bubble3D val="0"/>
            <c:extLst>
              <c:ext xmlns:c16="http://schemas.microsoft.com/office/drawing/2014/chart" uri="{C3380CC4-5D6E-409C-BE32-E72D297353CC}">
                <c16:uniqueId val="{00000006-63C7-4F4E-980E-B9E87B3AC5B4}"/>
              </c:ext>
            </c:extLst>
          </c:dPt>
          <c:dPt>
            <c:idx val="2"/>
            <c:invertIfNegative val="0"/>
            <c:bubble3D val="0"/>
            <c:extLst>
              <c:ext xmlns:c16="http://schemas.microsoft.com/office/drawing/2014/chart" uri="{C3380CC4-5D6E-409C-BE32-E72D297353CC}">
                <c16:uniqueId val="{00000007-63C7-4F4E-980E-B9E87B3AC5B4}"/>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Hoja1!$D$2:$D$4</c:f>
              <c:numCache>
                <c:formatCode>0.0</c:formatCode>
                <c:ptCount val="3"/>
                <c:pt idx="0">
                  <c:v>88.8</c:v>
                </c:pt>
                <c:pt idx="1">
                  <c:v>88.8</c:v>
                </c:pt>
                <c:pt idx="2">
                  <c:v>86.7</c:v>
                </c:pt>
              </c:numCache>
            </c:numRef>
          </c:val>
          <c:extLst>
            <c:ext xmlns:c16="http://schemas.microsoft.com/office/drawing/2014/chart" uri="{C3380CC4-5D6E-409C-BE32-E72D297353CC}">
              <c16:uniqueId val="{00000008-63C7-4F4E-980E-B9E87B3AC5B4}"/>
            </c:ext>
          </c:extLst>
        </c:ser>
        <c:dLbls>
          <c:showLegendKey val="0"/>
          <c:showVal val="0"/>
          <c:showCatName val="0"/>
          <c:showSerName val="0"/>
          <c:showPercent val="0"/>
          <c:showBubbleSize val="0"/>
        </c:dLbls>
        <c:gapWidth val="150"/>
        <c:axId val="483717208"/>
        <c:axId val="483717600"/>
      </c:barChart>
      <c:catAx>
        <c:axId val="48371720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483717600"/>
        <c:crosses val="autoZero"/>
        <c:auto val="1"/>
        <c:lblAlgn val="ctr"/>
        <c:lblOffset val="100"/>
        <c:noMultiLvlLbl val="0"/>
      </c:catAx>
      <c:valAx>
        <c:axId val="483717600"/>
        <c:scaling>
          <c:orientation val="minMax"/>
          <c:max val="100"/>
        </c:scaling>
        <c:delete val="0"/>
        <c:axPos val="l"/>
        <c:majorGridlines>
          <c:spPr>
            <a:ln>
              <a:solidFill>
                <a:schemeClr val="bg1">
                  <a:lumMod val="50000"/>
                  <a:alpha val="23000"/>
                </a:schemeClr>
              </a:solidFill>
            </a:ln>
          </c:spPr>
        </c:majorGridlines>
        <c:numFmt formatCode="General" sourceLinked="1"/>
        <c:majorTickMark val="none"/>
        <c:minorTickMark val="none"/>
        <c:tickLblPos val="nextTo"/>
        <c:spPr>
          <a:ln>
            <a:solidFill>
              <a:schemeClr val="bg1">
                <a:lumMod val="75000"/>
                <a:alpha val="50000"/>
              </a:schemeClr>
            </a:solidFill>
          </a:ln>
        </c:spPr>
        <c:crossAx val="483717208"/>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PY" sz="800" b="0"/>
              <a:t>ÍNDICE NSF</a:t>
            </a:r>
            <a:r>
              <a:rPr lang="es-PY" sz="800" b="0" baseline="0"/>
              <a:t> </a:t>
            </a:r>
            <a:r>
              <a:rPr lang="es-PY" sz="800" b="0"/>
              <a:t> Y </a:t>
            </a:r>
            <a:r>
              <a:rPr lang="es-PY" sz="800">
                <a:effectLst/>
              </a:rPr>
              <a:t>CUMPLIMIENTO DE RESOLUCIÓN 222/02</a:t>
            </a:r>
            <a:r>
              <a:rPr lang="es-PY" sz="800" b="0"/>
              <a:t>- FW 210-ZM</a:t>
            </a:r>
            <a:endParaRPr lang="es-ES" sz="800" b="0"/>
          </a:p>
        </c:rich>
      </c:tx>
      <c:layout>
        <c:manualLayout>
          <c:xMode val="edge"/>
          <c:yMode val="edge"/>
          <c:x val="0.23566244912814172"/>
          <c:y val="2.3752886406588614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NSF</c:v>
                </c:pt>
              </c:strCache>
            </c:strRef>
          </c:tx>
          <c:spPr>
            <a:solidFill>
              <a:srgbClr val="F8F32B"/>
            </a:solidFill>
            <a:ln w="12700">
              <a:solidFill>
                <a:schemeClr val="tx1"/>
              </a:solidFill>
            </a:ln>
          </c:spPr>
          <c:invertIfNegative val="0"/>
          <c:dPt>
            <c:idx val="0"/>
            <c:invertIfNegative val="0"/>
            <c:bubble3D val="0"/>
            <c:extLst>
              <c:ext xmlns:c16="http://schemas.microsoft.com/office/drawing/2014/chart" uri="{C3380CC4-5D6E-409C-BE32-E72D297353CC}">
                <c16:uniqueId val="{00000000-0D30-4CD4-93FF-BE86A76CAE5F}"/>
              </c:ext>
            </c:extLst>
          </c:dPt>
          <c:dPt>
            <c:idx val="1"/>
            <c:invertIfNegative val="0"/>
            <c:bubble3D val="0"/>
            <c:extLst>
              <c:ext xmlns:c16="http://schemas.microsoft.com/office/drawing/2014/chart" uri="{C3380CC4-5D6E-409C-BE32-E72D297353CC}">
                <c16:uniqueId val="{00000001-0D30-4CD4-93FF-BE86A76CAE5F}"/>
              </c:ext>
            </c:extLst>
          </c:dPt>
          <c:dPt>
            <c:idx val="2"/>
            <c:invertIfNegative val="0"/>
            <c:bubble3D val="0"/>
            <c:spPr>
              <a:solidFill>
                <a:srgbClr val="6CAB68"/>
              </a:solidFill>
              <a:ln w="12700">
                <a:solidFill>
                  <a:schemeClr val="tx1"/>
                </a:solidFill>
              </a:ln>
            </c:spPr>
            <c:extLst>
              <c:ext xmlns:c16="http://schemas.microsoft.com/office/drawing/2014/chart" uri="{C3380CC4-5D6E-409C-BE32-E72D297353CC}">
                <c16:uniqueId val="{00000003-0D30-4CD4-93FF-BE86A76CAE5F}"/>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Hoja1!$B$2:$B$3</c:f>
              <c:strCache>
                <c:ptCount val="2"/>
                <c:pt idx="0">
                  <c:v>DS 21</c:v>
                </c:pt>
                <c:pt idx="1">
                  <c:v>RS 22</c:v>
                </c:pt>
              </c:strCache>
            </c:strRef>
          </c:cat>
          <c:val>
            <c:numRef>
              <c:f>Hoja1!$C$2:$C$3</c:f>
              <c:numCache>
                <c:formatCode>General</c:formatCode>
                <c:ptCount val="2"/>
                <c:pt idx="0">
                  <c:v>69.349999999999994</c:v>
                </c:pt>
                <c:pt idx="1">
                  <c:v>73.63</c:v>
                </c:pt>
              </c:numCache>
            </c:numRef>
          </c:val>
          <c:extLst>
            <c:ext xmlns:c16="http://schemas.microsoft.com/office/drawing/2014/chart" uri="{C3380CC4-5D6E-409C-BE32-E72D297353CC}">
              <c16:uniqueId val="{00000004-0D30-4CD4-93FF-BE86A76CAE5F}"/>
            </c:ext>
          </c:extLst>
        </c:ser>
        <c:ser>
          <c:idx val="1"/>
          <c:order val="1"/>
          <c:tx>
            <c:strRef>
              <c:f>Hoja1!$D$1</c:f>
              <c:strCache>
                <c:ptCount val="1"/>
                <c:pt idx="0">
                  <c:v>RES 222/02</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5-0D30-4CD4-93FF-BE86A76CAE5F}"/>
              </c:ext>
            </c:extLst>
          </c:dPt>
          <c:dPt>
            <c:idx val="1"/>
            <c:invertIfNegative val="0"/>
            <c:bubble3D val="0"/>
            <c:extLst>
              <c:ext xmlns:c16="http://schemas.microsoft.com/office/drawing/2014/chart" uri="{C3380CC4-5D6E-409C-BE32-E72D297353CC}">
                <c16:uniqueId val="{00000006-0D30-4CD4-93FF-BE86A76CAE5F}"/>
              </c:ext>
            </c:extLst>
          </c:dPt>
          <c:dPt>
            <c:idx val="2"/>
            <c:invertIfNegative val="0"/>
            <c:bubble3D val="0"/>
            <c:extLst>
              <c:ext xmlns:c16="http://schemas.microsoft.com/office/drawing/2014/chart" uri="{C3380CC4-5D6E-409C-BE32-E72D297353CC}">
                <c16:uniqueId val="{00000007-0D30-4CD4-93FF-BE86A76CAE5F}"/>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Hoja1!$B$2:$B$3</c:f>
              <c:strCache>
                <c:ptCount val="2"/>
                <c:pt idx="0">
                  <c:v>DS 21</c:v>
                </c:pt>
                <c:pt idx="1">
                  <c:v>RS 22</c:v>
                </c:pt>
              </c:strCache>
            </c:strRef>
          </c:cat>
          <c:val>
            <c:numRef>
              <c:f>Hoja1!$D$2:$D$3</c:f>
              <c:numCache>
                <c:formatCode>0.0</c:formatCode>
                <c:ptCount val="2"/>
                <c:pt idx="0">
                  <c:v>93.3</c:v>
                </c:pt>
                <c:pt idx="1">
                  <c:v>88.8</c:v>
                </c:pt>
              </c:numCache>
            </c:numRef>
          </c:val>
          <c:extLst>
            <c:ext xmlns:c16="http://schemas.microsoft.com/office/drawing/2014/chart" uri="{C3380CC4-5D6E-409C-BE32-E72D297353CC}">
              <c16:uniqueId val="{00000008-0D30-4CD4-93FF-BE86A76CAE5F}"/>
            </c:ext>
          </c:extLst>
        </c:ser>
        <c:dLbls>
          <c:showLegendKey val="0"/>
          <c:showVal val="0"/>
          <c:showCatName val="0"/>
          <c:showSerName val="0"/>
          <c:showPercent val="0"/>
          <c:showBubbleSize val="0"/>
        </c:dLbls>
        <c:gapWidth val="150"/>
        <c:axId val="483717992"/>
        <c:axId val="483719952"/>
      </c:barChart>
      <c:catAx>
        <c:axId val="48371799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483719952"/>
        <c:crosses val="autoZero"/>
        <c:auto val="1"/>
        <c:lblAlgn val="ctr"/>
        <c:lblOffset val="100"/>
        <c:noMultiLvlLbl val="0"/>
      </c:catAx>
      <c:valAx>
        <c:axId val="483719952"/>
        <c:scaling>
          <c:orientation val="minMax"/>
          <c:max val="110"/>
          <c:min val="10"/>
        </c:scaling>
        <c:delete val="0"/>
        <c:axPos val="l"/>
        <c:majorGridlines>
          <c:spPr>
            <a:ln>
              <a:solidFill>
                <a:schemeClr val="bg1">
                  <a:lumMod val="50000"/>
                  <a:alpha val="23000"/>
                </a:schemeClr>
              </a:solidFill>
            </a:ln>
          </c:spPr>
        </c:majorGridlines>
        <c:numFmt formatCode="General" sourceLinked="1"/>
        <c:majorTickMark val="none"/>
        <c:minorTickMark val="none"/>
        <c:tickLblPos val="nextTo"/>
        <c:spPr>
          <a:ln>
            <a:solidFill>
              <a:schemeClr val="bg1">
                <a:lumMod val="75000"/>
                <a:alpha val="50000"/>
              </a:schemeClr>
            </a:solidFill>
          </a:ln>
        </c:spPr>
        <c:crossAx val="483717992"/>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PY" sz="800" b="0"/>
              <a:t>ÍNDICE</a:t>
            </a:r>
            <a:r>
              <a:rPr lang="es-PY" sz="800" b="0" baseline="0"/>
              <a:t> </a:t>
            </a:r>
            <a:r>
              <a:rPr lang="es-PY" sz="800" b="0"/>
              <a:t>NSF</a:t>
            </a:r>
            <a:r>
              <a:rPr lang="es-PY" sz="800" b="0" baseline="0"/>
              <a:t> </a:t>
            </a:r>
            <a:r>
              <a:rPr lang="es-PY" sz="800" b="0"/>
              <a:t>Y </a:t>
            </a:r>
            <a:r>
              <a:rPr lang="es-PY" sz="800">
                <a:effectLst/>
              </a:rPr>
              <a:t>CUMPLIMIENTO DE RESOLUCIÓN 222/02</a:t>
            </a:r>
            <a:r>
              <a:rPr lang="es-PY" sz="800" b="0"/>
              <a:t>- FW</a:t>
            </a:r>
            <a:r>
              <a:rPr lang="es-PY" sz="800" b="0" baseline="0"/>
              <a:t> 212-MC</a:t>
            </a:r>
            <a:endParaRPr lang="es-ES" sz="800" b="0"/>
          </a:p>
        </c:rich>
      </c:tx>
      <c:layout>
        <c:manualLayout>
          <c:xMode val="edge"/>
          <c:yMode val="edge"/>
          <c:x val="0.23566244912814172"/>
          <c:y val="2.3752886406588614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NSF</c:v>
                </c:pt>
              </c:strCache>
            </c:strRef>
          </c:tx>
          <c:spPr>
            <a:solidFill>
              <a:srgbClr val="F8F32B"/>
            </a:solidFill>
            <a:ln w="12700">
              <a:solidFill>
                <a:schemeClr val="tx1"/>
              </a:solidFill>
            </a:ln>
          </c:spPr>
          <c:invertIfNegative val="0"/>
          <c:dPt>
            <c:idx val="0"/>
            <c:invertIfNegative val="0"/>
            <c:bubble3D val="0"/>
            <c:extLst>
              <c:ext xmlns:c16="http://schemas.microsoft.com/office/drawing/2014/chart" uri="{C3380CC4-5D6E-409C-BE32-E72D297353CC}">
                <c16:uniqueId val="{00000000-53A9-488C-B55A-AAE381AF4DE8}"/>
              </c:ext>
            </c:extLst>
          </c:dPt>
          <c:dPt>
            <c:idx val="1"/>
            <c:invertIfNegative val="0"/>
            <c:bubble3D val="0"/>
            <c:extLst>
              <c:ext xmlns:c16="http://schemas.microsoft.com/office/drawing/2014/chart" uri="{C3380CC4-5D6E-409C-BE32-E72D297353CC}">
                <c16:uniqueId val="{00000001-53A9-488C-B55A-AAE381AF4DE8}"/>
              </c:ext>
            </c:extLst>
          </c:dPt>
          <c:dPt>
            <c:idx val="2"/>
            <c:invertIfNegative val="0"/>
            <c:bubble3D val="0"/>
            <c:extLst>
              <c:ext xmlns:c16="http://schemas.microsoft.com/office/drawing/2014/chart" uri="{C3380CC4-5D6E-409C-BE32-E72D297353CC}">
                <c16:uniqueId val="{00000002-53A9-488C-B55A-AAE381AF4DE8}"/>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Hoja1!$B$2:$B$3</c:f>
              <c:strCache>
                <c:ptCount val="2"/>
                <c:pt idx="0">
                  <c:v>DS 21</c:v>
                </c:pt>
                <c:pt idx="1">
                  <c:v>RS 22</c:v>
                </c:pt>
              </c:strCache>
            </c:strRef>
          </c:cat>
          <c:val>
            <c:numRef>
              <c:f>Hoja1!$C$2:$C$3</c:f>
              <c:numCache>
                <c:formatCode>General</c:formatCode>
                <c:ptCount val="2"/>
                <c:pt idx="0">
                  <c:v>69</c:v>
                </c:pt>
              </c:numCache>
            </c:numRef>
          </c:val>
          <c:extLst>
            <c:ext xmlns:c16="http://schemas.microsoft.com/office/drawing/2014/chart" uri="{C3380CC4-5D6E-409C-BE32-E72D297353CC}">
              <c16:uniqueId val="{00000003-53A9-488C-B55A-AAE381AF4DE8}"/>
            </c:ext>
          </c:extLst>
        </c:ser>
        <c:ser>
          <c:idx val="1"/>
          <c:order val="1"/>
          <c:tx>
            <c:strRef>
              <c:f>Hoja1!$D$1</c:f>
              <c:strCache>
                <c:ptCount val="1"/>
                <c:pt idx="0">
                  <c:v>RES 222/02</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53A9-488C-B55A-AAE381AF4DE8}"/>
              </c:ext>
            </c:extLst>
          </c:dPt>
          <c:dPt>
            <c:idx val="1"/>
            <c:invertIfNegative val="0"/>
            <c:bubble3D val="0"/>
            <c:extLst>
              <c:ext xmlns:c16="http://schemas.microsoft.com/office/drawing/2014/chart" uri="{C3380CC4-5D6E-409C-BE32-E72D297353CC}">
                <c16:uniqueId val="{00000005-53A9-488C-B55A-AAE381AF4DE8}"/>
              </c:ext>
            </c:extLst>
          </c:dPt>
          <c:dPt>
            <c:idx val="2"/>
            <c:invertIfNegative val="0"/>
            <c:bubble3D val="0"/>
            <c:extLst>
              <c:ext xmlns:c16="http://schemas.microsoft.com/office/drawing/2014/chart" uri="{C3380CC4-5D6E-409C-BE32-E72D297353CC}">
                <c16:uniqueId val="{00000006-53A9-488C-B55A-AAE381AF4DE8}"/>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Hoja1!$B$2:$B$3</c:f>
              <c:strCache>
                <c:ptCount val="2"/>
                <c:pt idx="0">
                  <c:v>DS 21</c:v>
                </c:pt>
                <c:pt idx="1">
                  <c:v>RS 22</c:v>
                </c:pt>
              </c:strCache>
            </c:strRef>
          </c:cat>
          <c:val>
            <c:numRef>
              <c:f>Hoja1!$D$2:$D$3</c:f>
              <c:numCache>
                <c:formatCode>General</c:formatCode>
                <c:ptCount val="2"/>
                <c:pt idx="0" formatCode="0.0">
                  <c:v>88.8</c:v>
                </c:pt>
              </c:numCache>
            </c:numRef>
          </c:val>
          <c:extLst>
            <c:ext xmlns:c16="http://schemas.microsoft.com/office/drawing/2014/chart" uri="{C3380CC4-5D6E-409C-BE32-E72D297353CC}">
              <c16:uniqueId val="{00000007-53A9-488C-B55A-AAE381AF4DE8}"/>
            </c:ext>
          </c:extLst>
        </c:ser>
        <c:dLbls>
          <c:showLegendKey val="0"/>
          <c:showVal val="0"/>
          <c:showCatName val="0"/>
          <c:showSerName val="0"/>
          <c:showPercent val="0"/>
          <c:showBubbleSize val="0"/>
        </c:dLbls>
        <c:gapWidth val="150"/>
        <c:axId val="483711352"/>
        <c:axId val="483709392"/>
      </c:barChart>
      <c:catAx>
        <c:axId val="48371135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483709392"/>
        <c:crosses val="autoZero"/>
        <c:auto val="1"/>
        <c:lblAlgn val="ctr"/>
        <c:lblOffset val="100"/>
        <c:noMultiLvlLbl val="0"/>
      </c:catAx>
      <c:valAx>
        <c:axId val="483709392"/>
        <c:scaling>
          <c:orientation val="minMax"/>
          <c:max val="110"/>
          <c:min val="10"/>
        </c:scaling>
        <c:delete val="0"/>
        <c:axPos val="l"/>
        <c:majorGridlines>
          <c:spPr>
            <a:ln>
              <a:solidFill>
                <a:schemeClr val="bg1">
                  <a:lumMod val="50000"/>
                  <a:alpha val="23000"/>
                </a:schemeClr>
              </a:solidFill>
            </a:ln>
          </c:spPr>
        </c:majorGridlines>
        <c:numFmt formatCode="General" sourceLinked="1"/>
        <c:majorTickMark val="none"/>
        <c:minorTickMark val="none"/>
        <c:tickLblPos val="nextTo"/>
        <c:spPr>
          <a:ln>
            <a:solidFill>
              <a:schemeClr val="bg1">
                <a:lumMod val="75000"/>
                <a:alpha val="50000"/>
              </a:schemeClr>
            </a:solidFill>
          </a:ln>
        </c:spPr>
        <c:crossAx val="483711352"/>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PY" sz="800" b="0"/>
              <a:t>ÍNDICE NSF</a:t>
            </a:r>
            <a:r>
              <a:rPr lang="es-PY" sz="800" b="0" baseline="0"/>
              <a:t> </a:t>
            </a:r>
            <a:r>
              <a:rPr lang="es-PY" sz="800" b="0"/>
              <a:t>Y </a:t>
            </a:r>
            <a:r>
              <a:rPr lang="es-PY" sz="800">
                <a:effectLst/>
              </a:rPr>
              <a:t>CUMPLIMIENTO DE RESOLUCIÓN 222/02</a:t>
            </a:r>
            <a:r>
              <a:rPr lang="es-PY" sz="800" b="0"/>
              <a:t>- FW 319-SO</a:t>
            </a:r>
            <a:endParaRPr lang="es-ES" sz="800" b="0"/>
          </a:p>
        </c:rich>
      </c:tx>
      <c:layout>
        <c:manualLayout>
          <c:xMode val="edge"/>
          <c:yMode val="edge"/>
          <c:x val="0.23566244912814172"/>
          <c:y val="2.3752886406588614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NSF</c:v>
                </c:pt>
              </c:strCache>
            </c:strRef>
          </c:tx>
          <c:spPr>
            <a:solidFill>
              <a:srgbClr val="6CAB68"/>
            </a:solidFill>
            <a:ln w="12700">
              <a:solidFill>
                <a:schemeClr val="tx1"/>
              </a:solidFill>
            </a:ln>
          </c:spPr>
          <c:invertIfNegative val="0"/>
          <c:dPt>
            <c:idx val="0"/>
            <c:invertIfNegative val="0"/>
            <c:bubble3D val="0"/>
            <c:extLst>
              <c:ext xmlns:c16="http://schemas.microsoft.com/office/drawing/2014/chart" uri="{C3380CC4-5D6E-409C-BE32-E72D297353CC}">
                <c16:uniqueId val="{00000000-A1D7-4769-B1C0-7B406C5F5BA2}"/>
              </c:ext>
            </c:extLst>
          </c:dPt>
          <c:dPt>
            <c:idx val="1"/>
            <c:invertIfNegative val="0"/>
            <c:bubble3D val="0"/>
            <c:extLst>
              <c:ext xmlns:c16="http://schemas.microsoft.com/office/drawing/2014/chart" uri="{C3380CC4-5D6E-409C-BE32-E72D297353CC}">
                <c16:uniqueId val="{00000001-A1D7-4769-B1C0-7B406C5F5BA2}"/>
              </c:ext>
            </c:extLst>
          </c:dPt>
          <c:dPt>
            <c:idx val="2"/>
            <c:invertIfNegative val="0"/>
            <c:bubble3D val="0"/>
            <c:extLst>
              <c:ext xmlns:c16="http://schemas.microsoft.com/office/drawing/2014/chart" uri="{C3380CC4-5D6E-409C-BE32-E72D297353CC}">
                <c16:uniqueId val="{00000002-A1D7-4769-B1C0-7B406C5F5BA2}"/>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Hoja1!$C$2:$C$4</c:f>
              <c:numCache>
                <c:formatCode>General</c:formatCode>
                <c:ptCount val="3"/>
                <c:pt idx="1">
                  <c:v>73.09</c:v>
                </c:pt>
                <c:pt idx="2">
                  <c:v>80.56</c:v>
                </c:pt>
              </c:numCache>
            </c:numRef>
          </c:val>
          <c:extLst>
            <c:ext xmlns:c16="http://schemas.microsoft.com/office/drawing/2014/chart" uri="{C3380CC4-5D6E-409C-BE32-E72D297353CC}">
              <c16:uniqueId val="{00000003-A1D7-4769-B1C0-7B406C5F5BA2}"/>
            </c:ext>
          </c:extLst>
        </c:ser>
        <c:ser>
          <c:idx val="1"/>
          <c:order val="1"/>
          <c:tx>
            <c:strRef>
              <c:f>Hoja1!$D$1</c:f>
              <c:strCache>
                <c:ptCount val="1"/>
                <c:pt idx="0">
                  <c:v>RES 222/02</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A1D7-4769-B1C0-7B406C5F5BA2}"/>
              </c:ext>
            </c:extLst>
          </c:dPt>
          <c:dPt>
            <c:idx val="1"/>
            <c:invertIfNegative val="0"/>
            <c:bubble3D val="0"/>
            <c:extLst>
              <c:ext xmlns:c16="http://schemas.microsoft.com/office/drawing/2014/chart" uri="{C3380CC4-5D6E-409C-BE32-E72D297353CC}">
                <c16:uniqueId val="{00000005-A1D7-4769-B1C0-7B406C5F5BA2}"/>
              </c:ext>
            </c:extLst>
          </c:dPt>
          <c:dPt>
            <c:idx val="2"/>
            <c:invertIfNegative val="0"/>
            <c:bubble3D val="0"/>
            <c:extLst>
              <c:ext xmlns:c16="http://schemas.microsoft.com/office/drawing/2014/chart" uri="{C3380CC4-5D6E-409C-BE32-E72D297353CC}">
                <c16:uniqueId val="{00000006-A1D7-4769-B1C0-7B406C5F5BA2}"/>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Hoja1!$D$2:$D$4</c:f>
              <c:numCache>
                <c:formatCode>0.0</c:formatCode>
                <c:ptCount val="3"/>
                <c:pt idx="1">
                  <c:v>93.3</c:v>
                </c:pt>
                <c:pt idx="2">
                  <c:v>93.3</c:v>
                </c:pt>
              </c:numCache>
            </c:numRef>
          </c:val>
          <c:extLst>
            <c:ext xmlns:c16="http://schemas.microsoft.com/office/drawing/2014/chart" uri="{C3380CC4-5D6E-409C-BE32-E72D297353CC}">
              <c16:uniqueId val="{00000007-A1D7-4769-B1C0-7B406C5F5BA2}"/>
            </c:ext>
          </c:extLst>
        </c:ser>
        <c:dLbls>
          <c:showLegendKey val="0"/>
          <c:showVal val="0"/>
          <c:showCatName val="0"/>
          <c:showSerName val="0"/>
          <c:showPercent val="0"/>
          <c:showBubbleSize val="0"/>
        </c:dLbls>
        <c:gapWidth val="150"/>
        <c:axId val="483712136"/>
        <c:axId val="483709784"/>
      </c:barChart>
      <c:catAx>
        <c:axId val="48371213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483709784"/>
        <c:crosses val="autoZero"/>
        <c:auto val="1"/>
        <c:lblAlgn val="ctr"/>
        <c:lblOffset val="100"/>
        <c:noMultiLvlLbl val="0"/>
      </c:catAx>
      <c:valAx>
        <c:axId val="483709784"/>
        <c:scaling>
          <c:orientation val="minMax"/>
          <c:max val="110"/>
          <c:min val="10"/>
        </c:scaling>
        <c:delete val="0"/>
        <c:axPos val="l"/>
        <c:majorGridlines>
          <c:spPr>
            <a:ln>
              <a:solidFill>
                <a:schemeClr val="bg1">
                  <a:lumMod val="50000"/>
                  <a:alpha val="23000"/>
                </a:schemeClr>
              </a:solidFill>
            </a:ln>
          </c:spPr>
        </c:majorGridlines>
        <c:numFmt formatCode="General" sourceLinked="1"/>
        <c:majorTickMark val="none"/>
        <c:minorTickMark val="none"/>
        <c:tickLblPos val="nextTo"/>
        <c:spPr>
          <a:ln>
            <a:solidFill>
              <a:schemeClr val="bg1">
                <a:lumMod val="75000"/>
                <a:alpha val="50000"/>
              </a:schemeClr>
            </a:solidFill>
          </a:ln>
        </c:spPr>
        <c:crossAx val="483712136"/>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PY" sz="800" b="0"/>
              <a:t>ÍNDICE</a:t>
            </a:r>
            <a:r>
              <a:rPr lang="es-PY" sz="800" b="0" baseline="0"/>
              <a:t> </a:t>
            </a:r>
            <a:r>
              <a:rPr lang="es-PY" sz="800" b="0"/>
              <a:t>NSF</a:t>
            </a:r>
            <a:r>
              <a:rPr lang="es-PY" sz="800" b="0" baseline="0"/>
              <a:t> </a:t>
            </a:r>
            <a:r>
              <a:rPr lang="es-PY" sz="800" b="0"/>
              <a:t> </a:t>
            </a:r>
            <a:r>
              <a:rPr lang="es-PY" sz="800">
                <a:effectLst/>
              </a:rPr>
              <a:t>CUMPLIMIENTO DE RESOLUCIÓN 222/02</a:t>
            </a:r>
            <a:r>
              <a:rPr lang="es-PY" sz="800" b="0"/>
              <a:t>- FW 01-PY</a:t>
            </a:r>
            <a:endParaRPr lang="es-ES" sz="800" b="0"/>
          </a:p>
        </c:rich>
      </c:tx>
      <c:layout>
        <c:manualLayout>
          <c:xMode val="edge"/>
          <c:yMode val="edge"/>
          <c:x val="0.23566244912814172"/>
          <c:y val="2.3752886406588614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NSF</c:v>
                </c:pt>
              </c:strCache>
            </c:strRef>
          </c:tx>
          <c:spPr>
            <a:solidFill>
              <a:srgbClr val="6CAB68"/>
            </a:solidFill>
            <a:ln w="12700">
              <a:solidFill>
                <a:schemeClr val="tx1"/>
              </a:solidFill>
            </a:ln>
          </c:spPr>
          <c:invertIfNegative val="0"/>
          <c:dPt>
            <c:idx val="0"/>
            <c:invertIfNegative val="0"/>
            <c:bubble3D val="0"/>
            <c:extLst>
              <c:ext xmlns:c16="http://schemas.microsoft.com/office/drawing/2014/chart" uri="{C3380CC4-5D6E-409C-BE32-E72D297353CC}">
                <c16:uniqueId val="{00000000-F7B5-4041-892F-932820F27645}"/>
              </c:ext>
            </c:extLst>
          </c:dPt>
          <c:dPt>
            <c:idx val="1"/>
            <c:invertIfNegative val="0"/>
            <c:bubble3D val="0"/>
            <c:extLst>
              <c:ext xmlns:c16="http://schemas.microsoft.com/office/drawing/2014/chart" uri="{C3380CC4-5D6E-409C-BE32-E72D297353CC}">
                <c16:uniqueId val="{00000001-F7B5-4041-892F-932820F27645}"/>
              </c:ext>
            </c:extLst>
          </c:dPt>
          <c:dPt>
            <c:idx val="2"/>
            <c:invertIfNegative val="0"/>
            <c:bubble3D val="0"/>
            <c:extLst>
              <c:ext xmlns:c16="http://schemas.microsoft.com/office/drawing/2014/chart" uri="{C3380CC4-5D6E-409C-BE32-E72D297353CC}">
                <c16:uniqueId val="{00000002-F7B5-4041-892F-932820F27645}"/>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Hoja1!$C$2:$C$4</c:f>
              <c:numCache>
                <c:formatCode>General</c:formatCode>
                <c:ptCount val="3"/>
                <c:pt idx="0">
                  <c:v>80.900000000000006</c:v>
                </c:pt>
                <c:pt idx="1">
                  <c:v>85.82</c:v>
                </c:pt>
                <c:pt idx="2">
                  <c:v>85.63</c:v>
                </c:pt>
              </c:numCache>
            </c:numRef>
          </c:val>
          <c:extLst>
            <c:ext xmlns:c16="http://schemas.microsoft.com/office/drawing/2014/chart" uri="{C3380CC4-5D6E-409C-BE32-E72D297353CC}">
              <c16:uniqueId val="{00000003-F7B5-4041-892F-932820F27645}"/>
            </c:ext>
          </c:extLst>
        </c:ser>
        <c:ser>
          <c:idx val="1"/>
          <c:order val="1"/>
          <c:tx>
            <c:strRef>
              <c:f>Hoja1!$D$1</c:f>
              <c:strCache>
                <c:ptCount val="1"/>
                <c:pt idx="0">
                  <c:v>RES 222/02</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F7B5-4041-892F-932820F27645}"/>
              </c:ext>
            </c:extLst>
          </c:dPt>
          <c:dPt>
            <c:idx val="1"/>
            <c:invertIfNegative val="0"/>
            <c:bubble3D val="0"/>
            <c:extLst>
              <c:ext xmlns:c16="http://schemas.microsoft.com/office/drawing/2014/chart" uri="{C3380CC4-5D6E-409C-BE32-E72D297353CC}">
                <c16:uniqueId val="{00000005-F7B5-4041-892F-932820F27645}"/>
              </c:ext>
            </c:extLst>
          </c:dPt>
          <c:dPt>
            <c:idx val="2"/>
            <c:invertIfNegative val="0"/>
            <c:bubble3D val="0"/>
            <c:extLst>
              <c:ext xmlns:c16="http://schemas.microsoft.com/office/drawing/2014/chart" uri="{C3380CC4-5D6E-409C-BE32-E72D297353CC}">
                <c16:uniqueId val="{00000006-F7B5-4041-892F-932820F27645}"/>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Hoja1!$D$2:$D$4</c:f>
              <c:numCache>
                <c:formatCode>0.0</c:formatCode>
                <c:ptCount val="3"/>
                <c:pt idx="0">
                  <c:v>91.6</c:v>
                </c:pt>
                <c:pt idx="1">
                  <c:v>91.6</c:v>
                </c:pt>
                <c:pt idx="2">
                  <c:v>95.4</c:v>
                </c:pt>
              </c:numCache>
            </c:numRef>
          </c:val>
          <c:extLst>
            <c:ext xmlns:c16="http://schemas.microsoft.com/office/drawing/2014/chart" uri="{C3380CC4-5D6E-409C-BE32-E72D297353CC}">
              <c16:uniqueId val="{00000007-F7B5-4041-892F-932820F27645}"/>
            </c:ext>
          </c:extLst>
        </c:ser>
        <c:dLbls>
          <c:showLegendKey val="0"/>
          <c:showVal val="0"/>
          <c:showCatName val="0"/>
          <c:showSerName val="0"/>
          <c:showPercent val="0"/>
          <c:showBubbleSize val="0"/>
        </c:dLbls>
        <c:gapWidth val="150"/>
        <c:axId val="483710176"/>
        <c:axId val="483712528"/>
      </c:barChart>
      <c:catAx>
        <c:axId val="48371017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483712528"/>
        <c:crosses val="autoZero"/>
        <c:auto val="1"/>
        <c:lblAlgn val="ctr"/>
        <c:lblOffset val="100"/>
        <c:noMultiLvlLbl val="0"/>
      </c:catAx>
      <c:valAx>
        <c:axId val="483712528"/>
        <c:scaling>
          <c:orientation val="minMax"/>
          <c:max val="110"/>
          <c:min val="10"/>
        </c:scaling>
        <c:delete val="0"/>
        <c:axPos val="l"/>
        <c:majorGridlines>
          <c:spPr>
            <a:ln>
              <a:solidFill>
                <a:schemeClr val="bg1">
                  <a:lumMod val="50000"/>
                  <a:alpha val="23000"/>
                </a:schemeClr>
              </a:solidFill>
            </a:ln>
          </c:spPr>
        </c:majorGridlines>
        <c:numFmt formatCode="General" sourceLinked="1"/>
        <c:majorTickMark val="none"/>
        <c:minorTickMark val="none"/>
        <c:tickLblPos val="nextTo"/>
        <c:spPr>
          <a:ln>
            <a:solidFill>
              <a:schemeClr val="bg1">
                <a:lumMod val="75000"/>
                <a:alpha val="50000"/>
              </a:schemeClr>
            </a:solidFill>
          </a:ln>
        </c:spPr>
        <c:crossAx val="483710176"/>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PY" sz="800" b="0"/>
              <a:t>ÍNDICE NSF</a:t>
            </a:r>
            <a:r>
              <a:rPr lang="es-PY" sz="800" b="0" baseline="0"/>
              <a:t> </a:t>
            </a:r>
            <a:r>
              <a:rPr lang="es-PY" sz="800" b="0"/>
              <a:t>Y </a:t>
            </a:r>
            <a:r>
              <a:rPr lang="es-PY" sz="800">
                <a:effectLst/>
              </a:rPr>
              <a:t>CUMPLIMIENTO DE RESOLUCIÓN 222/02</a:t>
            </a:r>
            <a:r>
              <a:rPr lang="es-PY" sz="800" b="0"/>
              <a:t>- FW</a:t>
            </a:r>
            <a:r>
              <a:rPr lang="es-PY" sz="800" b="0" baseline="0"/>
              <a:t> 02-PY</a:t>
            </a:r>
            <a:endParaRPr lang="es-ES" sz="800" b="0"/>
          </a:p>
        </c:rich>
      </c:tx>
      <c:layout>
        <c:manualLayout>
          <c:xMode val="edge"/>
          <c:yMode val="edge"/>
          <c:x val="0.23566244912814172"/>
          <c:y val="2.3752886406588614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NSF</c:v>
                </c:pt>
              </c:strCache>
            </c:strRef>
          </c:tx>
          <c:spPr>
            <a:solidFill>
              <a:srgbClr val="6CAB68"/>
            </a:solidFill>
            <a:ln w="12700">
              <a:solidFill>
                <a:schemeClr val="tx1"/>
              </a:solidFill>
            </a:ln>
          </c:spPr>
          <c:invertIfNegative val="0"/>
          <c:dPt>
            <c:idx val="0"/>
            <c:invertIfNegative val="0"/>
            <c:bubble3D val="0"/>
            <c:extLst>
              <c:ext xmlns:c16="http://schemas.microsoft.com/office/drawing/2014/chart" uri="{C3380CC4-5D6E-409C-BE32-E72D297353CC}">
                <c16:uniqueId val="{00000000-BD9B-4814-977A-751BA1619F46}"/>
              </c:ext>
            </c:extLst>
          </c:dPt>
          <c:dPt>
            <c:idx val="1"/>
            <c:invertIfNegative val="0"/>
            <c:bubble3D val="0"/>
            <c:extLst>
              <c:ext xmlns:c16="http://schemas.microsoft.com/office/drawing/2014/chart" uri="{C3380CC4-5D6E-409C-BE32-E72D297353CC}">
                <c16:uniqueId val="{00000001-BD9B-4814-977A-751BA1619F46}"/>
              </c:ext>
            </c:extLst>
          </c:dPt>
          <c:dPt>
            <c:idx val="2"/>
            <c:invertIfNegative val="0"/>
            <c:bubble3D val="0"/>
            <c:extLst>
              <c:ext xmlns:c16="http://schemas.microsoft.com/office/drawing/2014/chart" uri="{C3380CC4-5D6E-409C-BE32-E72D297353CC}">
                <c16:uniqueId val="{00000002-BD9B-4814-977A-751BA1619F46}"/>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Hoja1!$C$2:$C$4</c:f>
              <c:numCache>
                <c:formatCode>General</c:formatCode>
                <c:ptCount val="3"/>
                <c:pt idx="0">
                  <c:v>86.49</c:v>
                </c:pt>
                <c:pt idx="1">
                  <c:v>90.44</c:v>
                </c:pt>
                <c:pt idx="2">
                  <c:v>86.51</c:v>
                </c:pt>
              </c:numCache>
            </c:numRef>
          </c:val>
          <c:extLst>
            <c:ext xmlns:c16="http://schemas.microsoft.com/office/drawing/2014/chart" uri="{C3380CC4-5D6E-409C-BE32-E72D297353CC}">
              <c16:uniqueId val="{00000003-BD9B-4814-977A-751BA1619F46}"/>
            </c:ext>
          </c:extLst>
        </c:ser>
        <c:ser>
          <c:idx val="1"/>
          <c:order val="1"/>
          <c:tx>
            <c:strRef>
              <c:f>Hoja1!$D$1</c:f>
              <c:strCache>
                <c:ptCount val="1"/>
                <c:pt idx="0">
                  <c:v>RES 222/02</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BD9B-4814-977A-751BA1619F46}"/>
              </c:ext>
            </c:extLst>
          </c:dPt>
          <c:dPt>
            <c:idx val="1"/>
            <c:invertIfNegative val="0"/>
            <c:bubble3D val="0"/>
            <c:extLst>
              <c:ext xmlns:c16="http://schemas.microsoft.com/office/drawing/2014/chart" uri="{C3380CC4-5D6E-409C-BE32-E72D297353CC}">
                <c16:uniqueId val="{00000005-BD9B-4814-977A-751BA1619F46}"/>
              </c:ext>
            </c:extLst>
          </c:dPt>
          <c:dPt>
            <c:idx val="2"/>
            <c:invertIfNegative val="0"/>
            <c:bubble3D val="0"/>
            <c:extLst>
              <c:ext xmlns:c16="http://schemas.microsoft.com/office/drawing/2014/chart" uri="{C3380CC4-5D6E-409C-BE32-E72D297353CC}">
                <c16:uniqueId val="{00000006-BD9B-4814-977A-751BA1619F46}"/>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Hoja1!$D$2:$D$4</c:f>
              <c:numCache>
                <c:formatCode>0.0</c:formatCode>
                <c:ptCount val="3"/>
                <c:pt idx="0">
                  <c:v>93.8</c:v>
                </c:pt>
                <c:pt idx="1">
                  <c:v>91.7</c:v>
                </c:pt>
                <c:pt idx="2">
                  <c:v>93.8</c:v>
                </c:pt>
              </c:numCache>
            </c:numRef>
          </c:val>
          <c:extLst>
            <c:ext xmlns:c16="http://schemas.microsoft.com/office/drawing/2014/chart" uri="{C3380CC4-5D6E-409C-BE32-E72D297353CC}">
              <c16:uniqueId val="{00000007-BD9B-4814-977A-751BA1619F46}"/>
            </c:ext>
          </c:extLst>
        </c:ser>
        <c:dLbls>
          <c:showLegendKey val="0"/>
          <c:showVal val="0"/>
          <c:showCatName val="0"/>
          <c:showSerName val="0"/>
          <c:showPercent val="0"/>
          <c:showBubbleSize val="0"/>
        </c:dLbls>
        <c:gapWidth val="150"/>
        <c:axId val="379665976"/>
        <c:axId val="379664800"/>
      </c:barChart>
      <c:catAx>
        <c:axId val="37966597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79664800"/>
        <c:crosses val="autoZero"/>
        <c:auto val="1"/>
        <c:lblAlgn val="ctr"/>
        <c:lblOffset val="100"/>
        <c:noMultiLvlLbl val="0"/>
      </c:catAx>
      <c:valAx>
        <c:axId val="379664800"/>
        <c:scaling>
          <c:orientation val="minMax"/>
          <c:max val="110"/>
          <c:min val="10"/>
        </c:scaling>
        <c:delete val="0"/>
        <c:axPos val="l"/>
        <c:majorGridlines>
          <c:spPr>
            <a:ln>
              <a:solidFill>
                <a:schemeClr val="bg1">
                  <a:lumMod val="50000"/>
                  <a:alpha val="23000"/>
                </a:schemeClr>
              </a:solidFill>
            </a:ln>
          </c:spPr>
        </c:majorGridlines>
        <c:numFmt formatCode="General" sourceLinked="1"/>
        <c:majorTickMark val="none"/>
        <c:minorTickMark val="none"/>
        <c:tickLblPos val="nextTo"/>
        <c:spPr>
          <a:ln>
            <a:solidFill>
              <a:schemeClr val="bg1">
                <a:lumMod val="75000"/>
                <a:alpha val="50000"/>
              </a:schemeClr>
            </a:solidFill>
          </a:ln>
        </c:spPr>
        <c:crossAx val="379665976"/>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PY" sz="800" b="0"/>
              <a:t>ÍNDICE NSF</a:t>
            </a:r>
            <a:r>
              <a:rPr lang="es-PY" sz="800" b="0" baseline="0"/>
              <a:t> </a:t>
            </a:r>
            <a:r>
              <a:rPr lang="es-PY" sz="800" b="0"/>
              <a:t>Y </a:t>
            </a:r>
            <a:r>
              <a:rPr lang="es-PY" sz="800">
                <a:effectLst/>
              </a:rPr>
              <a:t>CUMPLIMIENTO DE RESOLUCIÓN 222/02</a:t>
            </a:r>
            <a:r>
              <a:rPr lang="es-PY" sz="800" b="0"/>
              <a:t>- FW</a:t>
            </a:r>
            <a:r>
              <a:rPr lang="es-PY" sz="800" b="0" baseline="0"/>
              <a:t> 201-ST</a:t>
            </a:r>
            <a:endParaRPr lang="es-ES" sz="800" b="0"/>
          </a:p>
        </c:rich>
      </c:tx>
      <c:layout>
        <c:manualLayout>
          <c:xMode val="edge"/>
          <c:yMode val="edge"/>
          <c:x val="0.23566244912814172"/>
          <c:y val="2.3752886406588614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NSF</c:v>
                </c:pt>
              </c:strCache>
            </c:strRef>
          </c:tx>
          <c:spPr>
            <a:solidFill>
              <a:srgbClr val="6CAB68"/>
            </a:solidFill>
            <a:ln w="12700">
              <a:solidFill>
                <a:schemeClr val="tx1"/>
              </a:solidFill>
            </a:ln>
          </c:spPr>
          <c:invertIfNegative val="0"/>
          <c:dPt>
            <c:idx val="0"/>
            <c:invertIfNegative val="0"/>
            <c:bubble3D val="0"/>
            <c:spPr>
              <a:solidFill>
                <a:srgbClr val="F8F32B"/>
              </a:solidFill>
              <a:ln w="12700">
                <a:solidFill>
                  <a:schemeClr val="tx1"/>
                </a:solidFill>
              </a:ln>
            </c:spPr>
            <c:extLst>
              <c:ext xmlns:c16="http://schemas.microsoft.com/office/drawing/2014/chart" uri="{C3380CC4-5D6E-409C-BE32-E72D297353CC}">
                <c16:uniqueId val="{00000001-AA9A-4757-9DEF-5CB5F104261F}"/>
              </c:ext>
            </c:extLst>
          </c:dPt>
          <c:dPt>
            <c:idx val="1"/>
            <c:invertIfNegative val="0"/>
            <c:bubble3D val="0"/>
            <c:extLst>
              <c:ext xmlns:c16="http://schemas.microsoft.com/office/drawing/2014/chart" uri="{C3380CC4-5D6E-409C-BE32-E72D297353CC}">
                <c16:uniqueId val="{00000002-AA9A-4757-9DEF-5CB5F104261F}"/>
              </c:ext>
            </c:extLst>
          </c:dPt>
          <c:dPt>
            <c:idx val="2"/>
            <c:invertIfNegative val="0"/>
            <c:bubble3D val="0"/>
            <c:extLst>
              <c:ext xmlns:c16="http://schemas.microsoft.com/office/drawing/2014/chart" uri="{C3380CC4-5D6E-409C-BE32-E72D297353CC}">
                <c16:uniqueId val="{00000003-AA9A-4757-9DEF-5CB5F104261F}"/>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Hoja1!$C$2:$C$4</c:f>
              <c:numCache>
                <c:formatCode>General</c:formatCode>
                <c:ptCount val="3"/>
                <c:pt idx="0">
                  <c:v>67.98</c:v>
                </c:pt>
                <c:pt idx="1">
                  <c:v>76.88</c:v>
                </c:pt>
                <c:pt idx="2">
                  <c:v>81.66</c:v>
                </c:pt>
              </c:numCache>
            </c:numRef>
          </c:val>
          <c:extLst>
            <c:ext xmlns:c16="http://schemas.microsoft.com/office/drawing/2014/chart" uri="{C3380CC4-5D6E-409C-BE32-E72D297353CC}">
              <c16:uniqueId val="{00000004-AA9A-4757-9DEF-5CB5F104261F}"/>
            </c:ext>
          </c:extLst>
        </c:ser>
        <c:ser>
          <c:idx val="1"/>
          <c:order val="1"/>
          <c:tx>
            <c:strRef>
              <c:f>Hoja1!$D$1</c:f>
              <c:strCache>
                <c:ptCount val="1"/>
                <c:pt idx="0">
                  <c:v>RES 222/02</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5-AA9A-4757-9DEF-5CB5F104261F}"/>
              </c:ext>
            </c:extLst>
          </c:dPt>
          <c:dPt>
            <c:idx val="1"/>
            <c:invertIfNegative val="0"/>
            <c:bubble3D val="0"/>
            <c:extLst>
              <c:ext xmlns:c16="http://schemas.microsoft.com/office/drawing/2014/chart" uri="{C3380CC4-5D6E-409C-BE32-E72D297353CC}">
                <c16:uniqueId val="{00000006-AA9A-4757-9DEF-5CB5F104261F}"/>
              </c:ext>
            </c:extLst>
          </c:dPt>
          <c:dPt>
            <c:idx val="2"/>
            <c:invertIfNegative val="0"/>
            <c:bubble3D val="0"/>
            <c:extLst>
              <c:ext xmlns:c16="http://schemas.microsoft.com/office/drawing/2014/chart" uri="{C3380CC4-5D6E-409C-BE32-E72D297353CC}">
                <c16:uniqueId val="{00000007-AA9A-4757-9DEF-5CB5F104261F}"/>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Hoja1!$D$2:$D$4</c:f>
              <c:numCache>
                <c:formatCode>0.0</c:formatCode>
                <c:ptCount val="3"/>
                <c:pt idx="0">
                  <c:v>91.1</c:v>
                </c:pt>
                <c:pt idx="1">
                  <c:v>95.5</c:v>
                </c:pt>
                <c:pt idx="2">
                  <c:v>88.8</c:v>
                </c:pt>
              </c:numCache>
            </c:numRef>
          </c:val>
          <c:extLst>
            <c:ext xmlns:c16="http://schemas.microsoft.com/office/drawing/2014/chart" uri="{C3380CC4-5D6E-409C-BE32-E72D297353CC}">
              <c16:uniqueId val="{00000008-AA9A-4757-9DEF-5CB5F104261F}"/>
            </c:ext>
          </c:extLst>
        </c:ser>
        <c:dLbls>
          <c:showLegendKey val="0"/>
          <c:showVal val="0"/>
          <c:showCatName val="0"/>
          <c:showSerName val="0"/>
          <c:showPercent val="0"/>
          <c:showBubbleSize val="0"/>
        </c:dLbls>
        <c:gapWidth val="150"/>
        <c:axId val="114864320"/>
        <c:axId val="114865104"/>
      </c:barChart>
      <c:catAx>
        <c:axId val="11486432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114865104"/>
        <c:crosses val="autoZero"/>
        <c:auto val="1"/>
        <c:lblAlgn val="ctr"/>
        <c:lblOffset val="100"/>
        <c:noMultiLvlLbl val="0"/>
      </c:catAx>
      <c:valAx>
        <c:axId val="114865104"/>
        <c:scaling>
          <c:orientation val="minMax"/>
          <c:max val="110"/>
          <c:min val="10"/>
        </c:scaling>
        <c:delete val="0"/>
        <c:axPos val="l"/>
        <c:majorGridlines>
          <c:spPr>
            <a:ln>
              <a:solidFill>
                <a:schemeClr val="bg1">
                  <a:lumMod val="50000"/>
                  <a:alpha val="23000"/>
                </a:schemeClr>
              </a:solidFill>
            </a:ln>
          </c:spPr>
        </c:majorGridlines>
        <c:numFmt formatCode="General" sourceLinked="1"/>
        <c:majorTickMark val="none"/>
        <c:minorTickMark val="none"/>
        <c:tickLblPos val="nextTo"/>
        <c:spPr>
          <a:ln>
            <a:solidFill>
              <a:schemeClr val="bg1">
                <a:lumMod val="75000"/>
                <a:alpha val="50000"/>
              </a:schemeClr>
            </a:solidFill>
          </a:ln>
        </c:spPr>
        <c:crossAx val="114864320"/>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PY" sz="800" b="0"/>
              <a:t>ÍNDICE NSF</a:t>
            </a:r>
            <a:r>
              <a:rPr lang="es-PY" sz="800" b="0" baseline="0"/>
              <a:t> </a:t>
            </a:r>
            <a:r>
              <a:rPr lang="es-PY" sz="800" b="0"/>
              <a:t>Y </a:t>
            </a:r>
            <a:r>
              <a:rPr lang="es-PY" sz="800">
                <a:effectLst/>
              </a:rPr>
              <a:t>CUMPLIMIENTO DE RESOLUCIÓN 222/02</a:t>
            </a:r>
            <a:r>
              <a:rPr lang="es-PY" sz="800" b="0"/>
              <a:t>- FW </a:t>
            </a:r>
            <a:r>
              <a:rPr lang="es-PY" sz="800" b="0" baseline="0"/>
              <a:t> 03-PY</a:t>
            </a:r>
            <a:endParaRPr lang="es-ES" sz="800" b="0"/>
          </a:p>
        </c:rich>
      </c:tx>
      <c:layout>
        <c:manualLayout>
          <c:xMode val="edge"/>
          <c:yMode val="edge"/>
          <c:x val="0.23566244912814172"/>
          <c:y val="2.3752886406588614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NSF</c:v>
                </c:pt>
              </c:strCache>
            </c:strRef>
          </c:tx>
          <c:spPr>
            <a:solidFill>
              <a:srgbClr val="6CAB68"/>
            </a:solidFill>
            <a:ln w="12700">
              <a:solidFill>
                <a:schemeClr val="tx1"/>
              </a:solidFill>
            </a:ln>
          </c:spPr>
          <c:invertIfNegative val="0"/>
          <c:dPt>
            <c:idx val="0"/>
            <c:invertIfNegative val="0"/>
            <c:bubble3D val="0"/>
            <c:extLst>
              <c:ext xmlns:c16="http://schemas.microsoft.com/office/drawing/2014/chart" uri="{C3380CC4-5D6E-409C-BE32-E72D297353CC}">
                <c16:uniqueId val="{00000000-D0E5-4229-98DC-52CDCA50E879}"/>
              </c:ext>
            </c:extLst>
          </c:dPt>
          <c:dPt>
            <c:idx val="1"/>
            <c:invertIfNegative val="0"/>
            <c:bubble3D val="0"/>
            <c:extLst>
              <c:ext xmlns:c16="http://schemas.microsoft.com/office/drawing/2014/chart" uri="{C3380CC4-5D6E-409C-BE32-E72D297353CC}">
                <c16:uniqueId val="{00000001-D0E5-4229-98DC-52CDCA50E879}"/>
              </c:ext>
            </c:extLst>
          </c:dPt>
          <c:dPt>
            <c:idx val="2"/>
            <c:invertIfNegative val="0"/>
            <c:bubble3D val="0"/>
            <c:extLst>
              <c:ext xmlns:c16="http://schemas.microsoft.com/office/drawing/2014/chart" uri="{C3380CC4-5D6E-409C-BE32-E72D297353CC}">
                <c16:uniqueId val="{00000002-D0E5-4229-98DC-52CDCA50E879}"/>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Hoja1!$C$2:$C$4</c:f>
              <c:numCache>
                <c:formatCode>General</c:formatCode>
                <c:ptCount val="3"/>
                <c:pt idx="2">
                  <c:v>80.260000000000005</c:v>
                </c:pt>
              </c:numCache>
            </c:numRef>
          </c:val>
          <c:extLst>
            <c:ext xmlns:c16="http://schemas.microsoft.com/office/drawing/2014/chart" uri="{C3380CC4-5D6E-409C-BE32-E72D297353CC}">
              <c16:uniqueId val="{00000003-D0E5-4229-98DC-52CDCA50E879}"/>
            </c:ext>
          </c:extLst>
        </c:ser>
        <c:ser>
          <c:idx val="1"/>
          <c:order val="1"/>
          <c:tx>
            <c:strRef>
              <c:f>Hoja1!$D$1</c:f>
              <c:strCache>
                <c:ptCount val="1"/>
                <c:pt idx="0">
                  <c:v>RES 222/02</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D0E5-4229-98DC-52CDCA50E879}"/>
              </c:ext>
            </c:extLst>
          </c:dPt>
          <c:dPt>
            <c:idx val="1"/>
            <c:invertIfNegative val="0"/>
            <c:bubble3D val="0"/>
            <c:extLst>
              <c:ext xmlns:c16="http://schemas.microsoft.com/office/drawing/2014/chart" uri="{C3380CC4-5D6E-409C-BE32-E72D297353CC}">
                <c16:uniqueId val="{00000005-D0E5-4229-98DC-52CDCA50E879}"/>
              </c:ext>
            </c:extLst>
          </c:dPt>
          <c:dPt>
            <c:idx val="2"/>
            <c:invertIfNegative val="0"/>
            <c:bubble3D val="0"/>
            <c:extLst>
              <c:ext xmlns:c16="http://schemas.microsoft.com/office/drawing/2014/chart" uri="{C3380CC4-5D6E-409C-BE32-E72D297353CC}">
                <c16:uniqueId val="{00000006-D0E5-4229-98DC-52CDCA50E879}"/>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Hoja1!$D$2:$D$4</c:f>
              <c:numCache>
                <c:formatCode>General</c:formatCode>
                <c:ptCount val="3"/>
                <c:pt idx="2" formatCode="0.0">
                  <c:v>91.7</c:v>
                </c:pt>
              </c:numCache>
            </c:numRef>
          </c:val>
          <c:extLst>
            <c:ext xmlns:c16="http://schemas.microsoft.com/office/drawing/2014/chart" uri="{C3380CC4-5D6E-409C-BE32-E72D297353CC}">
              <c16:uniqueId val="{00000007-D0E5-4229-98DC-52CDCA50E879}"/>
            </c:ext>
          </c:extLst>
        </c:ser>
        <c:dLbls>
          <c:showLegendKey val="0"/>
          <c:showVal val="0"/>
          <c:showCatName val="0"/>
          <c:showSerName val="0"/>
          <c:showPercent val="0"/>
          <c:showBubbleSize val="0"/>
        </c:dLbls>
        <c:gapWidth val="150"/>
        <c:axId val="379658920"/>
        <c:axId val="379659312"/>
      </c:barChart>
      <c:catAx>
        <c:axId val="37965892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79659312"/>
        <c:crosses val="autoZero"/>
        <c:auto val="1"/>
        <c:lblAlgn val="ctr"/>
        <c:lblOffset val="100"/>
        <c:noMultiLvlLbl val="0"/>
      </c:catAx>
      <c:valAx>
        <c:axId val="379659312"/>
        <c:scaling>
          <c:orientation val="minMax"/>
          <c:max val="100"/>
        </c:scaling>
        <c:delete val="0"/>
        <c:axPos val="l"/>
        <c:majorGridlines>
          <c:spPr>
            <a:ln>
              <a:solidFill>
                <a:schemeClr val="bg1">
                  <a:lumMod val="50000"/>
                  <a:alpha val="23000"/>
                </a:schemeClr>
              </a:solidFill>
            </a:ln>
          </c:spPr>
        </c:majorGridlines>
        <c:numFmt formatCode="General" sourceLinked="1"/>
        <c:majorTickMark val="none"/>
        <c:minorTickMark val="none"/>
        <c:tickLblPos val="nextTo"/>
        <c:spPr>
          <a:ln>
            <a:solidFill>
              <a:schemeClr val="bg1">
                <a:lumMod val="75000"/>
                <a:alpha val="50000"/>
              </a:schemeClr>
            </a:solidFill>
          </a:ln>
        </c:spPr>
        <c:crossAx val="379658920"/>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700">
                <a:effectLst/>
              </a:rPr>
              <a:t>GW 18-ZA -  ICA Y EVALUACIÓN DE CUMPLIMIENTO DE LOS LÍMITES DE CALIDAD DE AGUA</a:t>
            </a:r>
            <a:r>
              <a:rPr lang="es-ES" sz="700" baseline="0">
                <a:effectLst/>
              </a:rPr>
              <a:t> </a:t>
            </a:r>
            <a:r>
              <a:rPr lang="es-ES" sz="700">
                <a:effectLst/>
              </a:rPr>
              <a:t>POTABLE</a:t>
            </a:r>
          </a:p>
        </c:rich>
      </c:tx>
      <c:layout>
        <c:manualLayout>
          <c:xMode val="edge"/>
          <c:yMode val="edge"/>
          <c:x val="0.17137386091985221"/>
          <c:y val="2.804860319896681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ICA</c:v>
                </c:pt>
              </c:strCache>
            </c:strRef>
          </c:tx>
          <c:spPr>
            <a:solidFill>
              <a:schemeClr val="accent1">
                <a:lumMod val="7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1-93E5-4A85-A4E4-DC2F8E272D4E}"/>
              </c:ext>
            </c:extLst>
          </c:dPt>
          <c:dPt>
            <c:idx val="1"/>
            <c:invertIfNegative val="0"/>
            <c:bubble3D val="0"/>
            <c:spPr>
              <a:solidFill>
                <a:srgbClr val="6CAB68"/>
              </a:solidFill>
              <a:ln w="12700">
                <a:solidFill>
                  <a:schemeClr val="tx1"/>
                </a:solidFill>
              </a:ln>
            </c:spPr>
            <c:extLst>
              <c:ext xmlns:c16="http://schemas.microsoft.com/office/drawing/2014/chart" uri="{C3380CC4-5D6E-409C-BE32-E72D297353CC}">
                <c16:uniqueId val="{00000003-93E5-4A85-A4E4-DC2F8E272D4E}"/>
              </c:ext>
            </c:extLst>
          </c:dPt>
          <c:dPt>
            <c:idx val="2"/>
            <c:invertIfNegative val="0"/>
            <c:bubble3D val="0"/>
            <c:extLst>
              <c:ext xmlns:c16="http://schemas.microsoft.com/office/drawing/2014/chart" uri="{C3380CC4-5D6E-409C-BE32-E72D297353CC}">
                <c16:uniqueId val="{00000005-93E5-4A85-A4E4-DC2F8E272D4E}"/>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Hoja1!$C$2:$C$4</c:f>
              <c:numCache>
                <c:formatCode>0.0</c:formatCode>
                <c:ptCount val="3"/>
                <c:pt idx="0">
                  <c:v>31.010851580000001</c:v>
                </c:pt>
                <c:pt idx="1">
                  <c:v>64.162933333333328</c:v>
                </c:pt>
                <c:pt idx="2">
                  <c:v>14.388592000000003</c:v>
                </c:pt>
              </c:numCache>
            </c:numRef>
          </c:val>
          <c:extLst>
            <c:ext xmlns:c16="http://schemas.microsoft.com/office/drawing/2014/chart" uri="{C3380CC4-5D6E-409C-BE32-E72D297353CC}">
              <c16:uniqueId val="{00000006-93E5-4A85-A4E4-DC2F8E272D4E}"/>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7-93E5-4A85-A4E4-DC2F8E272D4E}"/>
              </c:ext>
            </c:extLst>
          </c:dPt>
          <c:dPt>
            <c:idx val="1"/>
            <c:invertIfNegative val="0"/>
            <c:bubble3D val="0"/>
            <c:extLst>
              <c:ext xmlns:c16="http://schemas.microsoft.com/office/drawing/2014/chart" uri="{C3380CC4-5D6E-409C-BE32-E72D297353CC}">
                <c16:uniqueId val="{00000008-93E5-4A85-A4E4-DC2F8E272D4E}"/>
              </c:ext>
            </c:extLst>
          </c:dPt>
          <c:dPt>
            <c:idx val="2"/>
            <c:invertIfNegative val="0"/>
            <c:bubble3D val="0"/>
            <c:extLst>
              <c:ext xmlns:c16="http://schemas.microsoft.com/office/drawing/2014/chart" uri="{C3380CC4-5D6E-409C-BE32-E72D297353CC}">
                <c16:uniqueId val="{00000009-93E5-4A85-A4E4-DC2F8E272D4E}"/>
              </c:ext>
            </c:extLst>
          </c:dPt>
          <c:dLbls>
            <c:dLbl>
              <c:idx val="0"/>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93E5-4A85-A4E4-DC2F8E272D4E}"/>
                </c:ext>
              </c:extLst>
            </c:dLbl>
            <c:dLbl>
              <c:idx val="1"/>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93E5-4A85-A4E4-DC2F8E272D4E}"/>
                </c:ext>
              </c:extLst>
            </c:dLbl>
            <c:dLbl>
              <c:idx val="2"/>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93E5-4A85-A4E4-DC2F8E272D4E}"/>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Hoja1!$D$2:$D$4</c:f>
              <c:numCache>
                <c:formatCode>0.0</c:formatCode>
                <c:ptCount val="3"/>
                <c:pt idx="0">
                  <c:v>88.3</c:v>
                </c:pt>
                <c:pt idx="1">
                  <c:v>88.3</c:v>
                </c:pt>
                <c:pt idx="2">
                  <c:v>88.3</c:v>
                </c:pt>
              </c:numCache>
            </c:numRef>
          </c:val>
          <c:extLst>
            <c:ext xmlns:c16="http://schemas.microsoft.com/office/drawing/2014/chart" uri="{C3380CC4-5D6E-409C-BE32-E72D297353CC}">
              <c16:uniqueId val="{0000000A-93E5-4A85-A4E4-DC2F8E272D4E}"/>
            </c:ext>
          </c:extLst>
        </c:ser>
        <c:dLbls>
          <c:showLegendKey val="0"/>
          <c:showVal val="0"/>
          <c:showCatName val="0"/>
          <c:showSerName val="0"/>
          <c:showPercent val="0"/>
          <c:showBubbleSize val="0"/>
        </c:dLbls>
        <c:gapWidth val="150"/>
        <c:axId val="379660488"/>
        <c:axId val="379661664"/>
      </c:barChart>
      <c:catAx>
        <c:axId val="37966048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79661664"/>
        <c:crosses val="autoZero"/>
        <c:auto val="1"/>
        <c:lblAlgn val="ctr"/>
        <c:lblOffset val="100"/>
        <c:noMultiLvlLbl val="0"/>
      </c:catAx>
      <c:valAx>
        <c:axId val="379661664"/>
        <c:scaling>
          <c:orientation val="minMax"/>
          <c:max val="100"/>
        </c:scaling>
        <c:delete val="0"/>
        <c:axPos val="l"/>
        <c:majorGridlines>
          <c:spPr>
            <a:ln>
              <a:solidFill>
                <a:schemeClr val="bg1">
                  <a:lumMod val="50000"/>
                  <a:alpha val="23000"/>
                </a:schemeClr>
              </a:solidFill>
            </a:ln>
          </c:spPr>
        </c:majorGridlines>
        <c:numFmt formatCode="0.0" sourceLinked="1"/>
        <c:majorTickMark val="none"/>
        <c:minorTickMark val="none"/>
        <c:tickLblPos val="nextTo"/>
        <c:spPr>
          <a:ln>
            <a:solidFill>
              <a:schemeClr val="bg1">
                <a:lumMod val="75000"/>
                <a:alpha val="50000"/>
              </a:schemeClr>
            </a:solidFill>
          </a:ln>
        </c:spPr>
        <c:crossAx val="379660488"/>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700">
                <a:effectLst/>
              </a:rPr>
              <a:t>GW 20-ST -  ICA Y EVALUACIÓN DE CUMPLIMIENTO DE LOS LÍMITES DE CALIDAD DE AGUA</a:t>
            </a:r>
            <a:r>
              <a:rPr lang="es-ES" sz="700" baseline="0">
                <a:effectLst/>
              </a:rPr>
              <a:t> </a:t>
            </a:r>
            <a:r>
              <a:rPr lang="es-ES" sz="700">
                <a:effectLst/>
              </a:rPr>
              <a:t>POTABLE</a:t>
            </a:r>
          </a:p>
        </c:rich>
      </c:tx>
      <c:layout>
        <c:manualLayout>
          <c:xMode val="edge"/>
          <c:yMode val="edge"/>
          <c:x val="0.17137386091985221"/>
          <c:y val="2.804860319896681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ICA</c:v>
                </c:pt>
              </c:strCache>
            </c:strRef>
          </c:tx>
          <c:spPr>
            <a:solidFill>
              <a:schemeClr val="tx2">
                <a:lumMod val="60000"/>
                <a:lumOff val="40000"/>
              </a:schemeClr>
            </a:solidFill>
            <a:ln w="12700">
              <a:solidFill>
                <a:schemeClr val="tx1"/>
              </a:solidFill>
            </a:ln>
          </c:spPr>
          <c:invertIfNegative val="0"/>
          <c:dPt>
            <c:idx val="0"/>
            <c:invertIfNegative val="0"/>
            <c:bubble3D val="0"/>
            <c:spPr>
              <a:solidFill>
                <a:srgbClr val="6CAB68"/>
              </a:solidFill>
              <a:ln w="12700">
                <a:solidFill>
                  <a:schemeClr val="tx1"/>
                </a:solidFill>
              </a:ln>
            </c:spPr>
            <c:extLst>
              <c:ext xmlns:c16="http://schemas.microsoft.com/office/drawing/2014/chart" uri="{C3380CC4-5D6E-409C-BE32-E72D297353CC}">
                <c16:uniqueId val="{00000001-7D93-4591-82F6-506494F0E9E0}"/>
              </c:ext>
            </c:extLst>
          </c:dPt>
          <c:dPt>
            <c:idx val="1"/>
            <c:invertIfNegative val="0"/>
            <c:bubble3D val="0"/>
            <c:extLst>
              <c:ext xmlns:c16="http://schemas.microsoft.com/office/drawing/2014/chart" uri="{C3380CC4-5D6E-409C-BE32-E72D297353CC}">
                <c16:uniqueId val="{00000002-7D93-4591-82F6-506494F0E9E0}"/>
              </c:ext>
            </c:extLst>
          </c:dPt>
          <c:dPt>
            <c:idx val="2"/>
            <c:invertIfNegative val="0"/>
            <c:bubble3D val="0"/>
            <c:extLst>
              <c:ext xmlns:c16="http://schemas.microsoft.com/office/drawing/2014/chart" uri="{C3380CC4-5D6E-409C-BE32-E72D297353CC}">
                <c16:uniqueId val="{00000003-7D93-4591-82F6-506494F0E9E0}"/>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Hoja1!$C$2:$C$4</c:f>
              <c:numCache>
                <c:formatCode>0.0</c:formatCode>
                <c:ptCount val="3"/>
                <c:pt idx="0">
                  <c:v>59.878407959999997</c:v>
                </c:pt>
                <c:pt idx="1">
                  <c:v>30.320479999999996</c:v>
                </c:pt>
                <c:pt idx="2">
                  <c:v>21.214960000000001</c:v>
                </c:pt>
              </c:numCache>
            </c:numRef>
          </c:val>
          <c:extLst>
            <c:ext xmlns:c16="http://schemas.microsoft.com/office/drawing/2014/chart" uri="{C3380CC4-5D6E-409C-BE32-E72D297353CC}">
              <c16:uniqueId val="{00000004-7D93-4591-82F6-506494F0E9E0}"/>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5-7D93-4591-82F6-506494F0E9E0}"/>
              </c:ext>
            </c:extLst>
          </c:dPt>
          <c:dPt>
            <c:idx val="1"/>
            <c:invertIfNegative val="0"/>
            <c:bubble3D val="0"/>
            <c:extLst>
              <c:ext xmlns:c16="http://schemas.microsoft.com/office/drawing/2014/chart" uri="{C3380CC4-5D6E-409C-BE32-E72D297353CC}">
                <c16:uniqueId val="{00000006-7D93-4591-82F6-506494F0E9E0}"/>
              </c:ext>
            </c:extLst>
          </c:dPt>
          <c:dPt>
            <c:idx val="2"/>
            <c:invertIfNegative val="0"/>
            <c:bubble3D val="0"/>
            <c:extLst>
              <c:ext xmlns:c16="http://schemas.microsoft.com/office/drawing/2014/chart" uri="{C3380CC4-5D6E-409C-BE32-E72D297353CC}">
                <c16:uniqueId val="{00000007-7D93-4591-82F6-506494F0E9E0}"/>
              </c:ext>
            </c:extLst>
          </c:dPt>
          <c:dLbls>
            <c:dLbl>
              <c:idx val="0"/>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7D93-4591-82F6-506494F0E9E0}"/>
                </c:ext>
              </c:extLst>
            </c:dLbl>
            <c:dLbl>
              <c:idx val="1"/>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7D93-4591-82F6-506494F0E9E0}"/>
                </c:ext>
              </c:extLst>
            </c:dLbl>
            <c:dLbl>
              <c:idx val="2"/>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7D93-4591-82F6-506494F0E9E0}"/>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Hoja1!$D$2:$D$4</c:f>
              <c:numCache>
                <c:formatCode>0.0</c:formatCode>
                <c:ptCount val="3"/>
                <c:pt idx="0">
                  <c:v>82.3</c:v>
                </c:pt>
                <c:pt idx="1">
                  <c:v>88.3</c:v>
                </c:pt>
                <c:pt idx="2">
                  <c:v>88.3</c:v>
                </c:pt>
              </c:numCache>
            </c:numRef>
          </c:val>
          <c:extLst>
            <c:ext xmlns:c16="http://schemas.microsoft.com/office/drawing/2014/chart" uri="{C3380CC4-5D6E-409C-BE32-E72D297353CC}">
              <c16:uniqueId val="{00000008-7D93-4591-82F6-506494F0E9E0}"/>
            </c:ext>
          </c:extLst>
        </c:ser>
        <c:dLbls>
          <c:showLegendKey val="0"/>
          <c:showVal val="0"/>
          <c:showCatName val="0"/>
          <c:showSerName val="0"/>
          <c:showPercent val="0"/>
          <c:showBubbleSize val="0"/>
        </c:dLbls>
        <c:gapWidth val="150"/>
        <c:axId val="379662056"/>
        <c:axId val="379664016"/>
      </c:barChart>
      <c:catAx>
        <c:axId val="37966205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79664016"/>
        <c:crosses val="autoZero"/>
        <c:auto val="1"/>
        <c:lblAlgn val="ctr"/>
        <c:lblOffset val="100"/>
        <c:noMultiLvlLbl val="0"/>
      </c:catAx>
      <c:valAx>
        <c:axId val="379664016"/>
        <c:scaling>
          <c:orientation val="minMax"/>
          <c:max val="100"/>
        </c:scaling>
        <c:delete val="0"/>
        <c:axPos val="l"/>
        <c:majorGridlines>
          <c:spPr>
            <a:ln>
              <a:solidFill>
                <a:schemeClr val="bg1">
                  <a:lumMod val="50000"/>
                  <a:alpha val="23000"/>
                </a:schemeClr>
              </a:solidFill>
            </a:ln>
          </c:spPr>
        </c:majorGridlines>
        <c:numFmt formatCode="0.0" sourceLinked="1"/>
        <c:majorTickMark val="none"/>
        <c:minorTickMark val="none"/>
        <c:tickLblPos val="nextTo"/>
        <c:spPr>
          <a:ln>
            <a:solidFill>
              <a:schemeClr val="bg1">
                <a:lumMod val="75000"/>
                <a:alpha val="50000"/>
              </a:schemeClr>
            </a:solidFill>
          </a:ln>
        </c:spPr>
        <c:crossAx val="379662056"/>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2">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700">
                <a:effectLst/>
              </a:rPr>
              <a:t>GW 19-HE -  ICA Y EVALUACIÓN DE CUMPLIMIENTO DE LOS LÍMITES DE CALIDAD DE AGUA</a:t>
            </a:r>
            <a:r>
              <a:rPr lang="es-ES" sz="700" baseline="0">
                <a:effectLst/>
              </a:rPr>
              <a:t> </a:t>
            </a:r>
            <a:r>
              <a:rPr lang="es-ES" sz="700">
                <a:effectLst/>
              </a:rPr>
              <a:t>POTABLE</a:t>
            </a:r>
          </a:p>
        </c:rich>
      </c:tx>
      <c:layout>
        <c:manualLayout>
          <c:xMode val="edge"/>
          <c:yMode val="edge"/>
          <c:x val="0.17137386091985221"/>
          <c:y val="2.804860319896681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ICA</c:v>
                </c:pt>
              </c:strCache>
            </c:strRef>
          </c:tx>
          <c:spPr>
            <a:solidFill>
              <a:schemeClr val="tx2">
                <a:lumMod val="60000"/>
                <a:lumOff val="40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0-F38A-484F-9F98-72D55A1C74FB}"/>
              </c:ext>
            </c:extLst>
          </c:dPt>
          <c:dPt>
            <c:idx val="1"/>
            <c:invertIfNegative val="0"/>
            <c:bubble3D val="0"/>
            <c:extLst>
              <c:ext xmlns:c16="http://schemas.microsoft.com/office/drawing/2014/chart" uri="{C3380CC4-5D6E-409C-BE32-E72D297353CC}">
                <c16:uniqueId val="{00000001-F38A-484F-9F98-72D55A1C74FB}"/>
              </c:ext>
            </c:extLst>
          </c:dPt>
          <c:dPt>
            <c:idx val="2"/>
            <c:invertIfNegative val="0"/>
            <c:bubble3D val="0"/>
            <c:extLst>
              <c:ext xmlns:c16="http://schemas.microsoft.com/office/drawing/2014/chart" uri="{C3380CC4-5D6E-409C-BE32-E72D297353CC}">
                <c16:uniqueId val="{00000002-F38A-484F-9F98-72D55A1C74FB}"/>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Hoja1!$C$2:$C$4</c:f>
              <c:numCache>
                <c:formatCode>0.0</c:formatCode>
                <c:ptCount val="3"/>
                <c:pt idx="0">
                  <c:v>12.841625993333301</c:v>
                </c:pt>
                <c:pt idx="1">
                  <c:v>10.449100000000001</c:v>
                </c:pt>
                <c:pt idx="2">
                  <c:v>8.7150399999999983</c:v>
                </c:pt>
              </c:numCache>
            </c:numRef>
          </c:val>
          <c:extLst>
            <c:ext xmlns:c16="http://schemas.microsoft.com/office/drawing/2014/chart" uri="{C3380CC4-5D6E-409C-BE32-E72D297353CC}">
              <c16:uniqueId val="{00000003-F38A-484F-9F98-72D55A1C74FB}"/>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F38A-484F-9F98-72D55A1C74FB}"/>
              </c:ext>
            </c:extLst>
          </c:dPt>
          <c:dPt>
            <c:idx val="1"/>
            <c:invertIfNegative val="0"/>
            <c:bubble3D val="0"/>
            <c:extLst>
              <c:ext xmlns:c16="http://schemas.microsoft.com/office/drawing/2014/chart" uri="{C3380CC4-5D6E-409C-BE32-E72D297353CC}">
                <c16:uniqueId val="{00000005-F38A-484F-9F98-72D55A1C74FB}"/>
              </c:ext>
            </c:extLst>
          </c:dPt>
          <c:dPt>
            <c:idx val="2"/>
            <c:invertIfNegative val="0"/>
            <c:bubble3D val="0"/>
            <c:extLst>
              <c:ext xmlns:c16="http://schemas.microsoft.com/office/drawing/2014/chart" uri="{C3380CC4-5D6E-409C-BE32-E72D297353CC}">
                <c16:uniqueId val="{00000006-F38A-484F-9F98-72D55A1C74FB}"/>
              </c:ext>
            </c:extLst>
          </c:dPt>
          <c:dLbls>
            <c:dLbl>
              <c:idx val="0"/>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F38A-484F-9F98-72D55A1C74FB}"/>
                </c:ext>
              </c:extLst>
            </c:dLbl>
            <c:dLbl>
              <c:idx val="1"/>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F38A-484F-9F98-72D55A1C74FB}"/>
                </c:ext>
              </c:extLst>
            </c:dLbl>
            <c:dLbl>
              <c:idx val="2"/>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F38A-484F-9F98-72D55A1C74FB}"/>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Hoja1!$D$2:$D$4</c:f>
              <c:numCache>
                <c:formatCode>0.0</c:formatCode>
                <c:ptCount val="3"/>
                <c:pt idx="0">
                  <c:v>88.3</c:v>
                </c:pt>
                <c:pt idx="1">
                  <c:v>88.3</c:v>
                </c:pt>
                <c:pt idx="2">
                  <c:v>82.3</c:v>
                </c:pt>
              </c:numCache>
            </c:numRef>
          </c:val>
          <c:extLst>
            <c:ext xmlns:c16="http://schemas.microsoft.com/office/drawing/2014/chart" uri="{C3380CC4-5D6E-409C-BE32-E72D297353CC}">
              <c16:uniqueId val="{00000007-F38A-484F-9F98-72D55A1C74FB}"/>
            </c:ext>
          </c:extLst>
        </c:ser>
        <c:dLbls>
          <c:showLegendKey val="0"/>
          <c:showVal val="0"/>
          <c:showCatName val="0"/>
          <c:showSerName val="0"/>
          <c:showPercent val="0"/>
          <c:showBubbleSize val="0"/>
        </c:dLbls>
        <c:gapWidth val="150"/>
        <c:axId val="379663232"/>
        <c:axId val="379663624"/>
      </c:barChart>
      <c:catAx>
        <c:axId val="37966323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79663624"/>
        <c:crosses val="autoZero"/>
        <c:auto val="1"/>
        <c:lblAlgn val="ctr"/>
        <c:lblOffset val="100"/>
        <c:noMultiLvlLbl val="0"/>
      </c:catAx>
      <c:valAx>
        <c:axId val="379663624"/>
        <c:scaling>
          <c:orientation val="minMax"/>
          <c:max val="100"/>
        </c:scaling>
        <c:delete val="0"/>
        <c:axPos val="l"/>
        <c:majorGridlines>
          <c:spPr>
            <a:ln>
              <a:solidFill>
                <a:schemeClr val="bg1">
                  <a:lumMod val="50000"/>
                  <a:alpha val="23000"/>
                </a:schemeClr>
              </a:solidFill>
            </a:ln>
          </c:spPr>
        </c:majorGridlines>
        <c:numFmt formatCode="0.0" sourceLinked="1"/>
        <c:majorTickMark val="none"/>
        <c:minorTickMark val="none"/>
        <c:tickLblPos val="nextTo"/>
        <c:spPr>
          <a:ln>
            <a:solidFill>
              <a:schemeClr val="bg1">
                <a:lumMod val="75000"/>
                <a:alpha val="50000"/>
              </a:schemeClr>
            </a:solidFill>
          </a:ln>
        </c:spPr>
        <c:crossAx val="379663232"/>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2">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700">
                <a:effectLst/>
              </a:rPr>
              <a:t>GW 23-SL -  ICA Y EVALUACIÓN DE CUMPLIMIENTO DE LOS LÍMITES DE CALIDAD DE AGUA</a:t>
            </a:r>
            <a:r>
              <a:rPr lang="es-ES" sz="700" baseline="0">
                <a:effectLst/>
              </a:rPr>
              <a:t> </a:t>
            </a:r>
            <a:r>
              <a:rPr lang="es-ES" sz="700">
                <a:effectLst/>
              </a:rPr>
              <a:t>POTABLE</a:t>
            </a:r>
          </a:p>
        </c:rich>
      </c:tx>
      <c:layout>
        <c:manualLayout>
          <c:xMode val="edge"/>
          <c:yMode val="edge"/>
          <c:x val="0.17137386091985221"/>
          <c:y val="2.804860319896681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ICA</c:v>
                </c:pt>
              </c:strCache>
            </c:strRef>
          </c:tx>
          <c:spPr>
            <a:solidFill>
              <a:schemeClr val="tx2">
                <a:lumMod val="60000"/>
                <a:lumOff val="40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0-1430-46ED-B027-3195A1976F7E}"/>
              </c:ext>
            </c:extLst>
          </c:dPt>
          <c:dPt>
            <c:idx val="1"/>
            <c:invertIfNegative val="0"/>
            <c:bubble3D val="0"/>
            <c:extLst>
              <c:ext xmlns:c16="http://schemas.microsoft.com/office/drawing/2014/chart" uri="{C3380CC4-5D6E-409C-BE32-E72D297353CC}">
                <c16:uniqueId val="{00000001-1430-46ED-B027-3195A1976F7E}"/>
              </c:ext>
            </c:extLst>
          </c:dPt>
          <c:dPt>
            <c:idx val="2"/>
            <c:invertIfNegative val="0"/>
            <c:bubble3D val="0"/>
            <c:spPr>
              <a:solidFill>
                <a:srgbClr val="6CAB68"/>
              </a:solidFill>
              <a:ln w="12700">
                <a:solidFill>
                  <a:schemeClr val="tx1"/>
                </a:solidFill>
              </a:ln>
            </c:spPr>
            <c:extLst>
              <c:ext xmlns:c16="http://schemas.microsoft.com/office/drawing/2014/chart" uri="{C3380CC4-5D6E-409C-BE32-E72D297353CC}">
                <c16:uniqueId val="{00000003-1430-46ED-B027-3195A1976F7E}"/>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Hoja1!$C$2:$C$4</c:f>
              <c:numCache>
                <c:formatCode>0.0</c:formatCode>
                <c:ptCount val="3"/>
                <c:pt idx="0">
                  <c:v>22.633920000000003</c:v>
                </c:pt>
                <c:pt idx="1">
                  <c:v>29.328880000000002</c:v>
                </c:pt>
                <c:pt idx="2">
                  <c:v>75.952079999999995</c:v>
                </c:pt>
              </c:numCache>
            </c:numRef>
          </c:val>
          <c:extLst>
            <c:ext xmlns:c16="http://schemas.microsoft.com/office/drawing/2014/chart" uri="{C3380CC4-5D6E-409C-BE32-E72D297353CC}">
              <c16:uniqueId val="{00000004-1430-46ED-B027-3195A1976F7E}"/>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5-1430-46ED-B027-3195A1976F7E}"/>
              </c:ext>
            </c:extLst>
          </c:dPt>
          <c:dPt>
            <c:idx val="1"/>
            <c:invertIfNegative val="0"/>
            <c:bubble3D val="0"/>
            <c:extLst>
              <c:ext xmlns:c16="http://schemas.microsoft.com/office/drawing/2014/chart" uri="{C3380CC4-5D6E-409C-BE32-E72D297353CC}">
                <c16:uniqueId val="{00000006-1430-46ED-B027-3195A1976F7E}"/>
              </c:ext>
            </c:extLst>
          </c:dPt>
          <c:dPt>
            <c:idx val="2"/>
            <c:invertIfNegative val="0"/>
            <c:bubble3D val="0"/>
            <c:extLst>
              <c:ext xmlns:c16="http://schemas.microsoft.com/office/drawing/2014/chart" uri="{C3380CC4-5D6E-409C-BE32-E72D297353CC}">
                <c16:uniqueId val="{00000007-1430-46ED-B027-3195A1976F7E}"/>
              </c:ext>
            </c:extLst>
          </c:dPt>
          <c:dLbls>
            <c:dLbl>
              <c:idx val="0"/>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1430-46ED-B027-3195A1976F7E}"/>
                </c:ext>
              </c:extLst>
            </c:dLbl>
            <c:dLbl>
              <c:idx val="1"/>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1430-46ED-B027-3195A1976F7E}"/>
                </c:ext>
              </c:extLst>
            </c:dLbl>
            <c:dLbl>
              <c:idx val="2"/>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1430-46ED-B027-3195A1976F7E}"/>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Hoja1!$D$2:$D$4</c:f>
              <c:numCache>
                <c:formatCode>0.0</c:formatCode>
                <c:ptCount val="3"/>
                <c:pt idx="0">
                  <c:v>76.5</c:v>
                </c:pt>
                <c:pt idx="1">
                  <c:v>82.3</c:v>
                </c:pt>
                <c:pt idx="2">
                  <c:v>88.3</c:v>
                </c:pt>
              </c:numCache>
            </c:numRef>
          </c:val>
          <c:extLst>
            <c:ext xmlns:c16="http://schemas.microsoft.com/office/drawing/2014/chart" uri="{C3380CC4-5D6E-409C-BE32-E72D297353CC}">
              <c16:uniqueId val="{00000008-1430-46ED-B027-3195A1976F7E}"/>
            </c:ext>
          </c:extLst>
        </c:ser>
        <c:dLbls>
          <c:showLegendKey val="0"/>
          <c:showVal val="0"/>
          <c:showCatName val="0"/>
          <c:showSerName val="0"/>
          <c:showPercent val="0"/>
          <c:showBubbleSize val="0"/>
        </c:dLbls>
        <c:gapWidth val="150"/>
        <c:axId val="377139448"/>
        <c:axId val="377139056"/>
      </c:barChart>
      <c:catAx>
        <c:axId val="37713944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77139056"/>
        <c:crosses val="autoZero"/>
        <c:auto val="1"/>
        <c:lblAlgn val="ctr"/>
        <c:lblOffset val="100"/>
        <c:noMultiLvlLbl val="0"/>
      </c:catAx>
      <c:valAx>
        <c:axId val="377139056"/>
        <c:scaling>
          <c:orientation val="minMax"/>
          <c:max val="100"/>
        </c:scaling>
        <c:delete val="0"/>
        <c:axPos val="l"/>
        <c:majorGridlines>
          <c:spPr>
            <a:ln>
              <a:solidFill>
                <a:schemeClr val="bg1">
                  <a:lumMod val="50000"/>
                  <a:alpha val="23000"/>
                </a:schemeClr>
              </a:solidFill>
            </a:ln>
          </c:spPr>
        </c:majorGridlines>
        <c:numFmt formatCode="0.0" sourceLinked="1"/>
        <c:majorTickMark val="none"/>
        <c:minorTickMark val="none"/>
        <c:tickLblPos val="nextTo"/>
        <c:spPr>
          <a:ln>
            <a:solidFill>
              <a:schemeClr val="bg1">
                <a:lumMod val="75000"/>
                <a:alpha val="50000"/>
              </a:schemeClr>
            </a:solidFill>
          </a:ln>
        </c:spPr>
        <c:crossAx val="377139448"/>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2">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700">
                <a:effectLst/>
              </a:rPr>
              <a:t>GW 25-PALO</a:t>
            </a:r>
            <a:r>
              <a:rPr lang="es-ES" sz="700" baseline="0">
                <a:effectLst/>
              </a:rPr>
              <a:t> HAYA</a:t>
            </a:r>
            <a:r>
              <a:rPr lang="es-ES" sz="700">
                <a:effectLst/>
              </a:rPr>
              <a:t> -  ICA Y EVALUACIÓN DE CUMPLIMIENTO DE LOS LÍMITES DE CALIDAD DE AGUA</a:t>
            </a:r>
            <a:r>
              <a:rPr lang="es-ES" sz="700" baseline="0">
                <a:effectLst/>
              </a:rPr>
              <a:t> </a:t>
            </a:r>
            <a:r>
              <a:rPr lang="es-ES" sz="700">
                <a:effectLst/>
              </a:rPr>
              <a:t>POTABLE</a:t>
            </a:r>
          </a:p>
        </c:rich>
      </c:tx>
      <c:layout>
        <c:manualLayout>
          <c:xMode val="edge"/>
          <c:yMode val="edge"/>
          <c:x val="0.12482005566557366"/>
          <c:y val="2.8049617456040409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ICA</c:v>
                </c:pt>
              </c:strCache>
            </c:strRef>
          </c:tx>
          <c:spPr>
            <a:solidFill>
              <a:schemeClr val="tx2">
                <a:lumMod val="60000"/>
                <a:lumOff val="40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0-6EF0-4C4A-A61A-ACE4836435A1}"/>
              </c:ext>
            </c:extLst>
          </c:dPt>
          <c:dPt>
            <c:idx val="1"/>
            <c:invertIfNegative val="0"/>
            <c:bubble3D val="0"/>
            <c:extLst>
              <c:ext xmlns:c16="http://schemas.microsoft.com/office/drawing/2014/chart" uri="{C3380CC4-5D6E-409C-BE32-E72D297353CC}">
                <c16:uniqueId val="{00000001-6EF0-4C4A-A61A-ACE4836435A1}"/>
              </c:ext>
            </c:extLst>
          </c:dPt>
          <c:dPt>
            <c:idx val="2"/>
            <c:invertIfNegative val="0"/>
            <c:bubble3D val="0"/>
            <c:extLst>
              <c:ext xmlns:c16="http://schemas.microsoft.com/office/drawing/2014/chart" uri="{C3380CC4-5D6E-409C-BE32-E72D297353CC}">
                <c16:uniqueId val="{00000002-6EF0-4C4A-A61A-ACE4836435A1}"/>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c:f>
              <c:strCache>
                <c:ptCount val="1"/>
                <c:pt idx="0">
                  <c:v>RAINY SEASON 2022</c:v>
                </c:pt>
              </c:strCache>
            </c:strRef>
          </c:cat>
          <c:val>
            <c:numRef>
              <c:f>Hoja1!$C$2</c:f>
              <c:numCache>
                <c:formatCode>0.0</c:formatCode>
                <c:ptCount val="1"/>
                <c:pt idx="0">
                  <c:v>39.459039999999995</c:v>
                </c:pt>
              </c:numCache>
            </c:numRef>
          </c:val>
          <c:extLst>
            <c:ext xmlns:c16="http://schemas.microsoft.com/office/drawing/2014/chart" uri="{C3380CC4-5D6E-409C-BE32-E72D297353CC}">
              <c16:uniqueId val="{00000003-6EF0-4C4A-A61A-ACE4836435A1}"/>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6EF0-4C4A-A61A-ACE4836435A1}"/>
              </c:ext>
            </c:extLst>
          </c:dPt>
          <c:dPt>
            <c:idx val="1"/>
            <c:invertIfNegative val="0"/>
            <c:bubble3D val="0"/>
            <c:extLst>
              <c:ext xmlns:c16="http://schemas.microsoft.com/office/drawing/2014/chart" uri="{C3380CC4-5D6E-409C-BE32-E72D297353CC}">
                <c16:uniqueId val="{00000005-6EF0-4C4A-A61A-ACE4836435A1}"/>
              </c:ext>
            </c:extLst>
          </c:dPt>
          <c:dPt>
            <c:idx val="2"/>
            <c:invertIfNegative val="0"/>
            <c:bubble3D val="0"/>
            <c:extLst>
              <c:ext xmlns:c16="http://schemas.microsoft.com/office/drawing/2014/chart" uri="{C3380CC4-5D6E-409C-BE32-E72D297353CC}">
                <c16:uniqueId val="{00000006-6EF0-4C4A-A61A-ACE4836435A1}"/>
              </c:ext>
            </c:extLst>
          </c:dPt>
          <c:dLbls>
            <c:dLbl>
              <c:idx val="0"/>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6EF0-4C4A-A61A-ACE4836435A1}"/>
                </c:ext>
              </c:extLst>
            </c:dLbl>
            <c:dLbl>
              <c:idx val="1"/>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6EF0-4C4A-A61A-ACE4836435A1}"/>
                </c:ext>
              </c:extLst>
            </c:dLbl>
            <c:dLbl>
              <c:idx val="2"/>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6EF0-4C4A-A61A-ACE4836435A1}"/>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c:f>
              <c:strCache>
                <c:ptCount val="1"/>
                <c:pt idx="0">
                  <c:v>RAINY SEASON 2022</c:v>
                </c:pt>
              </c:strCache>
            </c:strRef>
          </c:cat>
          <c:val>
            <c:numRef>
              <c:f>Hoja1!$D$2</c:f>
              <c:numCache>
                <c:formatCode>0.0</c:formatCode>
                <c:ptCount val="1"/>
                <c:pt idx="0">
                  <c:v>76.5</c:v>
                </c:pt>
              </c:numCache>
            </c:numRef>
          </c:val>
          <c:extLst>
            <c:ext xmlns:c16="http://schemas.microsoft.com/office/drawing/2014/chart" uri="{C3380CC4-5D6E-409C-BE32-E72D297353CC}">
              <c16:uniqueId val="{00000007-6EF0-4C4A-A61A-ACE4836435A1}"/>
            </c:ext>
          </c:extLst>
        </c:ser>
        <c:dLbls>
          <c:showLegendKey val="0"/>
          <c:showVal val="0"/>
          <c:showCatName val="0"/>
          <c:showSerName val="0"/>
          <c:showPercent val="0"/>
          <c:showBubbleSize val="0"/>
        </c:dLbls>
        <c:gapWidth val="150"/>
        <c:axId val="377137880"/>
        <c:axId val="377137488"/>
      </c:barChart>
      <c:catAx>
        <c:axId val="37713788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77137488"/>
        <c:crosses val="autoZero"/>
        <c:auto val="1"/>
        <c:lblAlgn val="ctr"/>
        <c:lblOffset val="100"/>
        <c:noMultiLvlLbl val="0"/>
      </c:catAx>
      <c:valAx>
        <c:axId val="377137488"/>
        <c:scaling>
          <c:orientation val="minMax"/>
          <c:max val="100"/>
        </c:scaling>
        <c:delete val="0"/>
        <c:axPos val="l"/>
        <c:majorGridlines>
          <c:spPr>
            <a:ln>
              <a:solidFill>
                <a:schemeClr val="bg1">
                  <a:lumMod val="50000"/>
                  <a:alpha val="23000"/>
                </a:schemeClr>
              </a:solidFill>
            </a:ln>
          </c:spPr>
        </c:majorGridlines>
        <c:numFmt formatCode="0.0" sourceLinked="1"/>
        <c:majorTickMark val="none"/>
        <c:minorTickMark val="none"/>
        <c:tickLblPos val="nextTo"/>
        <c:spPr>
          <a:ln>
            <a:solidFill>
              <a:schemeClr val="bg1">
                <a:lumMod val="75000"/>
                <a:alpha val="50000"/>
              </a:schemeClr>
            </a:solidFill>
          </a:ln>
        </c:spPr>
        <c:crossAx val="377137880"/>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2">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700">
                <a:effectLst/>
              </a:rPr>
              <a:t>GW 16-GA -  ICA Y EVALUACIÓN DE CUMPLIMIENTO DE LOS LÍMITES DE CALIDAD DE AGUA</a:t>
            </a:r>
            <a:r>
              <a:rPr lang="es-ES" sz="700" baseline="0">
                <a:effectLst/>
              </a:rPr>
              <a:t> </a:t>
            </a:r>
            <a:r>
              <a:rPr lang="es-ES" sz="700">
                <a:effectLst/>
              </a:rPr>
              <a:t>POTABLE</a:t>
            </a:r>
          </a:p>
        </c:rich>
      </c:tx>
      <c:layout>
        <c:manualLayout>
          <c:xMode val="edge"/>
          <c:yMode val="edge"/>
          <c:x val="0.17137386091985221"/>
          <c:y val="2.804860319896681E-2"/>
        </c:manualLayout>
      </c:layout>
      <c:overlay val="0"/>
    </c:title>
    <c:autoTitleDeleted val="0"/>
    <c:plotArea>
      <c:layout>
        <c:manualLayout>
          <c:layoutTarget val="inner"/>
          <c:xMode val="edge"/>
          <c:yMode val="edge"/>
          <c:x val="0.12547415610295137"/>
          <c:y val="0.12312872619335383"/>
          <c:w val="0.85665879132915734"/>
          <c:h val="0.71912787415098234"/>
        </c:manualLayout>
      </c:layout>
      <c:barChart>
        <c:barDir val="col"/>
        <c:grouping val="clustered"/>
        <c:varyColors val="0"/>
        <c:ser>
          <c:idx val="0"/>
          <c:order val="0"/>
          <c:tx>
            <c:strRef>
              <c:f>Hoja1!$C$1</c:f>
              <c:strCache>
                <c:ptCount val="1"/>
                <c:pt idx="0">
                  <c:v>ICA</c:v>
                </c:pt>
              </c:strCache>
            </c:strRef>
          </c:tx>
          <c:spPr>
            <a:solidFill>
              <a:schemeClr val="tx2">
                <a:lumMod val="60000"/>
                <a:lumOff val="40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0-4D2C-418C-90B0-51BBD5C47E8A}"/>
              </c:ext>
            </c:extLst>
          </c:dPt>
          <c:dPt>
            <c:idx val="1"/>
            <c:invertIfNegative val="0"/>
            <c:bubble3D val="0"/>
            <c:extLst>
              <c:ext xmlns:c16="http://schemas.microsoft.com/office/drawing/2014/chart" uri="{C3380CC4-5D6E-409C-BE32-E72D297353CC}">
                <c16:uniqueId val="{00000001-4D2C-418C-90B0-51BBD5C47E8A}"/>
              </c:ext>
            </c:extLst>
          </c:dPt>
          <c:dPt>
            <c:idx val="2"/>
            <c:invertIfNegative val="0"/>
            <c:bubble3D val="0"/>
            <c:extLst>
              <c:ext xmlns:c16="http://schemas.microsoft.com/office/drawing/2014/chart" uri="{C3380CC4-5D6E-409C-BE32-E72D297353CC}">
                <c16:uniqueId val="{00000002-4D2C-418C-90B0-51BBD5C47E8A}"/>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Hoja1!$C$2:$C$4</c:f>
              <c:numCache>
                <c:formatCode>0.0</c:formatCode>
                <c:ptCount val="3"/>
                <c:pt idx="0">
                  <c:v>12.991376240000001</c:v>
                </c:pt>
                <c:pt idx="1">
                  <c:v>13.866200000000003</c:v>
                </c:pt>
              </c:numCache>
            </c:numRef>
          </c:val>
          <c:extLst>
            <c:ext xmlns:c16="http://schemas.microsoft.com/office/drawing/2014/chart" uri="{C3380CC4-5D6E-409C-BE32-E72D297353CC}">
              <c16:uniqueId val="{00000003-4D2C-418C-90B0-51BBD5C47E8A}"/>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4D2C-418C-90B0-51BBD5C47E8A}"/>
              </c:ext>
            </c:extLst>
          </c:dPt>
          <c:dPt>
            <c:idx val="1"/>
            <c:invertIfNegative val="0"/>
            <c:bubble3D val="0"/>
            <c:extLst>
              <c:ext xmlns:c16="http://schemas.microsoft.com/office/drawing/2014/chart" uri="{C3380CC4-5D6E-409C-BE32-E72D297353CC}">
                <c16:uniqueId val="{00000005-4D2C-418C-90B0-51BBD5C47E8A}"/>
              </c:ext>
            </c:extLst>
          </c:dPt>
          <c:dPt>
            <c:idx val="2"/>
            <c:invertIfNegative val="0"/>
            <c:bubble3D val="0"/>
            <c:extLst>
              <c:ext xmlns:c16="http://schemas.microsoft.com/office/drawing/2014/chart" uri="{C3380CC4-5D6E-409C-BE32-E72D297353CC}">
                <c16:uniqueId val="{00000006-4D2C-418C-90B0-51BBD5C47E8A}"/>
              </c:ext>
            </c:extLst>
          </c:dPt>
          <c:dLbls>
            <c:dLbl>
              <c:idx val="0"/>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4D2C-418C-90B0-51BBD5C47E8A}"/>
                </c:ext>
              </c:extLst>
            </c:dLbl>
            <c:dLbl>
              <c:idx val="1"/>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4D2C-418C-90B0-51BBD5C47E8A}"/>
                </c:ext>
              </c:extLst>
            </c:dLbl>
            <c:dLbl>
              <c:idx val="2"/>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4D2C-418C-90B0-51BBD5C47E8A}"/>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Hoja1!$D$2:$D$4</c:f>
              <c:numCache>
                <c:formatCode>0.0</c:formatCode>
                <c:ptCount val="3"/>
                <c:pt idx="0">
                  <c:v>94.2</c:v>
                </c:pt>
                <c:pt idx="1">
                  <c:v>88.3</c:v>
                </c:pt>
              </c:numCache>
            </c:numRef>
          </c:val>
          <c:extLst>
            <c:ext xmlns:c16="http://schemas.microsoft.com/office/drawing/2014/chart" uri="{C3380CC4-5D6E-409C-BE32-E72D297353CC}">
              <c16:uniqueId val="{00000007-4D2C-418C-90B0-51BBD5C47E8A}"/>
            </c:ext>
          </c:extLst>
        </c:ser>
        <c:dLbls>
          <c:showLegendKey val="0"/>
          <c:showVal val="0"/>
          <c:showCatName val="0"/>
          <c:showSerName val="0"/>
          <c:showPercent val="0"/>
          <c:showBubbleSize val="0"/>
        </c:dLbls>
        <c:gapWidth val="150"/>
        <c:axId val="377134352"/>
        <c:axId val="377140624"/>
      </c:barChart>
      <c:catAx>
        <c:axId val="37713435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77140624"/>
        <c:crosses val="autoZero"/>
        <c:auto val="1"/>
        <c:lblAlgn val="ctr"/>
        <c:lblOffset val="100"/>
        <c:noMultiLvlLbl val="0"/>
      </c:catAx>
      <c:valAx>
        <c:axId val="377140624"/>
        <c:scaling>
          <c:orientation val="minMax"/>
          <c:max val="100"/>
        </c:scaling>
        <c:delete val="0"/>
        <c:axPos val="l"/>
        <c:majorGridlines>
          <c:spPr>
            <a:ln>
              <a:solidFill>
                <a:schemeClr val="bg1">
                  <a:lumMod val="50000"/>
                  <a:alpha val="23000"/>
                </a:schemeClr>
              </a:solidFill>
            </a:ln>
          </c:spPr>
        </c:majorGridlines>
        <c:numFmt formatCode="0.0" sourceLinked="1"/>
        <c:majorTickMark val="none"/>
        <c:minorTickMark val="none"/>
        <c:tickLblPos val="nextTo"/>
        <c:spPr>
          <a:ln>
            <a:solidFill>
              <a:schemeClr val="bg1">
                <a:lumMod val="75000"/>
                <a:alpha val="50000"/>
              </a:schemeClr>
            </a:solidFill>
          </a:ln>
        </c:spPr>
        <c:crossAx val="377134352"/>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2">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700">
                <a:effectLst/>
              </a:rPr>
              <a:t>GW 24-BELEN -  ICA Y EVALUACIÓN DE CUMPLIMIENTO DE LOS LÍMITES DE CALIDAD DE AGUA</a:t>
            </a:r>
            <a:r>
              <a:rPr lang="es-ES" sz="700" baseline="0">
                <a:effectLst/>
              </a:rPr>
              <a:t> </a:t>
            </a:r>
            <a:r>
              <a:rPr lang="es-ES" sz="700">
                <a:effectLst/>
              </a:rPr>
              <a:t>POTABLE</a:t>
            </a:r>
          </a:p>
        </c:rich>
      </c:tx>
      <c:layout>
        <c:manualLayout>
          <c:xMode val="edge"/>
          <c:yMode val="edge"/>
          <c:x val="0.17137386091985221"/>
          <c:y val="2.804860319896681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ICA</c:v>
                </c:pt>
              </c:strCache>
            </c:strRef>
          </c:tx>
          <c:spPr>
            <a:solidFill>
              <a:srgbClr val="F8F32B"/>
            </a:solidFill>
            <a:ln w="12700">
              <a:solidFill>
                <a:schemeClr val="tx1"/>
              </a:solidFill>
            </a:ln>
          </c:spPr>
          <c:invertIfNegative val="0"/>
          <c:dPt>
            <c:idx val="0"/>
            <c:invertIfNegative val="0"/>
            <c:bubble3D val="0"/>
            <c:extLst>
              <c:ext xmlns:c16="http://schemas.microsoft.com/office/drawing/2014/chart" uri="{C3380CC4-5D6E-409C-BE32-E72D297353CC}">
                <c16:uniqueId val="{00000000-5D07-48E0-849D-254E00348BD4}"/>
              </c:ext>
            </c:extLst>
          </c:dPt>
          <c:dPt>
            <c:idx val="1"/>
            <c:invertIfNegative val="0"/>
            <c:bubble3D val="0"/>
            <c:spPr>
              <a:solidFill>
                <a:srgbClr val="6CAB68"/>
              </a:solidFill>
              <a:ln w="12700">
                <a:solidFill>
                  <a:schemeClr val="tx1"/>
                </a:solidFill>
              </a:ln>
            </c:spPr>
            <c:extLst>
              <c:ext xmlns:c16="http://schemas.microsoft.com/office/drawing/2014/chart" uri="{C3380CC4-5D6E-409C-BE32-E72D297353CC}">
                <c16:uniqueId val="{00000002-5D07-48E0-849D-254E00348BD4}"/>
              </c:ext>
            </c:extLst>
          </c:dPt>
          <c:dPt>
            <c:idx val="2"/>
            <c:invertIfNegative val="0"/>
            <c:bubble3D val="0"/>
            <c:spPr>
              <a:solidFill>
                <a:srgbClr val="6CAB68"/>
              </a:solidFill>
              <a:ln w="12700">
                <a:solidFill>
                  <a:schemeClr val="tx1"/>
                </a:solidFill>
              </a:ln>
            </c:spPr>
            <c:extLst>
              <c:ext xmlns:c16="http://schemas.microsoft.com/office/drawing/2014/chart" uri="{C3380CC4-5D6E-409C-BE32-E72D297353CC}">
                <c16:uniqueId val="{00000004-5D07-48E0-849D-254E00348BD4}"/>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c:f>
              <c:strCache>
                <c:ptCount val="1"/>
                <c:pt idx="0">
                  <c:v>RAINY SEASON 2022</c:v>
                </c:pt>
              </c:strCache>
            </c:strRef>
          </c:cat>
          <c:val>
            <c:numRef>
              <c:f>Hoja1!$C$2</c:f>
              <c:numCache>
                <c:formatCode>General</c:formatCode>
                <c:ptCount val="1"/>
                <c:pt idx="0">
                  <c:v>33.4</c:v>
                </c:pt>
              </c:numCache>
            </c:numRef>
          </c:val>
          <c:extLst>
            <c:ext xmlns:c16="http://schemas.microsoft.com/office/drawing/2014/chart" uri="{C3380CC4-5D6E-409C-BE32-E72D297353CC}">
              <c16:uniqueId val="{00000005-5D07-48E0-849D-254E00348BD4}"/>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6-5D07-48E0-849D-254E00348BD4}"/>
              </c:ext>
            </c:extLst>
          </c:dPt>
          <c:dPt>
            <c:idx val="1"/>
            <c:invertIfNegative val="0"/>
            <c:bubble3D val="0"/>
            <c:extLst>
              <c:ext xmlns:c16="http://schemas.microsoft.com/office/drawing/2014/chart" uri="{C3380CC4-5D6E-409C-BE32-E72D297353CC}">
                <c16:uniqueId val="{00000007-5D07-48E0-849D-254E00348BD4}"/>
              </c:ext>
            </c:extLst>
          </c:dPt>
          <c:dPt>
            <c:idx val="2"/>
            <c:invertIfNegative val="0"/>
            <c:bubble3D val="0"/>
            <c:extLst>
              <c:ext xmlns:c16="http://schemas.microsoft.com/office/drawing/2014/chart" uri="{C3380CC4-5D6E-409C-BE32-E72D297353CC}">
                <c16:uniqueId val="{00000008-5D07-48E0-849D-254E00348BD4}"/>
              </c:ext>
            </c:extLst>
          </c:dPt>
          <c:dLbls>
            <c:dLbl>
              <c:idx val="0"/>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5D07-48E0-849D-254E00348BD4}"/>
                </c:ext>
              </c:extLst>
            </c:dLbl>
            <c:dLbl>
              <c:idx val="1"/>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5D07-48E0-849D-254E00348BD4}"/>
                </c:ext>
              </c:extLst>
            </c:dLbl>
            <c:dLbl>
              <c:idx val="2"/>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5D07-48E0-849D-254E00348BD4}"/>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c:f>
              <c:strCache>
                <c:ptCount val="1"/>
                <c:pt idx="0">
                  <c:v>RAINY SEASON 2022</c:v>
                </c:pt>
              </c:strCache>
            </c:strRef>
          </c:cat>
          <c:val>
            <c:numRef>
              <c:f>Hoja1!$D$2</c:f>
              <c:numCache>
                <c:formatCode>0.0</c:formatCode>
                <c:ptCount val="1"/>
                <c:pt idx="0">
                  <c:v>76.5</c:v>
                </c:pt>
              </c:numCache>
            </c:numRef>
          </c:val>
          <c:extLst>
            <c:ext xmlns:c16="http://schemas.microsoft.com/office/drawing/2014/chart" uri="{C3380CC4-5D6E-409C-BE32-E72D297353CC}">
              <c16:uniqueId val="{00000009-5D07-48E0-849D-254E00348BD4}"/>
            </c:ext>
          </c:extLst>
        </c:ser>
        <c:dLbls>
          <c:showLegendKey val="0"/>
          <c:showVal val="0"/>
          <c:showCatName val="0"/>
          <c:showSerName val="0"/>
          <c:showPercent val="0"/>
          <c:showBubbleSize val="0"/>
        </c:dLbls>
        <c:gapWidth val="150"/>
        <c:axId val="377134744"/>
        <c:axId val="377135528"/>
      </c:barChart>
      <c:catAx>
        <c:axId val="377134744"/>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77135528"/>
        <c:crosses val="autoZero"/>
        <c:auto val="1"/>
        <c:lblAlgn val="ctr"/>
        <c:lblOffset val="100"/>
        <c:noMultiLvlLbl val="0"/>
      </c:catAx>
      <c:valAx>
        <c:axId val="377135528"/>
        <c:scaling>
          <c:orientation val="minMax"/>
          <c:max val="100"/>
        </c:scaling>
        <c:delete val="0"/>
        <c:axPos val="l"/>
        <c:majorGridlines>
          <c:spPr>
            <a:ln>
              <a:solidFill>
                <a:schemeClr val="bg1">
                  <a:lumMod val="50000"/>
                  <a:alpha val="23000"/>
                </a:schemeClr>
              </a:solidFill>
            </a:ln>
          </c:spPr>
        </c:majorGridlines>
        <c:numFmt formatCode="General" sourceLinked="1"/>
        <c:majorTickMark val="none"/>
        <c:minorTickMark val="none"/>
        <c:tickLblPos val="nextTo"/>
        <c:spPr>
          <a:ln>
            <a:solidFill>
              <a:schemeClr val="bg1">
                <a:lumMod val="75000"/>
                <a:alpha val="50000"/>
              </a:schemeClr>
            </a:solidFill>
          </a:ln>
        </c:spPr>
        <c:crossAx val="377134744"/>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2">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700">
                <a:effectLst/>
              </a:rPr>
              <a:t>GW 11-MICEL -  ICA Y EVALUACIÓN DE CUMPLIMIENTO DE LOS LÍMITES DE CALIDAD DE AGUA</a:t>
            </a:r>
            <a:r>
              <a:rPr lang="es-ES" sz="700" baseline="0">
                <a:effectLst/>
              </a:rPr>
              <a:t> </a:t>
            </a:r>
            <a:r>
              <a:rPr lang="es-ES" sz="700">
                <a:effectLst/>
              </a:rPr>
              <a:t>POTABLE</a:t>
            </a:r>
          </a:p>
        </c:rich>
      </c:tx>
      <c:layout>
        <c:manualLayout>
          <c:xMode val="edge"/>
          <c:yMode val="edge"/>
          <c:x val="0.17137386091985221"/>
          <c:y val="2.804860319896681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ICA</c:v>
                </c:pt>
              </c:strCache>
            </c:strRef>
          </c:tx>
          <c:spPr>
            <a:solidFill>
              <a:schemeClr val="tx2">
                <a:lumMod val="60000"/>
                <a:lumOff val="40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0-FB0B-47C2-B8AE-8854C05A3224}"/>
              </c:ext>
            </c:extLst>
          </c:dPt>
          <c:dPt>
            <c:idx val="1"/>
            <c:invertIfNegative val="0"/>
            <c:bubble3D val="0"/>
            <c:extLst>
              <c:ext xmlns:c16="http://schemas.microsoft.com/office/drawing/2014/chart" uri="{C3380CC4-5D6E-409C-BE32-E72D297353CC}">
                <c16:uniqueId val="{00000001-FB0B-47C2-B8AE-8854C05A3224}"/>
              </c:ext>
            </c:extLst>
          </c:dPt>
          <c:dPt>
            <c:idx val="2"/>
            <c:invertIfNegative val="0"/>
            <c:bubble3D val="0"/>
            <c:extLst>
              <c:ext xmlns:c16="http://schemas.microsoft.com/office/drawing/2014/chart" uri="{C3380CC4-5D6E-409C-BE32-E72D297353CC}">
                <c16:uniqueId val="{00000002-FB0B-47C2-B8AE-8854C05A3224}"/>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Hoja1!$C$2:$C$4</c:f>
              <c:numCache>
                <c:formatCode>0.0</c:formatCode>
                <c:ptCount val="3"/>
                <c:pt idx="0">
                  <c:v>16.7348</c:v>
                </c:pt>
                <c:pt idx="1">
                  <c:v>16.783200000000001</c:v>
                </c:pt>
                <c:pt idx="2">
                  <c:v>13.789680000000002</c:v>
                </c:pt>
              </c:numCache>
            </c:numRef>
          </c:val>
          <c:extLst>
            <c:ext xmlns:c16="http://schemas.microsoft.com/office/drawing/2014/chart" uri="{C3380CC4-5D6E-409C-BE32-E72D297353CC}">
              <c16:uniqueId val="{00000003-FB0B-47C2-B8AE-8854C05A3224}"/>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FB0B-47C2-B8AE-8854C05A3224}"/>
              </c:ext>
            </c:extLst>
          </c:dPt>
          <c:dPt>
            <c:idx val="1"/>
            <c:invertIfNegative val="0"/>
            <c:bubble3D val="0"/>
            <c:extLst>
              <c:ext xmlns:c16="http://schemas.microsoft.com/office/drawing/2014/chart" uri="{C3380CC4-5D6E-409C-BE32-E72D297353CC}">
                <c16:uniqueId val="{00000005-FB0B-47C2-B8AE-8854C05A3224}"/>
              </c:ext>
            </c:extLst>
          </c:dPt>
          <c:dPt>
            <c:idx val="2"/>
            <c:invertIfNegative val="0"/>
            <c:bubble3D val="0"/>
            <c:extLst>
              <c:ext xmlns:c16="http://schemas.microsoft.com/office/drawing/2014/chart" uri="{C3380CC4-5D6E-409C-BE32-E72D297353CC}">
                <c16:uniqueId val="{00000006-FB0B-47C2-B8AE-8854C05A3224}"/>
              </c:ext>
            </c:extLst>
          </c:dPt>
          <c:dLbls>
            <c:dLbl>
              <c:idx val="0"/>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FB0B-47C2-B8AE-8854C05A3224}"/>
                </c:ext>
              </c:extLst>
            </c:dLbl>
            <c:dLbl>
              <c:idx val="1"/>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FB0B-47C2-B8AE-8854C05A3224}"/>
                </c:ext>
              </c:extLst>
            </c:dLbl>
            <c:dLbl>
              <c:idx val="2"/>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FB0B-47C2-B8AE-8854C05A3224}"/>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Hoja1!$D$2:$D$4</c:f>
              <c:numCache>
                <c:formatCode>0.0</c:formatCode>
                <c:ptCount val="3"/>
                <c:pt idx="0">
                  <c:v>82.3</c:v>
                </c:pt>
                <c:pt idx="1">
                  <c:v>88.3</c:v>
                </c:pt>
                <c:pt idx="2">
                  <c:v>82.3</c:v>
                </c:pt>
              </c:numCache>
            </c:numRef>
          </c:val>
          <c:extLst>
            <c:ext xmlns:c16="http://schemas.microsoft.com/office/drawing/2014/chart" uri="{C3380CC4-5D6E-409C-BE32-E72D297353CC}">
              <c16:uniqueId val="{00000007-FB0B-47C2-B8AE-8854C05A3224}"/>
            </c:ext>
          </c:extLst>
        </c:ser>
        <c:dLbls>
          <c:showLegendKey val="0"/>
          <c:showVal val="0"/>
          <c:showCatName val="0"/>
          <c:showSerName val="0"/>
          <c:showPercent val="0"/>
          <c:showBubbleSize val="0"/>
        </c:dLbls>
        <c:gapWidth val="150"/>
        <c:axId val="377139840"/>
        <c:axId val="377140232"/>
      </c:barChart>
      <c:catAx>
        <c:axId val="37713984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77140232"/>
        <c:crosses val="autoZero"/>
        <c:auto val="1"/>
        <c:lblAlgn val="ctr"/>
        <c:lblOffset val="100"/>
        <c:noMultiLvlLbl val="0"/>
      </c:catAx>
      <c:valAx>
        <c:axId val="377140232"/>
        <c:scaling>
          <c:orientation val="minMax"/>
          <c:max val="100"/>
        </c:scaling>
        <c:delete val="0"/>
        <c:axPos val="l"/>
        <c:majorGridlines>
          <c:spPr>
            <a:ln>
              <a:solidFill>
                <a:schemeClr val="bg1">
                  <a:lumMod val="50000"/>
                  <a:alpha val="23000"/>
                </a:schemeClr>
              </a:solidFill>
            </a:ln>
          </c:spPr>
        </c:majorGridlines>
        <c:numFmt formatCode="0.0" sourceLinked="1"/>
        <c:majorTickMark val="none"/>
        <c:minorTickMark val="none"/>
        <c:tickLblPos val="nextTo"/>
        <c:spPr>
          <a:ln>
            <a:solidFill>
              <a:schemeClr val="bg1">
                <a:lumMod val="75000"/>
                <a:alpha val="50000"/>
              </a:schemeClr>
            </a:solidFill>
          </a:ln>
        </c:spPr>
        <c:crossAx val="377139840"/>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2">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700">
                <a:effectLst/>
              </a:rPr>
              <a:t>GW 10-TR -  ICA Y EVALUACIÓN DE CUMPLIMIENTO DE LOS LÍMITES DE CALIDAD DE AGUA</a:t>
            </a:r>
            <a:r>
              <a:rPr lang="es-ES" sz="700" baseline="0">
                <a:effectLst/>
              </a:rPr>
              <a:t> </a:t>
            </a:r>
            <a:r>
              <a:rPr lang="es-ES" sz="700">
                <a:effectLst/>
              </a:rPr>
              <a:t>POTABLE</a:t>
            </a:r>
          </a:p>
        </c:rich>
      </c:tx>
      <c:layout>
        <c:manualLayout>
          <c:xMode val="edge"/>
          <c:yMode val="edge"/>
          <c:x val="0.17137386091985221"/>
          <c:y val="2.804860319896681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ICA</c:v>
                </c:pt>
              </c:strCache>
            </c:strRef>
          </c:tx>
          <c:spPr>
            <a:solidFill>
              <a:schemeClr val="tx2">
                <a:lumMod val="60000"/>
                <a:lumOff val="40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0-B9C9-4027-A814-2298E92A9C10}"/>
              </c:ext>
            </c:extLst>
          </c:dPt>
          <c:dPt>
            <c:idx val="1"/>
            <c:invertIfNegative val="0"/>
            <c:bubble3D val="0"/>
            <c:extLst>
              <c:ext xmlns:c16="http://schemas.microsoft.com/office/drawing/2014/chart" uri="{C3380CC4-5D6E-409C-BE32-E72D297353CC}">
                <c16:uniqueId val="{00000001-B9C9-4027-A814-2298E92A9C10}"/>
              </c:ext>
            </c:extLst>
          </c:dPt>
          <c:dPt>
            <c:idx val="2"/>
            <c:invertIfNegative val="0"/>
            <c:bubble3D val="0"/>
            <c:extLst>
              <c:ext xmlns:c16="http://schemas.microsoft.com/office/drawing/2014/chart" uri="{C3380CC4-5D6E-409C-BE32-E72D297353CC}">
                <c16:uniqueId val="{00000002-B9C9-4027-A814-2298E92A9C10}"/>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Hoja1!$C$2:$C$4</c:f>
              <c:numCache>
                <c:formatCode>0.0</c:formatCode>
                <c:ptCount val="3"/>
                <c:pt idx="0">
                  <c:v>14.7840829666667</c:v>
                </c:pt>
                <c:pt idx="1">
                  <c:v>12.039433333333333</c:v>
                </c:pt>
                <c:pt idx="2">
                  <c:v>14.129759999999999</c:v>
                </c:pt>
              </c:numCache>
            </c:numRef>
          </c:val>
          <c:extLst>
            <c:ext xmlns:c16="http://schemas.microsoft.com/office/drawing/2014/chart" uri="{C3380CC4-5D6E-409C-BE32-E72D297353CC}">
              <c16:uniqueId val="{00000003-B9C9-4027-A814-2298E92A9C10}"/>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B9C9-4027-A814-2298E92A9C10}"/>
              </c:ext>
            </c:extLst>
          </c:dPt>
          <c:dPt>
            <c:idx val="1"/>
            <c:invertIfNegative val="0"/>
            <c:bubble3D val="0"/>
            <c:extLst>
              <c:ext xmlns:c16="http://schemas.microsoft.com/office/drawing/2014/chart" uri="{C3380CC4-5D6E-409C-BE32-E72D297353CC}">
                <c16:uniqueId val="{00000005-B9C9-4027-A814-2298E92A9C10}"/>
              </c:ext>
            </c:extLst>
          </c:dPt>
          <c:dPt>
            <c:idx val="2"/>
            <c:invertIfNegative val="0"/>
            <c:bubble3D val="0"/>
            <c:extLst>
              <c:ext xmlns:c16="http://schemas.microsoft.com/office/drawing/2014/chart" uri="{C3380CC4-5D6E-409C-BE32-E72D297353CC}">
                <c16:uniqueId val="{00000006-B9C9-4027-A814-2298E92A9C10}"/>
              </c:ext>
            </c:extLst>
          </c:dPt>
          <c:dLbls>
            <c:dLbl>
              <c:idx val="0"/>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B9C9-4027-A814-2298E92A9C10}"/>
                </c:ext>
              </c:extLst>
            </c:dLbl>
            <c:dLbl>
              <c:idx val="1"/>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B9C9-4027-A814-2298E92A9C10}"/>
                </c:ext>
              </c:extLst>
            </c:dLbl>
            <c:dLbl>
              <c:idx val="2"/>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B9C9-4027-A814-2298E92A9C10}"/>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Hoja1!$D$2:$D$4</c:f>
              <c:numCache>
                <c:formatCode>0.0</c:formatCode>
                <c:ptCount val="3"/>
                <c:pt idx="0">
                  <c:v>88.3</c:v>
                </c:pt>
                <c:pt idx="1">
                  <c:v>88.3</c:v>
                </c:pt>
                <c:pt idx="2">
                  <c:v>82.3</c:v>
                </c:pt>
              </c:numCache>
            </c:numRef>
          </c:val>
          <c:extLst>
            <c:ext xmlns:c16="http://schemas.microsoft.com/office/drawing/2014/chart" uri="{C3380CC4-5D6E-409C-BE32-E72D297353CC}">
              <c16:uniqueId val="{00000007-B9C9-4027-A814-2298E92A9C10}"/>
            </c:ext>
          </c:extLst>
        </c:ser>
        <c:dLbls>
          <c:showLegendKey val="0"/>
          <c:showVal val="0"/>
          <c:showCatName val="0"/>
          <c:showSerName val="0"/>
          <c:showPercent val="0"/>
          <c:showBubbleSize val="0"/>
        </c:dLbls>
        <c:gapWidth val="150"/>
        <c:axId val="386054008"/>
        <c:axId val="386051656"/>
      </c:barChart>
      <c:catAx>
        <c:axId val="38605400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86051656"/>
        <c:crosses val="autoZero"/>
        <c:auto val="1"/>
        <c:lblAlgn val="ctr"/>
        <c:lblOffset val="100"/>
        <c:noMultiLvlLbl val="0"/>
      </c:catAx>
      <c:valAx>
        <c:axId val="386051656"/>
        <c:scaling>
          <c:orientation val="minMax"/>
          <c:max val="100"/>
        </c:scaling>
        <c:delete val="0"/>
        <c:axPos val="l"/>
        <c:majorGridlines>
          <c:spPr>
            <a:ln>
              <a:solidFill>
                <a:schemeClr val="bg1">
                  <a:lumMod val="50000"/>
                  <a:alpha val="23000"/>
                </a:schemeClr>
              </a:solidFill>
            </a:ln>
          </c:spPr>
        </c:majorGridlines>
        <c:numFmt formatCode="0.0" sourceLinked="1"/>
        <c:majorTickMark val="none"/>
        <c:minorTickMark val="none"/>
        <c:tickLblPos val="nextTo"/>
        <c:spPr>
          <a:ln>
            <a:solidFill>
              <a:schemeClr val="bg1">
                <a:lumMod val="75000"/>
                <a:alpha val="50000"/>
              </a:schemeClr>
            </a:solidFill>
          </a:ln>
        </c:spPr>
        <c:crossAx val="386054008"/>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PY" sz="800" b="0"/>
              <a:t>ÍNDICE</a:t>
            </a:r>
            <a:r>
              <a:rPr lang="es-PY" sz="800" b="0" baseline="0"/>
              <a:t> </a:t>
            </a:r>
            <a:r>
              <a:rPr lang="es-PY" sz="800" b="0"/>
              <a:t>NSF</a:t>
            </a:r>
            <a:r>
              <a:rPr lang="es-PY" sz="800" b="0" baseline="0"/>
              <a:t> </a:t>
            </a:r>
            <a:r>
              <a:rPr lang="es-PY" sz="800" b="0"/>
              <a:t>Y </a:t>
            </a:r>
            <a:r>
              <a:rPr lang="es-PY" sz="800">
                <a:effectLst/>
              </a:rPr>
              <a:t>CUMPLIMIENTO DE RESOLUCIÓN 222/02</a:t>
            </a:r>
            <a:r>
              <a:rPr lang="es-PY" sz="800" b="0"/>
              <a:t>- FW 320-ST</a:t>
            </a:r>
            <a:endParaRPr lang="es-ES" sz="800" b="0"/>
          </a:p>
        </c:rich>
      </c:tx>
      <c:layout>
        <c:manualLayout>
          <c:xMode val="edge"/>
          <c:yMode val="edge"/>
          <c:x val="0.23566244912814172"/>
          <c:y val="2.3752886406588614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NSF</c:v>
                </c:pt>
              </c:strCache>
            </c:strRef>
          </c:tx>
          <c:spPr>
            <a:solidFill>
              <a:srgbClr val="6CAB68"/>
            </a:solidFill>
            <a:ln w="12700">
              <a:solidFill>
                <a:schemeClr val="tx1"/>
              </a:solidFill>
            </a:ln>
          </c:spPr>
          <c:invertIfNegative val="0"/>
          <c:dPt>
            <c:idx val="0"/>
            <c:invertIfNegative val="0"/>
            <c:bubble3D val="0"/>
            <c:extLst>
              <c:ext xmlns:c16="http://schemas.microsoft.com/office/drawing/2014/chart" uri="{C3380CC4-5D6E-409C-BE32-E72D297353CC}">
                <c16:uniqueId val="{00000000-3B5D-4E53-8C80-1A63850416E2}"/>
              </c:ext>
            </c:extLst>
          </c:dPt>
          <c:dPt>
            <c:idx val="1"/>
            <c:invertIfNegative val="0"/>
            <c:bubble3D val="0"/>
            <c:extLst>
              <c:ext xmlns:c16="http://schemas.microsoft.com/office/drawing/2014/chart" uri="{C3380CC4-5D6E-409C-BE32-E72D297353CC}">
                <c16:uniqueId val="{00000001-3B5D-4E53-8C80-1A63850416E2}"/>
              </c:ext>
            </c:extLst>
          </c:dPt>
          <c:dPt>
            <c:idx val="2"/>
            <c:invertIfNegative val="0"/>
            <c:bubble3D val="0"/>
            <c:extLst>
              <c:ext xmlns:c16="http://schemas.microsoft.com/office/drawing/2014/chart" uri="{C3380CC4-5D6E-409C-BE32-E72D297353CC}">
                <c16:uniqueId val="{00000002-3B5D-4E53-8C80-1A63850416E2}"/>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Hoja1!$C$2:$C$4</c:f>
              <c:numCache>
                <c:formatCode>General</c:formatCode>
                <c:ptCount val="3"/>
                <c:pt idx="1">
                  <c:v>78.489999999999995</c:v>
                </c:pt>
                <c:pt idx="2">
                  <c:v>73.489999999999995</c:v>
                </c:pt>
              </c:numCache>
            </c:numRef>
          </c:val>
          <c:extLst>
            <c:ext xmlns:c16="http://schemas.microsoft.com/office/drawing/2014/chart" uri="{C3380CC4-5D6E-409C-BE32-E72D297353CC}">
              <c16:uniqueId val="{00000003-3B5D-4E53-8C80-1A63850416E2}"/>
            </c:ext>
          </c:extLst>
        </c:ser>
        <c:ser>
          <c:idx val="1"/>
          <c:order val="1"/>
          <c:tx>
            <c:strRef>
              <c:f>Hoja1!$D$1</c:f>
              <c:strCache>
                <c:ptCount val="1"/>
                <c:pt idx="0">
                  <c:v>RES 222/02</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3B5D-4E53-8C80-1A63850416E2}"/>
              </c:ext>
            </c:extLst>
          </c:dPt>
          <c:dPt>
            <c:idx val="1"/>
            <c:invertIfNegative val="0"/>
            <c:bubble3D val="0"/>
            <c:extLst>
              <c:ext xmlns:c16="http://schemas.microsoft.com/office/drawing/2014/chart" uri="{C3380CC4-5D6E-409C-BE32-E72D297353CC}">
                <c16:uniqueId val="{00000005-3B5D-4E53-8C80-1A63850416E2}"/>
              </c:ext>
            </c:extLst>
          </c:dPt>
          <c:dPt>
            <c:idx val="2"/>
            <c:invertIfNegative val="0"/>
            <c:bubble3D val="0"/>
            <c:extLst>
              <c:ext xmlns:c16="http://schemas.microsoft.com/office/drawing/2014/chart" uri="{C3380CC4-5D6E-409C-BE32-E72D297353CC}">
                <c16:uniqueId val="{00000006-3B5D-4E53-8C80-1A63850416E2}"/>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Hoja1!$D$2:$D$4</c:f>
              <c:numCache>
                <c:formatCode>0.0</c:formatCode>
                <c:ptCount val="3"/>
                <c:pt idx="1">
                  <c:v>91.1</c:v>
                </c:pt>
                <c:pt idx="2">
                  <c:v>91.1</c:v>
                </c:pt>
              </c:numCache>
            </c:numRef>
          </c:val>
          <c:extLst>
            <c:ext xmlns:c16="http://schemas.microsoft.com/office/drawing/2014/chart" uri="{C3380CC4-5D6E-409C-BE32-E72D297353CC}">
              <c16:uniqueId val="{00000007-3B5D-4E53-8C80-1A63850416E2}"/>
            </c:ext>
          </c:extLst>
        </c:ser>
        <c:dLbls>
          <c:showLegendKey val="0"/>
          <c:showVal val="0"/>
          <c:showCatName val="0"/>
          <c:showSerName val="0"/>
          <c:showPercent val="0"/>
          <c:showBubbleSize val="0"/>
        </c:dLbls>
        <c:gapWidth val="150"/>
        <c:axId val="114862360"/>
        <c:axId val="114863928"/>
      </c:barChart>
      <c:catAx>
        <c:axId val="11486236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114863928"/>
        <c:crosses val="autoZero"/>
        <c:auto val="1"/>
        <c:lblAlgn val="ctr"/>
        <c:lblOffset val="100"/>
        <c:noMultiLvlLbl val="0"/>
      </c:catAx>
      <c:valAx>
        <c:axId val="114863928"/>
        <c:scaling>
          <c:orientation val="minMax"/>
          <c:max val="110"/>
          <c:min val="10"/>
        </c:scaling>
        <c:delete val="0"/>
        <c:axPos val="l"/>
        <c:majorGridlines>
          <c:spPr>
            <a:ln>
              <a:solidFill>
                <a:schemeClr val="bg1">
                  <a:lumMod val="50000"/>
                  <a:alpha val="23000"/>
                </a:schemeClr>
              </a:solidFill>
            </a:ln>
          </c:spPr>
        </c:majorGridlines>
        <c:numFmt formatCode="General" sourceLinked="1"/>
        <c:majorTickMark val="none"/>
        <c:minorTickMark val="none"/>
        <c:tickLblPos val="nextTo"/>
        <c:spPr>
          <a:ln>
            <a:solidFill>
              <a:schemeClr val="bg1">
                <a:lumMod val="75000"/>
                <a:alpha val="50000"/>
              </a:schemeClr>
            </a:solidFill>
          </a:ln>
        </c:spPr>
        <c:crossAx val="114862360"/>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600">
                <a:effectLst/>
              </a:rPr>
              <a:t>GW 13-SAN</a:t>
            </a:r>
            <a:r>
              <a:rPr lang="es-ES" sz="600" baseline="0">
                <a:effectLst/>
              </a:rPr>
              <a:t> JUAN</a:t>
            </a:r>
            <a:r>
              <a:rPr lang="es-ES" sz="600">
                <a:effectLst/>
              </a:rPr>
              <a:t> -  ICA Y EVALUACIÓN DE CUMPLIMIENTO DE LOS LÍMITES DE CALIDAD DE AGUA</a:t>
            </a:r>
            <a:r>
              <a:rPr lang="es-ES" sz="600" baseline="0">
                <a:effectLst/>
              </a:rPr>
              <a:t> </a:t>
            </a:r>
            <a:r>
              <a:rPr lang="es-ES" sz="600">
                <a:effectLst/>
              </a:rPr>
              <a:t>POTABLE</a:t>
            </a:r>
          </a:p>
        </c:rich>
      </c:tx>
      <c:layout>
        <c:manualLayout>
          <c:xMode val="edge"/>
          <c:yMode val="edge"/>
          <c:x val="0.17137386091985221"/>
          <c:y val="2.804860319896681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ICA</c:v>
                </c:pt>
              </c:strCache>
            </c:strRef>
          </c:tx>
          <c:spPr>
            <a:solidFill>
              <a:schemeClr val="tx2">
                <a:lumMod val="60000"/>
                <a:lumOff val="40000"/>
              </a:schemeClr>
            </a:solidFill>
            <a:ln w="12700">
              <a:solidFill>
                <a:schemeClr val="tx1"/>
              </a:solidFill>
            </a:ln>
          </c:spPr>
          <c:invertIfNegative val="0"/>
          <c:dPt>
            <c:idx val="0"/>
            <c:invertIfNegative val="0"/>
            <c:bubble3D val="0"/>
            <c:spPr>
              <a:solidFill>
                <a:srgbClr val="FFC000"/>
              </a:solidFill>
              <a:ln w="12700">
                <a:solidFill>
                  <a:schemeClr val="tx1"/>
                </a:solidFill>
              </a:ln>
            </c:spPr>
            <c:extLst>
              <c:ext xmlns:c16="http://schemas.microsoft.com/office/drawing/2014/chart" uri="{C3380CC4-5D6E-409C-BE32-E72D297353CC}">
                <c16:uniqueId val="{00000001-45A1-4383-9F85-1AA9B9D510E0}"/>
              </c:ext>
            </c:extLst>
          </c:dPt>
          <c:dPt>
            <c:idx val="1"/>
            <c:invertIfNegative val="0"/>
            <c:bubble3D val="0"/>
            <c:extLst>
              <c:ext xmlns:c16="http://schemas.microsoft.com/office/drawing/2014/chart" uri="{C3380CC4-5D6E-409C-BE32-E72D297353CC}">
                <c16:uniqueId val="{00000002-45A1-4383-9F85-1AA9B9D510E0}"/>
              </c:ext>
            </c:extLst>
          </c:dPt>
          <c:dPt>
            <c:idx val="2"/>
            <c:invertIfNegative val="0"/>
            <c:bubble3D val="0"/>
            <c:spPr>
              <a:solidFill>
                <a:srgbClr val="FFFF00"/>
              </a:solidFill>
              <a:ln w="12700">
                <a:solidFill>
                  <a:schemeClr val="tx1"/>
                </a:solidFill>
              </a:ln>
            </c:spPr>
            <c:extLst>
              <c:ext xmlns:c16="http://schemas.microsoft.com/office/drawing/2014/chart" uri="{C3380CC4-5D6E-409C-BE32-E72D297353CC}">
                <c16:uniqueId val="{00000004-45A1-4383-9F85-1AA9B9D510E0}"/>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Hoja1!$C$2:$C$4</c:f>
              <c:numCache>
                <c:formatCode>0.0</c:formatCode>
                <c:ptCount val="3"/>
                <c:pt idx="0">
                  <c:v>228.60693055999997</c:v>
                </c:pt>
                <c:pt idx="1">
                  <c:v>49.107300000000009</c:v>
                </c:pt>
                <c:pt idx="2">
                  <c:v>147.8606666666667</c:v>
                </c:pt>
              </c:numCache>
            </c:numRef>
          </c:val>
          <c:extLst>
            <c:ext xmlns:c16="http://schemas.microsoft.com/office/drawing/2014/chart" uri="{C3380CC4-5D6E-409C-BE32-E72D297353CC}">
              <c16:uniqueId val="{00000005-45A1-4383-9F85-1AA9B9D510E0}"/>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6-45A1-4383-9F85-1AA9B9D510E0}"/>
              </c:ext>
            </c:extLst>
          </c:dPt>
          <c:dPt>
            <c:idx val="1"/>
            <c:invertIfNegative val="0"/>
            <c:bubble3D val="0"/>
            <c:extLst>
              <c:ext xmlns:c16="http://schemas.microsoft.com/office/drawing/2014/chart" uri="{C3380CC4-5D6E-409C-BE32-E72D297353CC}">
                <c16:uniqueId val="{00000007-45A1-4383-9F85-1AA9B9D510E0}"/>
              </c:ext>
            </c:extLst>
          </c:dPt>
          <c:dPt>
            <c:idx val="2"/>
            <c:invertIfNegative val="0"/>
            <c:bubble3D val="0"/>
            <c:extLst>
              <c:ext xmlns:c16="http://schemas.microsoft.com/office/drawing/2014/chart" uri="{C3380CC4-5D6E-409C-BE32-E72D297353CC}">
                <c16:uniqueId val="{00000008-45A1-4383-9F85-1AA9B9D510E0}"/>
              </c:ext>
            </c:extLst>
          </c:dPt>
          <c:dLbls>
            <c:dLbl>
              <c:idx val="0"/>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45A1-4383-9F85-1AA9B9D510E0}"/>
                </c:ext>
              </c:extLst>
            </c:dLbl>
            <c:dLbl>
              <c:idx val="1"/>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45A1-4383-9F85-1AA9B9D510E0}"/>
                </c:ext>
              </c:extLst>
            </c:dLbl>
            <c:dLbl>
              <c:idx val="2"/>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45A1-4383-9F85-1AA9B9D510E0}"/>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Hoja1!$D$2:$D$4</c:f>
              <c:numCache>
                <c:formatCode>0.0</c:formatCode>
                <c:ptCount val="3"/>
                <c:pt idx="0">
                  <c:v>82.3</c:v>
                </c:pt>
                <c:pt idx="1">
                  <c:v>88.3</c:v>
                </c:pt>
                <c:pt idx="2">
                  <c:v>82.3</c:v>
                </c:pt>
              </c:numCache>
            </c:numRef>
          </c:val>
          <c:extLst>
            <c:ext xmlns:c16="http://schemas.microsoft.com/office/drawing/2014/chart" uri="{C3380CC4-5D6E-409C-BE32-E72D297353CC}">
              <c16:uniqueId val="{00000009-45A1-4383-9F85-1AA9B9D510E0}"/>
            </c:ext>
          </c:extLst>
        </c:ser>
        <c:dLbls>
          <c:showLegendKey val="0"/>
          <c:showVal val="0"/>
          <c:showCatName val="0"/>
          <c:showSerName val="0"/>
          <c:showPercent val="0"/>
          <c:showBubbleSize val="0"/>
        </c:dLbls>
        <c:gapWidth val="150"/>
        <c:axId val="386050872"/>
        <c:axId val="386054400"/>
      </c:barChart>
      <c:catAx>
        <c:axId val="38605087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86054400"/>
        <c:crosses val="autoZero"/>
        <c:auto val="1"/>
        <c:lblAlgn val="ctr"/>
        <c:lblOffset val="100"/>
        <c:noMultiLvlLbl val="0"/>
      </c:catAx>
      <c:valAx>
        <c:axId val="386054400"/>
        <c:scaling>
          <c:orientation val="minMax"/>
        </c:scaling>
        <c:delete val="0"/>
        <c:axPos val="l"/>
        <c:majorGridlines>
          <c:spPr>
            <a:ln>
              <a:solidFill>
                <a:schemeClr val="bg1">
                  <a:lumMod val="50000"/>
                  <a:alpha val="23000"/>
                </a:schemeClr>
              </a:solidFill>
            </a:ln>
          </c:spPr>
        </c:majorGridlines>
        <c:numFmt formatCode="0.0" sourceLinked="1"/>
        <c:majorTickMark val="none"/>
        <c:minorTickMark val="none"/>
        <c:tickLblPos val="nextTo"/>
        <c:spPr>
          <a:ln>
            <a:solidFill>
              <a:schemeClr val="bg1">
                <a:lumMod val="75000"/>
                <a:alpha val="50000"/>
              </a:schemeClr>
            </a:solidFill>
          </a:ln>
        </c:spPr>
        <c:crossAx val="386050872"/>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2">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700">
                <a:effectLst/>
              </a:rPr>
              <a:t>GW 22-SILVA -  ICA Y EVALUACIÓN DE CUMPLIMIENTO DE LOS LÍMITES DE CALIDAD DE AGUA</a:t>
            </a:r>
            <a:r>
              <a:rPr lang="es-ES" sz="700" baseline="0">
                <a:effectLst/>
              </a:rPr>
              <a:t> </a:t>
            </a:r>
            <a:r>
              <a:rPr lang="es-ES" sz="700">
                <a:effectLst/>
              </a:rPr>
              <a:t>POTABLE</a:t>
            </a:r>
          </a:p>
        </c:rich>
      </c:tx>
      <c:layout>
        <c:manualLayout>
          <c:xMode val="edge"/>
          <c:yMode val="edge"/>
          <c:x val="0.17137386091985221"/>
          <c:y val="2.804860319896681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ICA</c:v>
                </c:pt>
              </c:strCache>
            </c:strRef>
          </c:tx>
          <c:spPr>
            <a:solidFill>
              <a:srgbClr val="F8F32B"/>
            </a:solidFill>
            <a:ln w="12700">
              <a:solidFill>
                <a:schemeClr val="tx1"/>
              </a:solidFill>
            </a:ln>
          </c:spPr>
          <c:invertIfNegative val="0"/>
          <c:dPt>
            <c:idx val="0"/>
            <c:invertIfNegative val="0"/>
            <c:bubble3D val="0"/>
            <c:extLst>
              <c:ext xmlns:c16="http://schemas.microsoft.com/office/drawing/2014/chart" uri="{C3380CC4-5D6E-409C-BE32-E72D297353CC}">
                <c16:uniqueId val="{00000000-2799-4AB5-AE70-4671037C94C6}"/>
              </c:ext>
            </c:extLst>
          </c:dPt>
          <c:dPt>
            <c:idx val="1"/>
            <c:invertIfNegative val="0"/>
            <c:bubble3D val="0"/>
            <c:spPr>
              <a:solidFill>
                <a:schemeClr val="tx2">
                  <a:lumMod val="60000"/>
                  <a:lumOff val="40000"/>
                </a:schemeClr>
              </a:solidFill>
              <a:ln w="12700">
                <a:solidFill>
                  <a:schemeClr val="tx1"/>
                </a:solidFill>
              </a:ln>
            </c:spPr>
            <c:extLst>
              <c:ext xmlns:c16="http://schemas.microsoft.com/office/drawing/2014/chart" uri="{C3380CC4-5D6E-409C-BE32-E72D297353CC}">
                <c16:uniqueId val="{00000002-2799-4AB5-AE70-4671037C94C6}"/>
              </c:ext>
            </c:extLst>
          </c:dPt>
          <c:dPt>
            <c:idx val="2"/>
            <c:invertIfNegative val="0"/>
            <c:bubble3D val="0"/>
            <c:spPr>
              <a:solidFill>
                <a:srgbClr val="6CAB68"/>
              </a:solidFill>
              <a:ln w="12700">
                <a:solidFill>
                  <a:schemeClr val="tx1"/>
                </a:solidFill>
              </a:ln>
            </c:spPr>
            <c:extLst>
              <c:ext xmlns:c16="http://schemas.microsoft.com/office/drawing/2014/chart" uri="{C3380CC4-5D6E-409C-BE32-E72D297353CC}">
                <c16:uniqueId val="{00000004-2799-4AB5-AE70-4671037C94C6}"/>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Hoja1!$C$2:$C$4</c:f>
              <c:numCache>
                <c:formatCode>0.0</c:formatCode>
                <c:ptCount val="3"/>
                <c:pt idx="0">
                  <c:v>129.60222866000001</c:v>
                </c:pt>
                <c:pt idx="1">
                  <c:v>37.4741</c:v>
                </c:pt>
              </c:numCache>
            </c:numRef>
          </c:val>
          <c:extLst>
            <c:ext xmlns:c16="http://schemas.microsoft.com/office/drawing/2014/chart" uri="{C3380CC4-5D6E-409C-BE32-E72D297353CC}">
              <c16:uniqueId val="{00000005-2799-4AB5-AE70-4671037C94C6}"/>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6-2799-4AB5-AE70-4671037C94C6}"/>
              </c:ext>
            </c:extLst>
          </c:dPt>
          <c:dPt>
            <c:idx val="1"/>
            <c:invertIfNegative val="0"/>
            <c:bubble3D val="0"/>
            <c:extLst>
              <c:ext xmlns:c16="http://schemas.microsoft.com/office/drawing/2014/chart" uri="{C3380CC4-5D6E-409C-BE32-E72D297353CC}">
                <c16:uniqueId val="{00000007-2799-4AB5-AE70-4671037C94C6}"/>
              </c:ext>
            </c:extLst>
          </c:dPt>
          <c:dPt>
            <c:idx val="2"/>
            <c:invertIfNegative val="0"/>
            <c:bubble3D val="0"/>
            <c:extLst>
              <c:ext xmlns:c16="http://schemas.microsoft.com/office/drawing/2014/chart" uri="{C3380CC4-5D6E-409C-BE32-E72D297353CC}">
                <c16:uniqueId val="{00000008-2799-4AB5-AE70-4671037C94C6}"/>
              </c:ext>
            </c:extLst>
          </c:dPt>
          <c:dLbls>
            <c:dLbl>
              <c:idx val="0"/>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2799-4AB5-AE70-4671037C94C6}"/>
                </c:ext>
              </c:extLst>
            </c:dLbl>
            <c:dLbl>
              <c:idx val="1"/>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2799-4AB5-AE70-4671037C94C6}"/>
                </c:ext>
              </c:extLst>
            </c:dLbl>
            <c:dLbl>
              <c:idx val="2"/>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2799-4AB5-AE70-4671037C94C6}"/>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Hoja1!$D$2:$D$4</c:f>
              <c:numCache>
                <c:formatCode>0.0</c:formatCode>
                <c:ptCount val="3"/>
                <c:pt idx="0">
                  <c:v>70.5</c:v>
                </c:pt>
                <c:pt idx="1">
                  <c:v>76.5</c:v>
                </c:pt>
              </c:numCache>
            </c:numRef>
          </c:val>
          <c:extLst>
            <c:ext xmlns:c16="http://schemas.microsoft.com/office/drawing/2014/chart" uri="{C3380CC4-5D6E-409C-BE32-E72D297353CC}">
              <c16:uniqueId val="{00000009-2799-4AB5-AE70-4671037C94C6}"/>
            </c:ext>
          </c:extLst>
        </c:ser>
        <c:dLbls>
          <c:showLegendKey val="0"/>
          <c:showVal val="0"/>
          <c:showCatName val="0"/>
          <c:showSerName val="0"/>
          <c:showPercent val="0"/>
          <c:showBubbleSize val="0"/>
        </c:dLbls>
        <c:gapWidth val="150"/>
        <c:axId val="386053616"/>
        <c:axId val="626149752"/>
      </c:barChart>
      <c:catAx>
        <c:axId val="38605361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26149752"/>
        <c:crosses val="autoZero"/>
        <c:auto val="1"/>
        <c:lblAlgn val="ctr"/>
        <c:lblOffset val="100"/>
        <c:noMultiLvlLbl val="0"/>
      </c:catAx>
      <c:valAx>
        <c:axId val="626149752"/>
        <c:scaling>
          <c:orientation val="minMax"/>
        </c:scaling>
        <c:delete val="0"/>
        <c:axPos val="l"/>
        <c:majorGridlines>
          <c:spPr>
            <a:ln>
              <a:solidFill>
                <a:schemeClr val="bg1">
                  <a:lumMod val="50000"/>
                  <a:alpha val="23000"/>
                </a:schemeClr>
              </a:solidFill>
            </a:ln>
          </c:spPr>
        </c:majorGridlines>
        <c:numFmt formatCode="0.0" sourceLinked="1"/>
        <c:majorTickMark val="none"/>
        <c:minorTickMark val="none"/>
        <c:tickLblPos val="nextTo"/>
        <c:spPr>
          <a:ln>
            <a:solidFill>
              <a:schemeClr val="bg1">
                <a:lumMod val="75000"/>
                <a:alpha val="50000"/>
              </a:schemeClr>
            </a:solidFill>
          </a:ln>
        </c:spPr>
        <c:crossAx val="386053616"/>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700">
                <a:effectLst/>
              </a:rPr>
              <a:t>GW 12-LAGUNA -  ICA Y EVALUACIÓN DE CUMPLIMIENTO DE LOS LÍMITES DE CALIDAD DE AGUA</a:t>
            </a:r>
            <a:r>
              <a:rPr lang="es-ES" sz="700" baseline="0">
                <a:effectLst/>
              </a:rPr>
              <a:t> </a:t>
            </a:r>
            <a:r>
              <a:rPr lang="es-ES" sz="700">
                <a:effectLst/>
              </a:rPr>
              <a:t>POTABLE</a:t>
            </a:r>
          </a:p>
        </c:rich>
      </c:tx>
      <c:layout>
        <c:manualLayout>
          <c:xMode val="edge"/>
          <c:yMode val="edge"/>
          <c:x val="0.17137386091985221"/>
          <c:y val="2.804860319896681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ICA</c:v>
                </c:pt>
              </c:strCache>
            </c:strRef>
          </c:tx>
          <c:spPr>
            <a:solidFill>
              <a:schemeClr val="tx2">
                <a:lumMod val="60000"/>
                <a:lumOff val="40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0-AA06-400B-8CFA-7145042BF11E}"/>
              </c:ext>
            </c:extLst>
          </c:dPt>
          <c:dPt>
            <c:idx val="1"/>
            <c:invertIfNegative val="0"/>
            <c:bubble3D val="0"/>
            <c:extLst>
              <c:ext xmlns:c16="http://schemas.microsoft.com/office/drawing/2014/chart" uri="{C3380CC4-5D6E-409C-BE32-E72D297353CC}">
                <c16:uniqueId val="{00000001-AA06-400B-8CFA-7145042BF11E}"/>
              </c:ext>
            </c:extLst>
          </c:dPt>
          <c:dPt>
            <c:idx val="2"/>
            <c:invertIfNegative val="0"/>
            <c:bubble3D val="0"/>
            <c:extLst>
              <c:ext xmlns:c16="http://schemas.microsoft.com/office/drawing/2014/chart" uri="{C3380CC4-5D6E-409C-BE32-E72D297353CC}">
                <c16:uniqueId val="{00000002-AA06-400B-8CFA-7145042BF11E}"/>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Hoja1!$C$2:$C$4</c:f>
              <c:numCache>
                <c:formatCode>0.0</c:formatCode>
                <c:ptCount val="3"/>
                <c:pt idx="0">
                  <c:v>17.116542146666664</c:v>
                </c:pt>
                <c:pt idx="1">
                  <c:v>19.131800000000002</c:v>
                </c:pt>
                <c:pt idx="2">
                  <c:v>20.501893333333332</c:v>
                </c:pt>
              </c:numCache>
            </c:numRef>
          </c:val>
          <c:extLst>
            <c:ext xmlns:c16="http://schemas.microsoft.com/office/drawing/2014/chart" uri="{C3380CC4-5D6E-409C-BE32-E72D297353CC}">
              <c16:uniqueId val="{00000003-AA06-400B-8CFA-7145042BF11E}"/>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AA06-400B-8CFA-7145042BF11E}"/>
              </c:ext>
            </c:extLst>
          </c:dPt>
          <c:dPt>
            <c:idx val="1"/>
            <c:invertIfNegative val="0"/>
            <c:bubble3D val="0"/>
            <c:extLst>
              <c:ext xmlns:c16="http://schemas.microsoft.com/office/drawing/2014/chart" uri="{C3380CC4-5D6E-409C-BE32-E72D297353CC}">
                <c16:uniqueId val="{00000005-AA06-400B-8CFA-7145042BF11E}"/>
              </c:ext>
            </c:extLst>
          </c:dPt>
          <c:dPt>
            <c:idx val="2"/>
            <c:invertIfNegative val="0"/>
            <c:bubble3D val="0"/>
            <c:extLst>
              <c:ext xmlns:c16="http://schemas.microsoft.com/office/drawing/2014/chart" uri="{C3380CC4-5D6E-409C-BE32-E72D297353CC}">
                <c16:uniqueId val="{00000006-AA06-400B-8CFA-7145042BF11E}"/>
              </c:ext>
            </c:extLst>
          </c:dPt>
          <c:dLbls>
            <c:dLbl>
              <c:idx val="0"/>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AA06-400B-8CFA-7145042BF11E}"/>
                </c:ext>
              </c:extLst>
            </c:dLbl>
            <c:dLbl>
              <c:idx val="1"/>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AA06-400B-8CFA-7145042BF11E}"/>
                </c:ext>
              </c:extLst>
            </c:dLbl>
            <c:dLbl>
              <c:idx val="2"/>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AA06-400B-8CFA-7145042BF11E}"/>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Hoja1!$D$2:$D$4</c:f>
              <c:numCache>
                <c:formatCode>0.0</c:formatCode>
                <c:ptCount val="3"/>
                <c:pt idx="0">
                  <c:v>88.3</c:v>
                </c:pt>
                <c:pt idx="1">
                  <c:v>82.3</c:v>
                </c:pt>
                <c:pt idx="2">
                  <c:v>88.3</c:v>
                </c:pt>
              </c:numCache>
            </c:numRef>
          </c:val>
          <c:extLst>
            <c:ext xmlns:c16="http://schemas.microsoft.com/office/drawing/2014/chart" uri="{C3380CC4-5D6E-409C-BE32-E72D297353CC}">
              <c16:uniqueId val="{00000007-AA06-400B-8CFA-7145042BF11E}"/>
            </c:ext>
          </c:extLst>
        </c:ser>
        <c:dLbls>
          <c:showLegendKey val="0"/>
          <c:showVal val="0"/>
          <c:showCatName val="0"/>
          <c:showSerName val="0"/>
          <c:showPercent val="0"/>
          <c:showBubbleSize val="0"/>
        </c:dLbls>
        <c:gapWidth val="150"/>
        <c:axId val="626152104"/>
        <c:axId val="626148968"/>
      </c:barChart>
      <c:catAx>
        <c:axId val="626152104"/>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26148968"/>
        <c:crosses val="autoZero"/>
        <c:auto val="1"/>
        <c:lblAlgn val="ctr"/>
        <c:lblOffset val="100"/>
        <c:noMultiLvlLbl val="0"/>
      </c:catAx>
      <c:valAx>
        <c:axId val="626148968"/>
        <c:scaling>
          <c:orientation val="minMax"/>
          <c:max val="100"/>
        </c:scaling>
        <c:delete val="0"/>
        <c:axPos val="l"/>
        <c:majorGridlines>
          <c:spPr>
            <a:ln>
              <a:solidFill>
                <a:schemeClr val="bg1">
                  <a:lumMod val="50000"/>
                  <a:alpha val="23000"/>
                </a:schemeClr>
              </a:solidFill>
            </a:ln>
          </c:spPr>
        </c:majorGridlines>
        <c:numFmt formatCode="0.0" sourceLinked="1"/>
        <c:majorTickMark val="none"/>
        <c:minorTickMark val="none"/>
        <c:tickLblPos val="nextTo"/>
        <c:spPr>
          <a:ln>
            <a:solidFill>
              <a:schemeClr val="bg1">
                <a:lumMod val="75000"/>
                <a:alpha val="50000"/>
              </a:schemeClr>
            </a:solidFill>
          </a:ln>
        </c:spPr>
        <c:crossAx val="626152104"/>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2">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700">
                <a:effectLst/>
              </a:rPr>
              <a:t>GW 14-ZM -  ICA Y EVALUACIÓN DE CUMPLIMIENTO DE LOS LÍMITES DE CALIDAD DE AGUA</a:t>
            </a:r>
            <a:r>
              <a:rPr lang="es-ES" sz="700" baseline="0">
                <a:effectLst/>
              </a:rPr>
              <a:t> </a:t>
            </a:r>
            <a:r>
              <a:rPr lang="es-ES" sz="700">
                <a:effectLst/>
              </a:rPr>
              <a:t>POTABLE</a:t>
            </a:r>
          </a:p>
        </c:rich>
      </c:tx>
      <c:layout>
        <c:manualLayout>
          <c:xMode val="edge"/>
          <c:yMode val="edge"/>
          <c:x val="0.17137386091985221"/>
          <c:y val="2.804860319896681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ICA</c:v>
                </c:pt>
              </c:strCache>
            </c:strRef>
          </c:tx>
          <c:spPr>
            <a:solidFill>
              <a:schemeClr val="tx2">
                <a:lumMod val="60000"/>
                <a:lumOff val="40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0-6A24-4D1A-B3D5-A997035DC1C2}"/>
              </c:ext>
            </c:extLst>
          </c:dPt>
          <c:dPt>
            <c:idx val="1"/>
            <c:invertIfNegative val="0"/>
            <c:bubble3D val="0"/>
            <c:extLst>
              <c:ext xmlns:c16="http://schemas.microsoft.com/office/drawing/2014/chart" uri="{C3380CC4-5D6E-409C-BE32-E72D297353CC}">
                <c16:uniqueId val="{00000001-6A24-4D1A-B3D5-A997035DC1C2}"/>
              </c:ext>
            </c:extLst>
          </c:dPt>
          <c:dPt>
            <c:idx val="2"/>
            <c:invertIfNegative val="0"/>
            <c:bubble3D val="0"/>
            <c:extLst>
              <c:ext xmlns:c16="http://schemas.microsoft.com/office/drawing/2014/chart" uri="{C3380CC4-5D6E-409C-BE32-E72D297353CC}">
                <c16:uniqueId val="{00000002-6A24-4D1A-B3D5-A997035DC1C2}"/>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Hoja1!$C$2:$C$4</c:f>
              <c:numCache>
                <c:formatCode>0.0</c:formatCode>
                <c:ptCount val="3"/>
                <c:pt idx="0">
                  <c:v>7.0538666666666661</c:v>
                </c:pt>
                <c:pt idx="1">
                  <c:v>7.7067000000000023</c:v>
                </c:pt>
                <c:pt idx="2">
                  <c:v>11.559839999999998</c:v>
                </c:pt>
              </c:numCache>
            </c:numRef>
          </c:val>
          <c:extLst>
            <c:ext xmlns:c16="http://schemas.microsoft.com/office/drawing/2014/chart" uri="{C3380CC4-5D6E-409C-BE32-E72D297353CC}">
              <c16:uniqueId val="{00000003-6A24-4D1A-B3D5-A997035DC1C2}"/>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6A24-4D1A-B3D5-A997035DC1C2}"/>
              </c:ext>
            </c:extLst>
          </c:dPt>
          <c:dPt>
            <c:idx val="1"/>
            <c:invertIfNegative val="0"/>
            <c:bubble3D val="0"/>
            <c:extLst>
              <c:ext xmlns:c16="http://schemas.microsoft.com/office/drawing/2014/chart" uri="{C3380CC4-5D6E-409C-BE32-E72D297353CC}">
                <c16:uniqueId val="{00000005-6A24-4D1A-B3D5-A997035DC1C2}"/>
              </c:ext>
            </c:extLst>
          </c:dPt>
          <c:dPt>
            <c:idx val="2"/>
            <c:invertIfNegative val="0"/>
            <c:bubble3D val="0"/>
            <c:extLst>
              <c:ext xmlns:c16="http://schemas.microsoft.com/office/drawing/2014/chart" uri="{C3380CC4-5D6E-409C-BE32-E72D297353CC}">
                <c16:uniqueId val="{00000006-6A24-4D1A-B3D5-A997035DC1C2}"/>
              </c:ext>
            </c:extLst>
          </c:dPt>
          <c:dLbls>
            <c:dLbl>
              <c:idx val="0"/>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6A24-4D1A-B3D5-A997035DC1C2}"/>
                </c:ext>
              </c:extLst>
            </c:dLbl>
            <c:dLbl>
              <c:idx val="1"/>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6A24-4D1A-B3D5-A997035DC1C2}"/>
                </c:ext>
              </c:extLst>
            </c:dLbl>
            <c:dLbl>
              <c:idx val="2"/>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6A24-4D1A-B3D5-A997035DC1C2}"/>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Hoja1!$D$2:$D$4</c:f>
              <c:numCache>
                <c:formatCode>0.0</c:formatCode>
                <c:ptCount val="3"/>
                <c:pt idx="0">
                  <c:v>88.3</c:v>
                </c:pt>
                <c:pt idx="1">
                  <c:v>88.3</c:v>
                </c:pt>
                <c:pt idx="2">
                  <c:v>82.3</c:v>
                </c:pt>
              </c:numCache>
            </c:numRef>
          </c:val>
          <c:extLst>
            <c:ext xmlns:c16="http://schemas.microsoft.com/office/drawing/2014/chart" uri="{C3380CC4-5D6E-409C-BE32-E72D297353CC}">
              <c16:uniqueId val="{00000007-6A24-4D1A-B3D5-A997035DC1C2}"/>
            </c:ext>
          </c:extLst>
        </c:ser>
        <c:dLbls>
          <c:showLegendKey val="0"/>
          <c:showVal val="0"/>
          <c:showCatName val="0"/>
          <c:showSerName val="0"/>
          <c:showPercent val="0"/>
          <c:showBubbleSize val="0"/>
        </c:dLbls>
        <c:gapWidth val="150"/>
        <c:axId val="626150928"/>
        <c:axId val="626150144"/>
      </c:barChart>
      <c:catAx>
        <c:axId val="62615092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26150144"/>
        <c:crosses val="autoZero"/>
        <c:auto val="1"/>
        <c:lblAlgn val="ctr"/>
        <c:lblOffset val="100"/>
        <c:noMultiLvlLbl val="0"/>
      </c:catAx>
      <c:valAx>
        <c:axId val="626150144"/>
        <c:scaling>
          <c:orientation val="minMax"/>
          <c:max val="100"/>
        </c:scaling>
        <c:delete val="0"/>
        <c:axPos val="l"/>
        <c:majorGridlines>
          <c:spPr>
            <a:ln>
              <a:solidFill>
                <a:schemeClr val="bg1">
                  <a:lumMod val="50000"/>
                  <a:alpha val="23000"/>
                </a:schemeClr>
              </a:solidFill>
            </a:ln>
          </c:spPr>
        </c:majorGridlines>
        <c:numFmt formatCode="0.0" sourceLinked="1"/>
        <c:majorTickMark val="none"/>
        <c:minorTickMark val="none"/>
        <c:tickLblPos val="nextTo"/>
        <c:spPr>
          <a:ln>
            <a:solidFill>
              <a:schemeClr val="bg1">
                <a:lumMod val="75000"/>
                <a:alpha val="50000"/>
              </a:schemeClr>
            </a:solidFill>
          </a:ln>
        </c:spPr>
        <c:crossAx val="626150928"/>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2">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700">
                <a:effectLst/>
              </a:rPr>
              <a:t>GW 15-SO -  ICA Y EVALUACIÓN DE CUMPLIMIENTO DE LOS LÍMITES DE CALIDAD DE AGUA</a:t>
            </a:r>
            <a:r>
              <a:rPr lang="es-ES" sz="700" baseline="0">
                <a:effectLst/>
              </a:rPr>
              <a:t> </a:t>
            </a:r>
            <a:r>
              <a:rPr lang="es-ES" sz="700">
                <a:effectLst/>
              </a:rPr>
              <a:t>POTABLE</a:t>
            </a:r>
          </a:p>
        </c:rich>
      </c:tx>
      <c:layout>
        <c:manualLayout>
          <c:xMode val="edge"/>
          <c:yMode val="edge"/>
          <c:x val="0.17137386091985221"/>
          <c:y val="2.804860319896681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ICA</c:v>
                </c:pt>
              </c:strCache>
            </c:strRef>
          </c:tx>
          <c:spPr>
            <a:solidFill>
              <a:srgbClr val="F8F32B"/>
            </a:solidFill>
            <a:ln w="12700">
              <a:solidFill>
                <a:schemeClr val="tx1"/>
              </a:solidFill>
            </a:ln>
          </c:spPr>
          <c:invertIfNegative val="0"/>
          <c:dPt>
            <c:idx val="0"/>
            <c:invertIfNegative val="0"/>
            <c:bubble3D val="0"/>
            <c:spPr>
              <a:solidFill>
                <a:srgbClr val="C00000"/>
              </a:solidFill>
              <a:ln w="12700">
                <a:solidFill>
                  <a:schemeClr val="tx1"/>
                </a:solidFill>
              </a:ln>
            </c:spPr>
            <c:extLst>
              <c:ext xmlns:c16="http://schemas.microsoft.com/office/drawing/2014/chart" uri="{C3380CC4-5D6E-409C-BE32-E72D297353CC}">
                <c16:uniqueId val="{00000001-8DBB-4F22-92F4-45C4A55BC5DA}"/>
              </c:ext>
            </c:extLst>
          </c:dPt>
          <c:dPt>
            <c:idx val="1"/>
            <c:invertIfNegative val="0"/>
            <c:bubble3D val="0"/>
            <c:spPr>
              <a:solidFill>
                <a:schemeClr val="tx2">
                  <a:lumMod val="60000"/>
                  <a:lumOff val="40000"/>
                </a:schemeClr>
              </a:solidFill>
              <a:ln w="12700">
                <a:solidFill>
                  <a:schemeClr val="tx1"/>
                </a:solidFill>
              </a:ln>
            </c:spPr>
            <c:extLst>
              <c:ext xmlns:c16="http://schemas.microsoft.com/office/drawing/2014/chart" uri="{C3380CC4-5D6E-409C-BE32-E72D297353CC}">
                <c16:uniqueId val="{00000003-8DBB-4F22-92F4-45C4A55BC5DA}"/>
              </c:ext>
            </c:extLst>
          </c:dPt>
          <c:dPt>
            <c:idx val="2"/>
            <c:invertIfNegative val="0"/>
            <c:bubble3D val="0"/>
            <c:spPr>
              <a:solidFill>
                <a:srgbClr val="FFC000"/>
              </a:solidFill>
              <a:ln w="12700">
                <a:solidFill>
                  <a:schemeClr val="tx1"/>
                </a:solidFill>
              </a:ln>
            </c:spPr>
            <c:extLst>
              <c:ext xmlns:c16="http://schemas.microsoft.com/office/drawing/2014/chart" uri="{C3380CC4-5D6E-409C-BE32-E72D297353CC}">
                <c16:uniqueId val="{00000005-8DBB-4F22-92F4-45C4A55BC5DA}"/>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Hoja1!$C$2:$C$4</c:f>
              <c:numCache>
                <c:formatCode>0.0</c:formatCode>
                <c:ptCount val="3"/>
                <c:pt idx="0">
                  <c:v>425.95712316666697</c:v>
                </c:pt>
                <c:pt idx="1">
                  <c:v>37.920666666666669</c:v>
                </c:pt>
                <c:pt idx="2">
                  <c:v>221.90319999999997</c:v>
                </c:pt>
              </c:numCache>
            </c:numRef>
          </c:val>
          <c:extLst>
            <c:ext xmlns:c16="http://schemas.microsoft.com/office/drawing/2014/chart" uri="{C3380CC4-5D6E-409C-BE32-E72D297353CC}">
              <c16:uniqueId val="{00000006-8DBB-4F22-92F4-45C4A55BC5DA}"/>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7-8DBB-4F22-92F4-45C4A55BC5DA}"/>
              </c:ext>
            </c:extLst>
          </c:dPt>
          <c:dPt>
            <c:idx val="1"/>
            <c:invertIfNegative val="0"/>
            <c:bubble3D val="0"/>
            <c:extLst>
              <c:ext xmlns:c16="http://schemas.microsoft.com/office/drawing/2014/chart" uri="{C3380CC4-5D6E-409C-BE32-E72D297353CC}">
                <c16:uniqueId val="{00000008-8DBB-4F22-92F4-45C4A55BC5DA}"/>
              </c:ext>
            </c:extLst>
          </c:dPt>
          <c:dPt>
            <c:idx val="2"/>
            <c:invertIfNegative val="0"/>
            <c:bubble3D val="0"/>
            <c:extLst>
              <c:ext xmlns:c16="http://schemas.microsoft.com/office/drawing/2014/chart" uri="{C3380CC4-5D6E-409C-BE32-E72D297353CC}">
                <c16:uniqueId val="{00000009-8DBB-4F22-92F4-45C4A55BC5DA}"/>
              </c:ext>
            </c:extLst>
          </c:dPt>
          <c:dLbls>
            <c:dLbl>
              <c:idx val="0"/>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8DBB-4F22-92F4-45C4A55BC5DA}"/>
                </c:ext>
              </c:extLst>
            </c:dLbl>
            <c:dLbl>
              <c:idx val="1"/>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8DBB-4F22-92F4-45C4A55BC5DA}"/>
                </c:ext>
              </c:extLst>
            </c:dLbl>
            <c:dLbl>
              <c:idx val="2"/>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8DBB-4F22-92F4-45C4A55BC5DA}"/>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Hoja1!$D$2:$D$4</c:f>
              <c:numCache>
                <c:formatCode>0.0</c:formatCode>
                <c:ptCount val="3"/>
                <c:pt idx="0">
                  <c:v>76.5</c:v>
                </c:pt>
                <c:pt idx="1">
                  <c:v>82.3</c:v>
                </c:pt>
                <c:pt idx="2">
                  <c:v>70.5</c:v>
                </c:pt>
              </c:numCache>
            </c:numRef>
          </c:val>
          <c:extLst>
            <c:ext xmlns:c16="http://schemas.microsoft.com/office/drawing/2014/chart" uri="{C3380CC4-5D6E-409C-BE32-E72D297353CC}">
              <c16:uniqueId val="{0000000A-8DBB-4F22-92F4-45C4A55BC5DA}"/>
            </c:ext>
          </c:extLst>
        </c:ser>
        <c:dLbls>
          <c:showLegendKey val="0"/>
          <c:showVal val="0"/>
          <c:showCatName val="0"/>
          <c:showSerName val="0"/>
          <c:showPercent val="0"/>
          <c:showBubbleSize val="0"/>
        </c:dLbls>
        <c:gapWidth val="150"/>
        <c:axId val="626151320"/>
        <c:axId val="626154848"/>
      </c:barChart>
      <c:catAx>
        <c:axId val="62615132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26154848"/>
        <c:crosses val="autoZero"/>
        <c:auto val="1"/>
        <c:lblAlgn val="ctr"/>
        <c:lblOffset val="100"/>
        <c:noMultiLvlLbl val="0"/>
      </c:catAx>
      <c:valAx>
        <c:axId val="626154848"/>
        <c:scaling>
          <c:orientation val="minMax"/>
        </c:scaling>
        <c:delete val="0"/>
        <c:axPos val="l"/>
        <c:majorGridlines>
          <c:spPr>
            <a:ln>
              <a:solidFill>
                <a:schemeClr val="bg1">
                  <a:lumMod val="50000"/>
                  <a:alpha val="23000"/>
                </a:schemeClr>
              </a:solidFill>
            </a:ln>
          </c:spPr>
        </c:majorGridlines>
        <c:numFmt formatCode="0.0" sourceLinked="1"/>
        <c:majorTickMark val="none"/>
        <c:minorTickMark val="none"/>
        <c:tickLblPos val="nextTo"/>
        <c:spPr>
          <a:ln>
            <a:solidFill>
              <a:schemeClr val="bg1">
                <a:lumMod val="75000"/>
                <a:alpha val="50000"/>
              </a:schemeClr>
            </a:solidFill>
          </a:ln>
        </c:spPr>
        <c:crossAx val="626151320"/>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2">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700">
                <a:effectLst/>
              </a:rPr>
              <a:t>GW 17-LP</a:t>
            </a:r>
            <a:r>
              <a:rPr lang="es-ES" sz="700" baseline="0">
                <a:effectLst/>
              </a:rPr>
              <a:t> </a:t>
            </a:r>
            <a:r>
              <a:rPr lang="es-ES" sz="700">
                <a:effectLst/>
              </a:rPr>
              <a:t> -  ICA Y EVALUACIÓN DE CUMPLIMIENTO DE LOS LÍMITES DE CALIDAD DE AGUA</a:t>
            </a:r>
            <a:r>
              <a:rPr lang="es-ES" sz="700" baseline="0">
                <a:effectLst/>
              </a:rPr>
              <a:t> </a:t>
            </a:r>
            <a:r>
              <a:rPr lang="es-ES" sz="700">
                <a:effectLst/>
              </a:rPr>
              <a:t>POTABLE</a:t>
            </a:r>
          </a:p>
        </c:rich>
      </c:tx>
      <c:layout>
        <c:manualLayout>
          <c:xMode val="edge"/>
          <c:yMode val="edge"/>
          <c:x val="0.17137386091985221"/>
          <c:y val="2.804860319896681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ICA</c:v>
                </c:pt>
              </c:strCache>
            </c:strRef>
          </c:tx>
          <c:spPr>
            <a:solidFill>
              <a:schemeClr val="accent1">
                <a:lumMod val="7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0-E467-4038-91E6-C7C627E18D1E}"/>
              </c:ext>
            </c:extLst>
          </c:dPt>
          <c:dPt>
            <c:idx val="1"/>
            <c:invertIfNegative val="0"/>
            <c:bubble3D val="0"/>
            <c:extLst>
              <c:ext xmlns:c16="http://schemas.microsoft.com/office/drawing/2014/chart" uri="{C3380CC4-5D6E-409C-BE32-E72D297353CC}">
                <c16:uniqueId val="{00000001-E467-4038-91E6-C7C627E18D1E}"/>
              </c:ext>
            </c:extLst>
          </c:dPt>
          <c:dPt>
            <c:idx val="2"/>
            <c:invertIfNegative val="0"/>
            <c:bubble3D val="0"/>
            <c:extLst>
              <c:ext xmlns:c16="http://schemas.microsoft.com/office/drawing/2014/chart" uri="{C3380CC4-5D6E-409C-BE32-E72D297353CC}">
                <c16:uniqueId val="{00000002-E467-4038-91E6-C7C627E18D1E}"/>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Hoja1!$C$2:$C$4</c:f>
              <c:numCache>
                <c:formatCode>0.0</c:formatCode>
                <c:ptCount val="3"/>
                <c:pt idx="0">
                  <c:v>7.2144019200000002</c:v>
                </c:pt>
                <c:pt idx="1">
                  <c:v>7.5903999999999989</c:v>
                </c:pt>
                <c:pt idx="2">
                  <c:v>11.398592000000002</c:v>
                </c:pt>
              </c:numCache>
            </c:numRef>
          </c:val>
          <c:extLst>
            <c:ext xmlns:c16="http://schemas.microsoft.com/office/drawing/2014/chart" uri="{C3380CC4-5D6E-409C-BE32-E72D297353CC}">
              <c16:uniqueId val="{00000003-E467-4038-91E6-C7C627E18D1E}"/>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E467-4038-91E6-C7C627E18D1E}"/>
              </c:ext>
            </c:extLst>
          </c:dPt>
          <c:dPt>
            <c:idx val="1"/>
            <c:invertIfNegative val="0"/>
            <c:bubble3D val="0"/>
            <c:extLst>
              <c:ext xmlns:c16="http://schemas.microsoft.com/office/drawing/2014/chart" uri="{C3380CC4-5D6E-409C-BE32-E72D297353CC}">
                <c16:uniqueId val="{00000005-E467-4038-91E6-C7C627E18D1E}"/>
              </c:ext>
            </c:extLst>
          </c:dPt>
          <c:dPt>
            <c:idx val="2"/>
            <c:invertIfNegative val="0"/>
            <c:bubble3D val="0"/>
            <c:extLst>
              <c:ext xmlns:c16="http://schemas.microsoft.com/office/drawing/2014/chart" uri="{C3380CC4-5D6E-409C-BE32-E72D297353CC}">
                <c16:uniqueId val="{00000006-E467-4038-91E6-C7C627E18D1E}"/>
              </c:ext>
            </c:extLst>
          </c:dPt>
          <c:dLbls>
            <c:dLbl>
              <c:idx val="0"/>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E467-4038-91E6-C7C627E18D1E}"/>
                </c:ext>
              </c:extLst>
            </c:dLbl>
            <c:dLbl>
              <c:idx val="1"/>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E467-4038-91E6-C7C627E18D1E}"/>
                </c:ext>
              </c:extLst>
            </c:dLbl>
            <c:dLbl>
              <c:idx val="2"/>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E467-4038-91E6-C7C627E18D1E}"/>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Hoja1!$D$2:$D$4</c:f>
              <c:numCache>
                <c:formatCode>0.0</c:formatCode>
                <c:ptCount val="3"/>
                <c:pt idx="0">
                  <c:v>88.3</c:v>
                </c:pt>
                <c:pt idx="1">
                  <c:v>82.3</c:v>
                </c:pt>
                <c:pt idx="2">
                  <c:v>76.5</c:v>
                </c:pt>
              </c:numCache>
            </c:numRef>
          </c:val>
          <c:extLst>
            <c:ext xmlns:c16="http://schemas.microsoft.com/office/drawing/2014/chart" uri="{C3380CC4-5D6E-409C-BE32-E72D297353CC}">
              <c16:uniqueId val="{00000007-E467-4038-91E6-C7C627E18D1E}"/>
            </c:ext>
          </c:extLst>
        </c:ser>
        <c:dLbls>
          <c:showLegendKey val="0"/>
          <c:showVal val="0"/>
          <c:showCatName val="0"/>
          <c:showSerName val="0"/>
          <c:showPercent val="0"/>
          <c:showBubbleSize val="0"/>
        </c:dLbls>
        <c:gapWidth val="150"/>
        <c:axId val="626154456"/>
        <c:axId val="626152888"/>
      </c:barChart>
      <c:catAx>
        <c:axId val="62615445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26152888"/>
        <c:crosses val="autoZero"/>
        <c:auto val="1"/>
        <c:lblAlgn val="ctr"/>
        <c:lblOffset val="100"/>
        <c:noMultiLvlLbl val="0"/>
      </c:catAx>
      <c:valAx>
        <c:axId val="626152888"/>
        <c:scaling>
          <c:orientation val="minMax"/>
          <c:max val="100"/>
        </c:scaling>
        <c:delete val="0"/>
        <c:axPos val="l"/>
        <c:majorGridlines>
          <c:spPr>
            <a:ln>
              <a:solidFill>
                <a:schemeClr val="bg1">
                  <a:lumMod val="50000"/>
                  <a:alpha val="23000"/>
                </a:schemeClr>
              </a:solidFill>
            </a:ln>
          </c:spPr>
        </c:majorGridlines>
        <c:numFmt formatCode="0.0" sourceLinked="1"/>
        <c:majorTickMark val="none"/>
        <c:minorTickMark val="none"/>
        <c:tickLblPos val="nextTo"/>
        <c:spPr>
          <a:ln>
            <a:solidFill>
              <a:schemeClr val="bg1">
                <a:lumMod val="75000"/>
                <a:alpha val="50000"/>
              </a:schemeClr>
            </a:solidFill>
          </a:ln>
        </c:spPr>
        <c:crossAx val="626154456"/>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700">
                <a:effectLst/>
              </a:rPr>
              <a:t>GW 21-MC -  ICA Y EVALUACIÓN DE CUMPLIMIENTO DE LOS LÍMITES DE CALIDAD DE AGUA</a:t>
            </a:r>
            <a:r>
              <a:rPr lang="es-ES" sz="700" baseline="0">
                <a:effectLst/>
              </a:rPr>
              <a:t> </a:t>
            </a:r>
            <a:r>
              <a:rPr lang="es-ES" sz="700">
                <a:effectLst/>
              </a:rPr>
              <a:t>POTABLE</a:t>
            </a:r>
          </a:p>
        </c:rich>
      </c:tx>
      <c:layout>
        <c:manualLayout>
          <c:xMode val="edge"/>
          <c:yMode val="edge"/>
          <c:x val="0.17137386091985221"/>
          <c:y val="2.804860319896681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ICA</c:v>
                </c:pt>
              </c:strCache>
            </c:strRef>
          </c:tx>
          <c:spPr>
            <a:solidFill>
              <a:srgbClr val="F8F32B"/>
            </a:solidFill>
            <a:ln w="12700">
              <a:solidFill>
                <a:schemeClr val="tx1"/>
              </a:solidFill>
            </a:ln>
          </c:spPr>
          <c:invertIfNegative val="0"/>
          <c:dPt>
            <c:idx val="0"/>
            <c:invertIfNegative val="0"/>
            <c:bubble3D val="0"/>
            <c:extLst>
              <c:ext xmlns:c16="http://schemas.microsoft.com/office/drawing/2014/chart" uri="{C3380CC4-5D6E-409C-BE32-E72D297353CC}">
                <c16:uniqueId val="{00000000-4452-4841-9D57-1F26A89E07A8}"/>
              </c:ext>
            </c:extLst>
          </c:dPt>
          <c:dPt>
            <c:idx val="1"/>
            <c:invertIfNegative val="0"/>
            <c:bubble3D val="0"/>
            <c:extLst>
              <c:ext xmlns:c16="http://schemas.microsoft.com/office/drawing/2014/chart" uri="{C3380CC4-5D6E-409C-BE32-E72D297353CC}">
                <c16:uniqueId val="{00000001-4452-4841-9D57-1F26A89E07A8}"/>
              </c:ext>
            </c:extLst>
          </c:dPt>
          <c:dPt>
            <c:idx val="2"/>
            <c:invertIfNegative val="0"/>
            <c:bubble3D val="0"/>
            <c:extLst>
              <c:ext xmlns:c16="http://schemas.microsoft.com/office/drawing/2014/chart" uri="{C3380CC4-5D6E-409C-BE32-E72D297353CC}">
                <c16:uniqueId val="{00000002-4452-4841-9D57-1F26A89E07A8}"/>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Hoja1!$C$2:$C$4</c:f>
              <c:numCache>
                <c:formatCode>General</c:formatCode>
                <c:ptCount val="3"/>
                <c:pt idx="0" formatCode="0.0">
                  <c:v>173.84711120000003</c:v>
                </c:pt>
                <c:pt idx="2" formatCode="0.0">
                  <c:v>166.32999999999998</c:v>
                </c:pt>
              </c:numCache>
            </c:numRef>
          </c:val>
          <c:extLst>
            <c:ext xmlns:c16="http://schemas.microsoft.com/office/drawing/2014/chart" uri="{C3380CC4-5D6E-409C-BE32-E72D297353CC}">
              <c16:uniqueId val="{00000003-4452-4841-9D57-1F26A89E07A8}"/>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4452-4841-9D57-1F26A89E07A8}"/>
              </c:ext>
            </c:extLst>
          </c:dPt>
          <c:dPt>
            <c:idx val="1"/>
            <c:invertIfNegative val="0"/>
            <c:bubble3D val="0"/>
            <c:extLst>
              <c:ext xmlns:c16="http://schemas.microsoft.com/office/drawing/2014/chart" uri="{C3380CC4-5D6E-409C-BE32-E72D297353CC}">
                <c16:uniqueId val="{00000005-4452-4841-9D57-1F26A89E07A8}"/>
              </c:ext>
            </c:extLst>
          </c:dPt>
          <c:dPt>
            <c:idx val="2"/>
            <c:invertIfNegative val="0"/>
            <c:bubble3D val="0"/>
            <c:extLst>
              <c:ext xmlns:c16="http://schemas.microsoft.com/office/drawing/2014/chart" uri="{C3380CC4-5D6E-409C-BE32-E72D297353CC}">
                <c16:uniqueId val="{00000006-4452-4841-9D57-1F26A89E07A8}"/>
              </c:ext>
            </c:extLst>
          </c:dPt>
          <c:dLbls>
            <c:dLbl>
              <c:idx val="0"/>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4452-4841-9D57-1F26A89E07A8}"/>
                </c:ext>
              </c:extLst>
            </c:dLbl>
            <c:dLbl>
              <c:idx val="1"/>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4452-4841-9D57-1F26A89E07A8}"/>
                </c:ext>
              </c:extLst>
            </c:dLbl>
            <c:dLbl>
              <c:idx val="2"/>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4452-4841-9D57-1F26A89E07A8}"/>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Hoja1!$D$2:$D$4</c:f>
              <c:numCache>
                <c:formatCode>General</c:formatCode>
                <c:ptCount val="3"/>
                <c:pt idx="0" formatCode="0.0">
                  <c:v>76.5</c:v>
                </c:pt>
                <c:pt idx="2" formatCode="0.0">
                  <c:v>76.5</c:v>
                </c:pt>
              </c:numCache>
            </c:numRef>
          </c:val>
          <c:extLst>
            <c:ext xmlns:c16="http://schemas.microsoft.com/office/drawing/2014/chart" uri="{C3380CC4-5D6E-409C-BE32-E72D297353CC}">
              <c16:uniqueId val="{00000007-4452-4841-9D57-1F26A89E07A8}"/>
            </c:ext>
          </c:extLst>
        </c:ser>
        <c:dLbls>
          <c:showLegendKey val="0"/>
          <c:showVal val="0"/>
          <c:showCatName val="0"/>
          <c:showSerName val="0"/>
          <c:showPercent val="0"/>
          <c:showBubbleSize val="0"/>
        </c:dLbls>
        <c:gapWidth val="150"/>
        <c:axId val="626147792"/>
        <c:axId val="380284984"/>
      </c:barChart>
      <c:catAx>
        <c:axId val="62614779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80284984"/>
        <c:crosses val="autoZero"/>
        <c:auto val="1"/>
        <c:lblAlgn val="ctr"/>
        <c:lblOffset val="100"/>
        <c:noMultiLvlLbl val="0"/>
      </c:catAx>
      <c:valAx>
        <c:axId val="380284984"/>
        <c:scaling>
          <c:orientation val="minMax"/>
        </c:scaling>
        <c:delete val="0"/>
        <c:axPos val="l"/>
        <c:majorGridlines>
          <c:spPr>
            <a:ln>
              <a:solidFill>
                <a:schemeClr val="bg1">
                  <a:lumMod val="50000"/>
                  <a:alpha val="23000"/>
                </a:schemeClr>
              </a:solidFill>
            </a:ln>
          </c:spPr>
        </c:majorGridlines>
        <c:numFmt formatCode="0.0" sourceLinked="1"/>
        <c:majorTickMark val="none"/>
        <c:minorTickMark val="none"/>
        <c:tickLblPos val="nextTo"/>
        <c:spPr>
          <a:ln>
            <a:solidFill>
              <a:schemeClr val="bg1">
                <a:lumMod val="75000"/>
                <a:alpha val="50000"/>
              </a:schemeClr>
            </a:solidFill>
          </a:ln>
        </c:spPr>
        <c:crossAx val="626147792"/>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2">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700">
                <a:effectLst/>
              </a:rPr>
              <a:t>GW 01 -  ICA Y EVALUACIÓN DE CUMPLIMIENTO DE LOS LÍMITES DE CALIDAD DE AGUA</a:t>
            </a:r>
            <a:r>
              <a:rPr lang="es-ES" sz="700" baseline="0">
                <a:effectLst/>
              </a:rPr>
              <a:t> </a:t>
            </a:r>
            <a:r>
              <a:rPr lang="es-ES" sz="700">
                <a:effectLst/>
              </a:rPr>
              <a:t>POTABLE</a:t>
            </a:r>
          </a:p>
        </c:rich>
      </c:tx>
      <c:layout>
        <c:manualLayout>
          <c:xMode val="edge"/>
          <c:yMode val="edge"/>
          <c:x val="0.17137386091985221"/>
          <c:y val="2.804860319896681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ICA</c:v>
                </c:pt>
              </c:strCache>
            </c:strRef>
          </c:tx>
          <c:spPr>
            <a:solidFill>
              <a:srgbClr val="F8F32B"/>
            </a:solidFill>
            <a:ln w="12700">
              <a:solidFill>
                <a:schemeClr val="tx1"/>
              </a:solidFill>
            </a:ln>
          </c:spPr>
          <c:invertIfNegative val="0"/>
          <c:dPt>
            <c:idx val="0"/>
            <c:invertIfNegative val="0"/>
            <c:bubble3D val="0"/>
            <c:spPr>
              <a:solidFill>
                <a:srgbClr val="6CAB68"/>
              </a:solidFill>
              <a:ln w="12700">
                <a:solidFill>
                  <a:schemeClr val="tx1"/>
                </a:solidFill>
              </a:ln>
            </c:spPr>
            <c:extLst>
              <c:ext xmlns:c16="http://schemas.microsoft.com/office/drawing/2014/chart" uri="{C3380CC4-5D6E-409C-BE32-E72D297353CC}">
                <c16:uniqueId val="{00000001-A010-46D5-930E-7BF05DCDC782}"/>
              </c:ext>
            </c:extLst>
          </c:dPt>
          <c:dPt>
            <c:idx val="1"/>
            <c:invertIfNegative val="0"/>
            <c:bubble3D val="0"/>
            <c:spPr>
              <a:solidFill>
                <a:srgbClr val="FFFF00"/>
              </a:solidFill>
              <a:ln w="12700">
                <a:solidFill>
                  <a:schemeClr val="tx1"/>
                </a:solidFill>
              </a:ln>
            </c:spPr>
            <c:extLst>
              <c:ext xmlns:c16="http://schemas.microsoft.com/office/drawing/2014/chart" uri="{C3380CC4-5D6E-409C-BE32-E72D297353CC}">
                <c16:uniqueId val="{00000003-A010-46D5-930E-7BF05DCDC782}"/>
              </c:ext>
            </c:extLst>
          </c:dPt>
          <c:dPt>
            <c:idx val="2"/>
            <c:invertIfNegative val="0"/>
            <c:bubble3D val="0"/>
            <c:spPr>
              <a:solidFill>
                <a:srgbClr val="FFFF00"/>
              </a:solidFill>
              <a:ln w="12700">
                <a:solidFill>
                  <a:schemeClr val="tx1"/>
                </a:solidFill>
              </a:ln>
            </c:spPr>
            <c:extLst>
              <c:ext xmlns:c16="http://schemas.microsoft.com/office/drawing/2014/chart" uri="{C3380CC4-5D6E-409C-BE32-E72D297353CC}">
                <c16:uniqueId val="{00000005-A010-46D5-930E-7BF05DCDC782}"/>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Hoja1!$C$2:$C$4</c:f>
              <c:numCache>
                <c:formatCode>0.0</c:formatCode>
                <c:ptCount val="3"/>
                <c:pt idx="0">
                  <c:v>92.040666666666695</c:v>
                </c:pt>
                <c:pt idx="1">
                  <c:v>122.08599999999998</c:v>
                </c:pt>
                <c:pt idx="2">
                  <c:v>117.2668</c:v>
                </c:pt>
              </c:numCache>
            </c:numRef>
          </c:val>
          <c:extLst>
            <c:ext xmlns:c16="http://schemas.microsoft.com/office/drawing/2014/chart" uri="{C3380CC4-5D6E-409C-BE32-E72D297353CC}">
              <c16:uniqueId val="{00000006-A010-46D5-930E-7BF05DCDC782}"/>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7-A010-46D5-930E-7BF05DCDC782}"/>
              </c:ext>
            </c:extLst>
          </c:dPt>
          <c:dPt>
            <c:idx val="1"/>
            <c:invertIfNegative val="0"/>
            <c:bubble3D val="0"/>
            <c:extLst>
              <c:ext xmlns:c16="http://schemas.microsoft.com/office/drawing/2014/chart" uri="{C3380CC4-5D6E-409C-BE32-E72D297353CC}">
                <c16:uniqueId val="{00000008-A010-46D5-930E-7BF05DCDC782}"/>
              </c:ext>
            </c:extLst>
          </c:dPt>
          <c:dPt>
            <c:idx val="2"/>
            <c:invertIfNegative val="0"/>
            <c:bubble3D val="0"/>
            <c:extLst>
              <c:ext xmlns:c16="http://schemas.microsoft.com/office/drawing/2014/chart" uri="{C3380CC4-5D6E-409C-BE32-E72D297353CC}">
                <c16:uniqueId val="{00000009-A010-46D5-930E-7BF05DCDC782}"/>
              </c:ext>
            </c:extLst>
          </c:dPt>
          <c:dLbls>
            <c:dLbl>
              <c:idx val="0"/>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A010-46D5-930E-7BF05DCDC782}"/>
                </c:ext>
              </c:extLst>
            </c:dLbl>
            <c:dLbl>
              <c:idx val="1"/>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A010-46D5-930E-7BF05DCDC782}"/>
                </c:ext>
              </c:extLst>
            </c:dLbl>
            <c:dLbl>
              <c:idx val="2"/>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A010-46D5-930E-7BF05DCDC782}"/>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Hoja1!$D$2:$D$4</c:f>
              <c:numCache>
                <c:formatCode>0.0</c:formatCode>
                <c:ptCount val="3"/>
                <c:pt idx="0">
                  <c:v>35.299999999999997</c:v>
                </c:pt>
                <c:pt idx="1">
                  <c:v>41.2</c:v>
                </c:pt>
                <c:pt idx="2">
                  <c:v>53</c:v>
                </c:pt>
              </c:numCache>
            </c:numRef>
          </c:val>
          <c:extLst>
            <c:ext xmlns:c16="http://schemas.microsoft.com/office/drawing/2014/chart" uri="{C3380CC4-5D6E-409C-BE32-E72D297353CC}">
              <c16:uniqueId val="{0000000A-A010-46D5-930E-7BF05DCDC782}"/>
            </c:ext>
          </c:extLst>
        </c:ser>
        <c:dLbls>
          <c:showLegendKey val="0"/>
          <c:showVal val="0"/>
          <c:showCatName val="0"/>
          <c:showSerName val="0"/>
          <c:showPercent val="0"/>
          <c:showBubbleSize val="0"/>
        </c:dLbls>
        <c:gapWidth val="150"/>
        <c:axId val="380287336"/>
        <c:axId val="380285768"/>
      </c:barChart>
      <c:catAx>
        <c:axId val="38028733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80285768"/>
        <c:crosses val="autoZero"/>
        <c:auto val="1"/>
        <c:lblAlgn val="ctr"/>
        <c:lblOffset val="100"/>
        <c:noMultiLvlLbl val="0"/>
      </c:catAx>
      <c:valAx>
        <c:axId val="380285768"/>
        <c:scaling>
          <c:orientation val="minMax"/>
        </c:scaling>
        <c:delete val="0"/>
        <c:axPos val="l"/>
        <c:majorGridlines>
          <c:spPr>
            <a:ln>
              <a:solidFill>
                <a:schemeClr val="bg1">
                  <a:lumMod val="50000"/>
                  <a:alpha val="23000"/>
                </a:schemeClr>
              </a:solidFill>
            </a:ln>
          </c:spPr>
        </c:majorGridlines>
        <c:numFmt formatCode="0.0" sourceLinked="1"/>
        <c:majorTickMark val="none"/>
        <c:minorTickMark val="none"/>
        <c:tickLblPos val="nextTo"/>
        <c:spPr>
          <a:ln>
            <a:solidFill>
              <a:schemeClr val="bg1">
                <a:lumMod val="75000"/>
                <a:alpha val="50000"/>
              </a:schemeClr>
            </a:solidFill>
          </a:ln>
        </c:spPr>
        <c:crossAx val="380287336"/>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2">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700">
                <a:effectLst/>
              </a:rPr>
              <a:t>GW 02 -  ICA Y EVALUACIÓN DE CUMPLIMIENTO DE LOS LÍMITES DE CALIDAD DE AGUA</a:t>
            </a:r>
            <a:r>
              <a:rPr lang="es-ES" sz="700" baseline="0">
                <a:effectLst/>
              </a:rPr>
              <a:t> </a:t>
            </a:r>
            <a:r>
              <a:rPr lang="es-ES" sz="700">
                <a:effectLst/>
              </a:rPr>
              <a:t>POTABLE</a:t>
            </a:r>
          </a:p>
        </c:rich>
      </c:tx>
      <c:layout>
        <c:manualLayout>
          <c:xMode val="edge"/>
          <c:yMode val="edge"/>
          <c:x val="0.17137386091985221"/>
          <c:y val="2.804860319896681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ICA</c:v>
                </c:pt>
              </c:strCache>
            </c:strRef>
          </c:tx>
          <c:spPr>
            <a:solidFill>
              <a:srgbClr val="F8F32B"/>
            </a:solidFill>
            <a:ln w="12700">
              <a:solidFill>
                <a:schemeClr val="tx1"/>
              </a:solidFill>
            </a:ln>
          </c:spPr>
          <c:invertIfNegative val="0"/>
          <c:dPt>
            <c:idx val="0"/>
            <c:invertIfNegative val="0"/>
            <c:bubble3D val="0"/>
            <c:extLst>
              <c:ext xmlns:c16="http://schemas.microsoft.com/office/drawing/2014/chart" uri="{C3380CC4-5D6E-409C-BE32-E72D297353CC}">
                <c16:uniqueId val="{00000000-C4F2-4B2B-A785-5868A937E19A}"/>
              </c:ext>
            </c:extLst>
          </c:dPt>
          <c:dPt>
            <c:idx val="1"/>
            <c:invertIfNegative val="0"/>
            <c:bubble3D val="0"/>
            <c:spPr>
              <a:solidFill>
                <a:srgbClr val="6CAB68"/>
              </a:solidFill>
              <a:ln w="12700">
                <a:solidFill>
                  <a:schemeClr val="tx1"/>
                </a:solidFill>
              </a:ln>
            </c:spPr>
            <c:extLst>
              <c:ext xmlns:c16="http://schemas.microsoft.com/office/drawing/2014/chart" uri="{C3380CC4-5D6E-409C-BE32-E72D297353CC}">
                <c16:uniqueId val="{00000002-C4F2-4B2B-A785-5868A937E19A}"/>
              </c:ext>
            </c:extLst>
          </c:dPt>
          <c:dPt>
            <c:idx val="2"/>
            <c:invertIfNegative val="0"/>
            <c:bubble3D val="0"/>
            <c:spPr>
              <a:solidFill>
                <a:srgbClr val="6CAB68"/>
              </a:solidFill>
              <a:ln w="12700">
                <a:solidFill>
                  <a:schemeClr val="tx1"/>
                </a:solidFill>
              </a:ln>
            </c:spPr>
            <c:extLst>
              <c:ext xmlns:c16="http://schemas.microsoft.com/office/drawing/2014/chart" uri="{C3380CC4-5D6E-409C-BE32-E72D297353CC}">
                <c16:uniqueId val="{00000004-C4F2-4B2B-A785-5868A937E19A}"/>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Hoja1!$C$2:$C$4</c:f>
              <c:numCache>
                <c:formatCode>0.0</c:formatCode>
                <c:ptCount val="3"/>
                <c:pt idx="0">
                  <c:v>11.63036</c:v>
                </c:pt>
                <c:pt idx="1">
                  <c:v>15.0296</c:v>
                </c:pt>
                <c:pt idx="2">
                  <c:v>19.142819999999997</c:v>
                </c:pt>
              </c:numCache>
            </c:numRef>
          </c:val>
          <c:extLst>
            <c:ext xmlns:c16="http://schemas.microsoft.com/office/drawing/2014/chart" uri="{C3380CC4-5D6E-409C-BE32-E72D297353CC}">
              <c16:uniqueId val="{00000005-C4F2-4B2B-A785-5868A937E19A}"/>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6-C4F2-4B2B-A785-5868A937E19A}"/>
              </c:ext>
            </c:extLst>
          </c:dPt>
          <c:dPt>
            <c:idx val="1"/>
            <c:invertIfNegative val="0"/>
            <c:bubble3D val="0"/>
            <c:extLst>
              <c:ext xmlns:c16="http://schemas.microsoft.com/office/drawing/2014/chart" uri="{C3380CC4-5D6E-409C-BE32-E72D297353CC}">
                <c16:uniqueId val="{00000007-C4F2-4B2B-A785-5868A937E19A}"/>
              </c:ext>
            </c:extLst>
          </c:dPt>
          <c:dPt>
            <c:idx val="2"/>
            <c:invertIfNegative val="0"/>
            <c:bubble3D val="0"/>
            <c:extLst>
              <c:ext xmlns:c16="http://schemas.microsoft.com/office/drawing/2014/chart" uri="{C3380CC4-5D6E-409C-BE32-E72D297353CC}">
                <c16:uniqueId val="{00000008-C4F2-4B2B-A785-5868A937E19A}"/>
              </c:ext>
            </c:extLst>
          </c:dPt>
          <c:dLbls>
            <c:dLbl>
              <c:idx val="0"/>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C4F2-4B2B-A785-5868A937E19A}"/>
                </c:ext>
              </c:extLst>
            </c:dLbl>
            <c:dLbl>
              <c:idx val="1"/>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C4F2-4B2B-A785-5868A937E19A}"/>
                </c:ext>
              </c:extLst>
            </c:dLbl>
            <c:dLbl>
              <c:idx val="2"/>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C4F2-4B2B-A785-5868A937E19A}"/>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Hoja1!$D$2:$D$4</c:f>
              <c:numCache>
                <c:formatCode>0.0</c:formatCode>
                <c:ptCount val="3"/>
                <c:pt idx="0">
                  <c:v>88.3</c:v>
                </c:pt>
                <c:pt idx="1">
                  <c:v>82.3</c:v>
                </c:pt>
                <c:pt idx="2">
                  <c:v>82.3</c:v>
                </c:pt>
              </c:numCache>
            </c:numRef>
          </c:val>
          <c:extLst>
            <c:ext xmlns:c16="http://schemas.microsoft.com/office/drawing/2014/chart" uri="{C3380CC4-5D6E-409C-BE32-E72D297353CC}">
              <c16:uniqueId val="{00000009-C4F2-4B2B-A785-5868A937E19A}"/>
            </c:ext>
          </c:extLst>
        </c:ser>
        <c:dLbls>
          <c:showLegendKey val="0"/>
          <c:showVal val="0"/>
          <c:showCatName val="0"/>
          <c:showSerName val="0"/>
          <c:showPercent val="0"/>
          <c:showBubbleSize val="0"/>
        </c:dLbls>
        <c:gapWidth val="150"/>
        <c:axId val="380280672"/>
        <c:axId val="380287728"/>
      </c:barChart>
      <c:catAx>
        <c:axId val="38028067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80287728"/>
        <c:crosses val="autoZero"/>
        <c:auto val="1"/>
        <c:lblAlgn val="ctr"/>
        <c:lblOffset val="100"/>
        <c:noMultiLvlLbl val="0"/>
      </c:catAx>
      <c:valAx>
        <c:axId val="380287728"/>
        <c:scaling>
          <c:orientation val="minMax"/>
          <c:max val="100"/>
        </c:scaling>
        <c:delete val="0"/>
        <c:axPos val="l"/>
        <c:majorGridlines>
          <c:spPr>
            <a:ln>
              <a:solidFill>
                <a:schemeClr val="bg1">
                  <a:lumMod val="50000"/>
                  <a:alpha val="23000"/>
                </a:schemeClr>
              </a:solidFill>
            </a:ln>
          </c:spPr>
        </c:majorGridlines>
        <c:numFmt formatCode="0.0" sourceLinked="1"/>
        <c:majorTickMark val="none"/>
        <c:minorTickMark val="none"/>
        <c:tickLblPos val="nextTo"/>
        <c:spPr>
          <a:ln>
            <a:solidFill>
              <a:schemeClr val="bg1">
                <a:lumMod val="75000"/>
                <a:alpha val="50000"/>
              </a:schemeClr>
            </a:solidFill>
          </a:ln>
        </c:spPr>
        <c:crossAx val="380280672"/>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2">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700">
                <a:effectLst/>
              </a:rPr>
              <a:t>GW 03 -  ICA Y EVALUACIÓN DE CUMPLIMIENTO DE LOS LÍMITES DE CALIDAD DE AGUA</a:t>
            </a:r>
            <a:r>
              <a:rPr lang="es-ES" sz="700" baseline="0">
                <a:effectLst/>
              </a:rPr>
              <a:t> </a:t>
            </a:r>
            <a:r>
              <a:rPr lang="es-ES" sz="700">
                <a:effectLst/>
              </a:rPr>
              <a:t>POTABLE</a:t>
            </a:r>
          </a:p>
        </c:rich>
      </c:tx>
      <c:layout>
        <c:manualLayout>
          <c:xMode val="edge"/>
          <c:yMode val="edge"/>
          <c:x val="0.17137386091985221"/>
          <c:y val="2.804860319896681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ICA</c:v>
                </c:pt>
              </c:strCache>
            </c:strRef>
          </c:tx>
          <c:spPr>
            <a:solidFill>
              <a:srgbClr val="F8F32B"/>
            </a:solidFill>
            <a:ln w="12700">
              <a:solidFill>
                <a:schemeClr val="tx1"/>
              </a:solidFill>
            </a:ln>
          </c:spPr>
          <c:invertIfNegative val="0"/>
          <c:dPt>
            <c:idx val="0"/>
            <c:invertIfNegative val="0"/>
            <c:bubble3D val="0"/>
            <c:extLst>
              <c:ext xmlns:c16="http://schemas.microsoft.com/office/drawing/2014/chart" uri="{C3380CC4-5D6E-409C-BE32-E72D297353CC}">
                <c16:uniqueId val="{00000000-7D7B-4718-BB6D-BEAB30106CD6}"/>
              </c:ext>
            </c:extLst>
          </c:dPt>
          <c:dPt>
            <c:idx val="1"/>
            <c:invertIfNegative val="0"/>
            <c:bubble3D val="0"/>
            <c:extLst>
              <c:ext xmlns:c16="http://schemas.microsoft.com/office/drawing/2014/chart" uri="{C3380CC4-5D6E-409C-BE32-E72D297353CC}">
                <c16:uniqueId val="{00000001-7D7B-4718-BB6D-BEAB30106CD6}"/>
              </c:ext>
            </c:extLst>
          </c:dPt>
          <c:dPt>
            <c:idx val="2"/>
            <c:invertIfNegative val="0"/>
            <c:bubble3D val="0"/>
            <c:spPr>
              <a:solidFill>
                <a:srgbClr val="6CAB68"/>
              </a:solidFill>
              <a:ln w="12700">
                <a:solidFill>
                  <a:schemeClr val="tx1"/>
                </a:solidFill>
              </a:ln>
            </c:spPr>
            <c:extLst>
              <c:ext xmlns:c16="http://schemas.microsoft.com/office/drawing/2014/chart" uri="{C3380CC4-5D6E-409C-BE32-E72D297353CC}">
                <c16:uniqueId val="{00000003-7D7B-4718-BB6D-BEAB30106CD6}"/>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Hoja1!$C$2:$C$4</c:f>
              <c:numCache>
                <c:formatCode>0.0</c:formatCode>
                <c:ptCount val="3"/>
                <c:pt idx="0">
                  <c:v>143.03333333333336</c:v>
                </c:pt>
                <c:pt idx="1">
                  <c:v>123.86666666666667</c:v>
                </c:pt>
                <c:pt idx="2">
                  <c:v>93.799999999999983</c:v>
                </c:pt>
              </c:numCache>
            </c:numRef>
          </c:val>
          <c:extLst>
            <c:ext xmlns:c16="http://schemas.microsoft.com/office/drawing/2014/chart" uri="{C3380CC4-5D6E-409C-BE32-E72D297353CC}">
              <c16:uniqueId val="{00000004-7D7B-4718-BB6D-BEAB30106CD6}"/>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5-7D7B-4718-BB6D-BEAB30106CD6}"/>
              </c:ext>
            </c:extLst>
          </c:dPt>
          <c:dPt>
            <c:idx val="1"/>
            <c:invertIfNegative val="0"/>
            <c:bubble3D val="0"/>
            <c:extLst>
              <c:ext xmlns:c16="http://schemas.microsoft.com/office/drawing/2014/chart" uri="{C3380CC4-5D6E-409C-BE32-E72D297353CC}">
                <c16:uniqueId val="{00000006-7D7B-4718-BB6D-BEAB30106CD6}"/>
              </c:ext>
            </c:extLst>
          </c:dPt>
          <c:dPt>
            <c:idx val="2"/>
            <c:invertIfNegative val="0"/>
            <c:bubble3D val="0"/>
            <c:extLst>
              <c:ext xmlns:c16="http://schemas.microsoft.com/office/drawing/2014/chart" uri="{C3380CC4-5D6E-409C-BE32-E72D297353CC}">
                <c16:uniqueId val="{00000007-7D7B-4718-BB6D-BEAB30106CD6}"/>
              </c:ext>
            </c:extLst>
          </c:dPt>
          <c:dLbls>
            <c:dLbl>
              <c:idx val="0"/>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7D7B-4718-BB6D-BEAB30106CD6}"/>
                </c:ext>
              </c:extLst>
            </c:dLbl>
            <c:dLbl>
              <c:idx val="1"/>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7D7B-4718-BB6D-BEAB30106CD6}"/>
                </c:ext>
              </c:extLst>
            </c:dLbl>
            <c:dLbl>
              <c:idx val="2"/>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7D7B-4718-BB6D-BEAB30106CD6}"/>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Hoja1!$D$2:$D$4</c:f>
              <c:numCache>
                <c:formatCode>0.0</c:formatCode>
                <c:ptCount val="3"/>
                <c:pt idx="0">
                  <c:v>29</c:v>
                </c:pt>
                <c:pt idx="1">
                  <c:v>65</c:v>
                </c:pt>
                <c:pt idx="2">
                  <c:v>76.5</c:v>
                </c:pt>
              </c:numCache>
            </c:numRef>
          </c:val>
          <c:extLst>
            <c:ext xmlns:c16="http://schemas.microsoft.com/office/drawing/2014/chart" uri="{C3380CC4-5D6E-409C-BE32-E72D297353CC}">
              <c16:uniqueId val="{00000008-7D7B-4718-BB6D-BEAB30106CD6}"/>
            </c:ext>
          </c:extLst>
        </c:ser>
        <c:dLbls>
          <c:showLegendKey val="0"/>
          <c:showVal val="0"/>
          <c:showCatName val="0"/>
          <c:showSerName val="0"/>
          <c:showPercent val="0"/>
          <c:showBubbleSize val="0"/>
        </c:dLbls>
        <c:gapWidth val="150"/>
        <c:axId val="380286160"/>
        <c:axId val="380286944"/>
      </c:barChart>
      <c:catAx>
        <c:axId val="38028616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80286944"/>
        <c:crosses val="autoZero"/>
        <c:auto val="1"/>
        <c:lblAlgn val="ctr"/>
        <c:lblOffset val="100"/>
        <c:noMultiLvlLbl val="0"/>
      </c:catAx>
      <c:valAx>
        <c:axId val="380286944"/>
        <c:scaling>
          <c:orientation val="minMax"/>
        </c:scaling>
        <c:delete val="0"/>
        <c:axPos val="l"/>
        <c:majorGridlines>
          <c:spPr>
            <a:ln>
              <a:solidFill>
                <a:schemeClr val="bg1">
                  <a:lumMod val="50000"/>
                  <a:alpha val="23000"/>
                </a:schemeClr>
              </a:solidFill>
            </a:ln>
          </c:spPr>
        </c:majorGridlines>
        <c:numFmt formatCode="0.0" sourceLinked="1"/>
        <c:majorTickMark val="none"/>
        <c:minorTickMark val="none"/>
        <c:tickLblPos val="nextTo"/>
        <c:spPr>
          <a:ln>
            <a:solidFill>
              <a:schemeClr val="bg1">
                <a:lumMod val="75000"/>
                <a:alpha val="50000"/>
              </a:schemeClr>
            </a:solidFill>
          </a:ln>
        </c:spPr>
        <c:crossAx val="380286160"/>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PY" sz="800" b="0"/>
              <a:t>ÍNDICE NSF</a:t>
            </a:r>
            <a:r>
              <a:rPr lang="es-PY" sz="800" b="0" baseline="0"/>
              <a:t> </a:t>
            </a:r>
            <a:r>
              <a:rPr lang="es-PY" sz="800">
                <a:effectLst/>
              </a:rPr>
              <a:t>CUMPLIMIENTO DE RESOLUCIÓN 222/02</a:t>
            </a:r>
            <a:r>
              <a:rPr lang="es-PY" sz="800" b="0"/>
              <a:t>- FW</a:t>
            </a:r>
            <a:r>
              <a:rPr lang="es-PY" sz="800" b="0" baseline="0"/>
              <a:t> 315-HE</a:t>
            </a:r>
            <a:endParaRPr lang="es-ES" sz="800" b="0"/>
          </a:p>
        </c:rich>
      </c:tx>
      <c:layout>
        <c:manualLayout>
          <c:xMode val="edge"/>
          <c:yMode val="edge"/>
          <c:x val="0.23566244912814172"/>
          <c:y val="2.3752886406588614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NSF</c:v>
                </c:pt>
              </c:strCache>
            </c:strRef>
          </c:tx>
          <c:spPr>
            <a:solidFill>
              <a:srgbClr val="F8F32B"/>
            </a:solidFill>
            <a:ln w="12700">
              <a:solidFill>
                <a:schemeClr val="tx1"/>
              </a:solidFill>
            </a:ln>
          </c:spPr>
          <c:invertIfNegative val="0"/>
          <c:dPt>
            <c:idx val="0"/>
            <c:invertIfNegative val="0"/>
            <c:bubble3D val="0"/>
            <c:extLst>
              <c:ext xmlns:c16="http://schemas.microsoft.com/office/drawing/2014/chart" uri="{C3380CC4-5D6E-409C-BE32-E72D297353CC}">
                <c16:uniqueId val="{00000000-2B2E-40DA-B5A3-93FAC9291D67}"/>
              </c:ext>
            </c:extLst>
          </c:dPt>
          <c:dPt>
            <c:idx val="1"/>
            <c:invertIfNegative val="0"/>
            <c:bubble3D val="0"/>
            <c:extLst>
              <c:ext xmlns:c16="http://schemas.microsoft.com/office/drawing/2014/chart" uri="{C3380CC4-5D6E-409C-BE32-E72D297353CC}">
                <c16:uniqueId val="{00000001-2B2E-40DA-B5A3-93FAC9291D67}"/>
              </c:ext>
            </c:extLst>
          </c:dPt>
          <c:dPt>
            <c:idx val="2"/>
            <c:invertIfNegative val="0"/>
            <c:bubble3D val="0"/>
            <c:extLst>
              <c:ext xmlns:c16="http://schemas.microsoft.com/office/drawing/2014/chart" uri="{C3380CC4-5D6E-409C-BE32-E72D297353CC}">
                <c16:uniqueId val="{00000002-2B2E-40DA-B5A3-93FAC9291D67}"/>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Hoja1!$C$2:$C$4</c:f>
              <c:numCache>
                <c:formatCode>General</c:formatCode>
                <c:ptCount val="3"/>
                <c:pt idx="0">
                  <c:v>63.32</c:v>
                </c:pt>
                <c:pt idx="1">
                  <c:v>63.99</c:v>
                </c:pt>
              </c:numCache>
            </c:numRef>
          </c:val>
          <c:extLst>
            <c:ext xmlns:c16="http://schemas.microsoft.com/office/drawing/2014/chart" uri="{C3380CC4-5D6E-409C-BE32-E72D297353CC}">
              <c16:uniqueId val="{00000003-2B2E-40DA-B5A3-93FAC9291D67}"/>
            </c:ext>
          </c:extLst>
        </c:ser>
        <c:ser>
          <c:idx val="1"/>
          <c:order val="1"/>
          <c:tx>
            <c:strRef>
              <c:f>Hoja1!$D$1</c:f>
              <c:strCache>
                <c:ptCount val="1"/>
                <c:pt idx="0">
                  <c:v>RES 222/02</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2B2E-40DA-B5A3-93FAC9291D67}"/>
              </c:ext>
            </c:extLst>
          </c:dPt>
          <c:dPt>
            <c:idx val="1"/>
            <c:invertIfNegative val="0"/>
            <c:bubble3D val="0"/>
            <c:extLst>
              <c:ext xmlns:c16="http://schemas.microsoft.com/office/drawing/2014/chart" uri="{C3380CC4-5D6E-409C-BE32-E72D297353CC}">
                <c16:uniqueId val="{00000005-2B2E-40DA-B5A3-93FAC9291D67}"/>
              </c:ext>
            </c:extLst>
          </c:dPt>
          <c:dPt>
            <c:idx val="2"/>
            <c:invertIfNegative val="0"/>
            <c:bubble3D val="0"/>
            <c:extLst>
              <c:ext xmlns:c16="http://schemas.microsoft.com/office/drawing/2014/chart" uri="{C3380CC4-5D6E-409C-BE32-E72D297353CC}">
                <c16:uniqueId val="{00000006-2B2E-40DA-B5A3-93FAC9291D67}"/>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Hoja1!$D$2:$D$4</c:f>
              <c:numCache>
                <c:formatCode>0.0</c:formatCode>
                <c:ptCount val="3"/>
                <c:pt idx="0">
                  <c:v>88.8</c:v>
                </c:pt>
                <c:pt idx="1">
                  <c:v>88.8</c:v>
                </c:pt>
              </c:numCache>
            </c:numRef>
          </c:val>
          <c:extLst>
            <c:ext xmlns:c16="http://schemas.microsoft.com/office/drawing/2014/chart" uri="{C3380CC4-5D6E-409C-BE32-E72D297353CC}">
              <c16:uniqueId val="{00000007-2B2E-40DA-B5A3-93FAC9291D67}"/>
            </c:ext>
          </c:extLst>
        </c:ser>
        <c:dLbls>
          <c:showLegendKey val="0"/>
          <c:showVal val="0"/>
          <c:showCatName val="0"/>
          <c:showSerName val="0"/>
          <c:showPercent val="0"/>
          <c:showBubbleSize val="0"/>
        </c:dLbls>
        <c:gapWidth val="150"/>
        <c:axId val="114867064"/>
        <c:axId val="737677360"/>
      </c:barChart>
      <c:catAx>
        <c:axId val="114867064"/>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737677360"/>
        <c:crosses val="autoZero"/>
        <c:auto val="1"/>
        <c:lblAlgn val="ctr"/>
        <c:lblOffset val="100"/>
        <c:noMultiLvlLbl val="0"/>
      </c:catAx>
      <c:valAx>
        <c:axId val="737677360"/>
        <c:scaling>
          <c:orientation val="minMax"/>
          <c:max val="100"/>
        </c:scaling>
        <c:delete val="0"/>
        <c:axPos val="l"/>
        <c:majorGridlines>
          <c:spPr>
            <a:ln>
              <a:solidFill>
                <a:schemeClr val="bg1">
                  <a:lumMod val="50000"/>
                  <a:alpha val="23000"/>
                </a:schemeClr>
              </a:solidFill>
            </a:ln>
          </c:spPr>
        </c:majorGridlines>
        <c:numFmt formatCode="General" sourceLinked="1"/>
        <c:majorTickMark val="none"/>
        <c:minorTickMark val="none"/>
        <c:tickLblPos val="nextTo"/>
        <c:spPr>
          <a:ln>
            <a:solidFill>
              <a:schemeClr val="bg1">
                <a:lumMod val="75000"/>
                <a:alpha val="50000"/>
              </a:schemeClr>
            </a:solidFill>
          </a:ln>
        </c:spPr>
        <c:crossAx val="114867064"/>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700">
                <a:effectLst/>
              </a:rPr>
              <a:t>GW 04 -  ICA Y EVALUACIÓN DE CUMPLIMIENTO DE LOS LÍMITES DE CALIDAD DE AGUA</a:t>
            </a:r>
            <a:r>
              <a:rPr lang="es-ES" sz="700" baseline="0">
                <a:effectLst/>
              </a:rPr>
              <a:t> </a:t>
            </a:r>
            <a:r>
              <a:rPr lang="es-ES" sz="700">
                <a:effectLst/>
              </a:rPr>
              <a:t>POTABLE</a:t>
            </a:r>
          </a:p>
        </c:rich>
      </c:tx>
      <c:layout>
        <c:manualLayout>
          <c:xMode val="edge"/>
          <c:yMode val="edge"/>
          <c:x val="0.17137386091985221"/>
          <c:y val="2.804860319896681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ICA</c:v>
                </c:pt>
              </c:strCache>
            </c:strRef>
          </c:tx>
          <c:spPr>
            <a:solidFill>
              <a:srgbClr val="F8F32B"/>
            </a:solidFill>
            <a:ln w="12700">
              <a:solidFill>
                <a:schemeClr val="tx1"/>
              </a:solidFill>
            </a:ln>
          </c:spPr>
          <c:invertIfNegative val="0"/>
          <c:dPt>
            <c:idx val="0"/>
            <c:invertIfNegative val="0"/>
            <c:bubble3D val="0"/>
            <c:extLst>
              <c:ext xmlns:c16="http://schemas.microsoft.com/office/drawing/2014/chart" uri="{C3380CC4-5D6E-409C-BE32-E72D297353CC}">
                <c16:uniqueId val="{00000000-1578-4B33-8271-76545012C878}"/>
              </c:ext>
            </c:extLst>
          </c:dPt>
          <c:dPt>
            <c:idx val="1"/>
            <c:invertIfNegative val="0"/>
            <c:bubble3D val="0"/>
            <c:spPr>
              <a:solidFill>
                <a:srgbClr val="6CAB68"/>
              </a:solidFill>
              <a:ln w="12700">
                <a:solidFill>
                  <a:schemeClr val="tx1"/>
                </a:solidFill>
              </a:ln>
            </c:spPr>
            <c:extLst>
              <c:ext xmlns:c16="http://schemas.microsoft.com/office/drawing/2014/chart" uri="{C3380CC4-5D6E-409C-BE32-E72D297353CC}">
                <c16:uniqueId val="{00000002-1578-4B33-8271-76545012C878}"/>
              </c:ext>
            </c:extLst>
          </c:dPt>
          <c:dPt>
            <c:idx val="2"/>
            <c:invertIfNegative val="0"/>
            <c:bubble3D val="0"/>
            <c:spPr>
              <a:solidFill>
                <a:srgbClr val="6CAB68"/>
              </a:solidFill>
              <a:ln w="12700">
                <a:solidFill>
                  <a:schemeClr val="tx1"/>
                </a:solidFill>
              </a:ln>
            </c:spPr>
            <c:extLst>
              <c:ext xmlns:c16="http://schemas.microsoft.com/office/drawing/2014/chart" uri="{C3380CC4-5D6E-409C-BE32-E72D297353CC}">
                <c16:uniqueId val="{00000004-1578-4B33-8271-76545012C878}"/>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Hoja1!$C$2:$C$4</c:f>
              <c:numCache>
                <c:formatCode>0.0</c:formatCode>
                <c:ptCount val="3"/>
                <c:pt idx="1">
                  <c:v>30.045999999999999</c:v>
                </c:pt>
                <c:pt idx="2">
                  <c:v>39.014299999999999</c:v>
                </c:pt>
              </c:numCache>
            </c:numRef>
          </c:val>
          <c:extLst>
            <c:ext xmlns:c16="http://schemas.microsoft.com/office/drawing/2014/chart" uri="{C3380CC4-5D6E-409C-BE32-E72D297353CC}">
              <c16:uniqueId val="{00000005-1578-4B33-8271-76545012C878}"/>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6-1578-4B33-8271-76545012C878}"/>
              </c:ext>
            </c:extLst>
          </c:dPt>
          <c:dPt>
            <c:idx val="1"/>
            <c:invertIfNegative val="0"/>
            <c:bubble3D val="0"/>
            <c:extLst>
              <c:ext xmlns:c16="http://schemas.microsoft.com/office/drawing/2014/chart" uri="{C3380CC4-5D6E-409C-BE32-E72D297353CC}">
                <c16:uniqueId val="{00000007-1578-4B33-8271-76545012C878}"/>
              </c:ext>
            </c:extLst>
          </c:dPt>
          <c:dPt>
            <c:idx val="2"/>
            <c:invertIfNegative val="0"/>
            <c:bubble3D val="0"/>
            <c:extLst>
              <c:ext xmlns:c16="http://schemas.microsoft.com/office/drawing/2014/chart" uri="{C3380CC4-5D6E-409C-BE32-E72D297353CC}">
                <c16:uniqueId val="{00000008-1578-4B33-8271-76545012C878}"/>
              </c:ext>
            </c:extLst>
          </c:dPt>
          <c:dLbls>
            <c:dLbl>
              <c:idx val="0"/>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1578-4B33-8271-76545012C878}"/>
                </c:ext>
              </c:extLst>
            </c:dLbl>
            <c:dLbl>
              <c:idx val="1"/>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1578-4B33-8271-76545012C878}"/>
                </c:ext>
              </c:extLst>
            </c:dLbl>
            <c:dLbl>
              <c:idx val="2"/>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1578-4B33-8271-76545012C878}"/>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Hoja1!$D$2:$D$4</c:f>
              <c:numCache>
                <c:formatCode>0.0</c:formatCode>
                <c:ptCount val="3"/>
                <c:pt idx="1">
                  <c:v>76.5</c:v>
                </c:pt>
                <c:pt idx="2">
                  <c:v>82.3</c:v>
                </c:pt>
              </c:numCache>
            </c:numRef>
          </c:val>
          <c:extLst>
            <c:ext xmlns:c16="http://schemas.microsoft.com/office/drawing/2014/chart" uri="{C3380CC4-5D6E-409C-BE32-E72D297353CC}">
              <c16:uniqueId val="{00000009-1578-4B33-8271-76545012C878}"/>
            </c:ext>
          </c:extLst>
        </c:ser>
        <c:dLbls>
          <c:showLegendKey val="0"/>
          <c:showVal val="0"/>
          <c:showCatName val="0"/>
          <c:showSerName val="0"/>
          <c:showPercent val="0"/>
          <c:showBubbleSize val="0"/>
        </c:dLbls>
        <c:gapWidth val="150"/>
        <c:axId val="380281064"/>
        <c:axId val="380281456"/>
      </c:barChart>
      <c:catAx>
        <c:axId val="380281064"/>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80281456"/>
        <c:crosses val="autoZero"/>
        <c:auto val="1"/>
        <c:lblAlgn val="ctr"/>
        <c:lblOffset val="100"/>
        <c:noMultiLvlLbl val="0"/>
      </c:catAx>
      <c:valAx>
        <c:axId val="380281456"/>
        <c:scaling>
          <c:orientation val="minMax"/>
          <c:max val="100"/>
        </c:scaling>
        <c:delete val="0"/>
        <c:axPos val="l"/>
        <c:majorGridlines>
          <c:spPr>
            <a:ln>
              <a:solidFill>
                <a:schemeClr val="bg1">
                  <a:lumMod val="50000"/>
                  <a:alpha val="23000"/>
                </a:schemeClr>
              </a:solidFill>
            </a:ln>
          </c:spPr>
        </c:majorGridlines>
        <c:numFmt formatCode="0.0" sourceLinked="1"/>
        <c:majorTickMark val="none"/>
        <c:minorTickMark val="none"/>
        <c:tickLblPos val="nextTo"/>
        <c:spPr>
          <a:ln>
            <a:solidFill>
              <a:schemeClr val="bg1">
                <a:lumMod val="75000"/>
                <a:alpha val="50000"/>
              </a:schemeClr>
            </a:solidFill>
          </a:ln>
        </c:spPr>
        <c:crossAx val="380281064"/>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2">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700">
                <a:effectLst/>
              </a:rPr>
              <a:t>GW 05 -  ICA Y EVALUACIÓN DE CUMPLIMIENTO DE LOS LÍMITES DE CALIDAD DE AGUA</a:t>
            </a:r>
            <a:r>
              <a:rPr lang="es-ES" sz="700" baseline="0">
                <a:effectLst/>
              </a:rPr>
              <a:t> </a:t>
            </a:r>
            <a:r>
              <a:rPr lang="es-ES" sz="700">
                <a:effectLst/>
              </a:rPr>
              <a:t>POTABLE</a:t>
            </a:r>
          </a:p>
        </c:rich>
      </c:tx>
      <c:layout>
        <c:manualLayout>
          <c:xMode val="edge"/>
          <c:yMode val="edge"/>
          <c:x val="0.17137386091985221"/>
          <c:y val="2.804860319896681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ICA</c:v>
                </c:pt>
              </c:strCache>
            </c:strRef>
          </c:tx>
          <c:spPr>
            <a:solidFill>
              <a:srgbClr val="F8F32B"/>
            </a:solidFill>
            <a:ln w="12700">
              <a:solidFill>
                <a:schemeClr val="tx1"/>
              </a:solidFill>
            </a:ln>
          </c:spPr>
          <c:invertIfNegative val="0"/>
          <c:dPt>
            <c:idx val="0"/>
            <c:invertIfNegative val="0"/>
            <c:bubble3D val="0"/>
            <c:extLst>
              <c:ext xmlns:c16="http://schemas.microsoft.com/office/drawing/2014/chart" uri="{C3380CC4-5D6E-409C-BE32-E72D297353CC}">
                <c16:uniqueId val="{00000000-0D27-4C8B-A600-9121760BA9BD}"/>
              </c:ext>
            </c:extLst>
          </c:dPt>
          <c:dPt>
            <c:idx val="1"/>
            <c:invertIfNegative val="0"/>
            <c:bubble3D val="0"/>
            <c:spPr>
              <a:solidFill>
                <a:srgbClr val="6CAB68"/>
              </a:solidFill>
              <a:ln w="12700">
                <a:solidFill>
                  <a:schemeClr val="tx1"/>
                </a:solidFill>
              </a:ln>
            </c:spPr>
            <c:extLst>
              <c:ext xmlns:c16="http://schemas.microsoft.com/office/drawing/2014/chart" uri="{C3380CC4-5D6E-409C-BE32-E72D297353CC}">
                <c16:uniqueId val="{00000002-0D27-4C8B-A600-9121760BA9BD}"/>
              </c:ext>
            </c:extLst>
          </c:dPt>
          <c:dPt>
            <c:idx val="2"/>
            <c:invertIfNegative val="0"/>
            <c:bubble3D val="0"/>
            <c:spPr>
              <a:solidFill>
                <a:srgbClr val="6CAB68"/>
              </a:solidFill>
              <a:ln w="12700">
                <a:solidFill>
                  <a:schemeClr val="tx1"/>
                </a:solidFill>
              </a:ln>
            </c:spPr>
            <c:extLst>
              <c:ext xmlns:c16="http://schemas.microsoft.com/office/drawing/2014/chart" uri="{C3380CC4-5D6E-409C-BE32-E72D297353CC}">
                <c16:uniqueId val="{00000004-0D27-4C8B-A600-9121760BA9BD}"/>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Hoja1!$C$2:$C$4</c:f>
              <c:numCache>
                <c:formatCode>0.0</c:formatCode>
                <c:ptCount val="3"/>
                <c:pt idx="0">
                  <c:v>13.231800000000003</c:v>
                </c:pt>
                <c:pt idx="1">
                  <c:v>18.7056</c:v>
                </c:pt>
                <c:pt idx="2">
                  <c:v>28.793600000000005</c:v>
                </c:pt>
              </c:numCache>
            </c:numRef>
          </c:val>
          <c:extLst>
            <c:ext xmlns:c16="http://schemas.microsoft.com/office/drawing/2014/chart" uri="{C3380CC4-5D6E-409C-BE32-E72D297353CC}">
              <c16:uniqueId val="{00000005-0D27-4C8B-A600-9121760BA9BD}"/>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6-0D27-4C8B-A600-9121760BA9BD}"/>
              </c:ext>
            </c:extLst>
          </c:dPt>
          <c:dPt>
            <c:idx val="1"/>
            <c:invertIfNegative val="0"/>
            <c:bubble3D val="0"/>
            <c:extLst>
              <c:ext xmlns:c16="http://schemas.microsoft.com/office/drawing/2014/chart" uri="{C3380CC4-5D6E-409C-BE32-E72D297353CC}">
                <c16:uniqueId val="{00000007-0D27-4C8B-A600-9121760BA9BD}"/>
              </c:ext>
            </c:extLst>
          </c:dPt>
          <c:dPt>
            <c:idx val="2"/>
            <c:invertIfNegative val="0"/>
            <c:bubble3D val="0"/>
            <c:extLst>
              <c:ext xmlns:c16="http://schemas.microsoft.com/office/drawing/2014/chart" uri="{C3380CC4-5D6E-409C-BE32-E72D297353CC}">
                <c16:uniqueId val="{00000008-0D27-4C8B-A600-9121760BA9BD}"/>
              </c:ext>
            </c:extLst>
          </c:dPt>
          <c:dLbls>
            <c:dLbl>
              <c:idx val="0"/>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0D27-4C8B-A600-9121760BA9BD}"/>
                </c:ext>
              </c:extLst>
            </c:dLbl>
            <c:dLbl>
              <c:idx val="1"/>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0D27-4C8B-A600-9121760BA9BD}"/>
                </c:ext>
              </c:extLst>
            </c:dLbl>
            <c:dLbl>
              <c:idx val="2"/>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0D27-4C8B-A600-9121760BA9BD}"/>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Hoja1!$D$2:$D$4</c:f>
              <c:numCache>
                <c:formatCode>0.0</c:formatCode>
                <c:ptCount val="3"/>
                <c:pt idx="0">
                  <c:v>88.3</c:v>
                </c:pt>
                <c:pt idx="1">
                  <c:v>82.3</c:v>
                </c:pt>
                <c:pt idx="2">
                  <c:v>94.2</c:v>
                </c:pt>
              </c:numCache>
            </c:numRef>
          </c:val>
          <c:extLst>
            <c:ext xmlns:c16="http://schemas.microsoft.com/office/drawing/2014/chart" uri="{C3380CC4-5D6E-409C-BE32-E72D297353CC}">
              <c16:uniqueId val="{00000009-0D27-4C8B-A600-9121760BA9BD}"/>
            </c:ext>
          </c:extLst>
        </c:ser>
        <c:dLbls>
          <c:showLegendKey val="0"/>
          <c:showVal val="0"/>
          <c:showCatName val="0"/>
          <c:showSerName val="0"/>
          <c:showPercent val="0"/>
          <c:showBubbleSize val="0"/>
        </c:dLbls>
        <c:gapWidth val="150"/>
        <c:axId val="380283416"/>
        <c:axId val="684938920"/>
      </c:barChart>
      <c:catAx>
        <c:axId val="38028341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84938920"/>
        <c:crosses val="autoZero"/>
        <c:auto val="1"/>
        <c:lblAlgn val="ctr"/>
        <c:lblOffset val="100"/>
        <c:noMultiLvlLbl val="0"/>
      </c:catAx>
      <c:valAx>
        <c:axId val="684938920"/>
        <c:scaling>
          <c:orientation val="minMax"/>
          <c:max val="100"/>
        </c:scaling>
        <c:delete val="0"/>
        <c:axPos val="l"/>
        <c:majorGridlines>
          <c:spPr>
            <a:ln>
              <a:solidFill>
                <a:schemeClr val="bg1">
                  <a:lumMod val="50000"/>
                  <a:alpha val="23000"/>
                </a:schemeClr>
              </a:solidFill>
            </a:ln>
          </c:spPr>
        </c:majorGridlines>
        <c:numFmt formatCode="0.0" sourceLinked="1"/>
        <c:majorTickMark val="none"/>
        <c:minorTickMark val="none"/>
        <c:tickLblPos val="nextTo"/>
        <c:spPr>
          <a:ln>
            <a:solidFill>
              <a:schemeClr val="bg1">
                <a:lumMod val="75000"/>
                <a:alpha val="50000"/>
              </a:schemeClr>
            </a:solidFill>
          </a:ln>
        </c:spPr>
        <c:crossAx val="380283416"/>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2">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700">
                <a:effectLst/>
              </a:rPr>
              <a:t>GW 06 -  ICA Y EVALUACIÓN DE CUMPLIMIENTO DE LOS LÍMITES DE CALIDAD DE AGUA</a:t>
            </a:r>
            <a:r>
              <a:rPr lang="es-ES" sz="700" baseline="0">
                <a:effectLst/>
              </a:rPr>
              <a:t> </a:t>
            </a:r>
            <a:r>
              <a:rPr lang="es-ES" sz="700">
                <a:effectLst/>
              </a:rPr>
              <a:t>POTABLE</a:t>
            </a:r>
          </a:p>
        </c:rich>
      </c:tx>
      <c:layout>
        <c:manualLayout>
          <c:xMode val="edge"/>
          <c:yMode val="edge"/>
          <c:x val="0.17137386091985221"/>
          <c:y val="2.804860319896681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ICA</c:v>
                </c:pt>
              </c:strCache>
            </c:strRef>
          </c:tx>
          <c:spPr>
            <a:solidFill>
              <a:schemeClr val="tx2">
                <a:lumMod val="60000"/>
                <a:lumOff val="40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0-36FD-4EA5-83E1-2F144DD53A7E}"/>
              </c:ext>
            </c:extLst>
          </c:dPt>
          <c:dPt>
            <c:idx val="1"/>
            <c:invertIfNegative val="0"/>
            <c:bubble3D val="0"/>
            <c:extLst>
              <c:ext xmlns:c16="http://schemas.microsoft.com/office/drawing/2014/chart" uri="{C3380CC4-5D6E-409C-BE32-E72D297353CC}">
                <c16:uniqueId val="{00000001-36FD-4EA5-83E1-2F144DD53A7E}"/>
              </c:ext>
            </c:extLst>
          </c:dPt>
          <c:dPt>
            <c:idx val="2"/>
            <c:invertIfNegative val="0"/>
            <c:bubble3D val="0"/>
            <c:extLst>
              <c:ext xmlns:c16="http://schemas.microsoft.com/office/drawing/2014/chart" uri="{C3380CC4-5D6E-409C-BE32-E72D297353CC}">
                <c16:uniqueId val="{00000002-36FD-4EA5-83E1-2F144DD53A7E}"/>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Hoja1!$C$2:$C$4</c:f>
              <c:numCache>
                <c:formatCode>0.0</c:formatCode>
                <c:ptCount val="3"/>
                <c:pt idx="0">
                  <c:v>16.6494</c:v>
                </c:pt>
                <c:pt idx="1">
                  <c:v>26.099800000000002</c:v>
                </c:pt>
                <c:pt idx="2">
                  <c:v>29.409300000000002</c:v>
                </c:pt>
              </c:numCache>
            </c:numRef>
          </c:val>
          <c:extLst>
            <c:ext xmlns:c16="http://schemas.microsoft.com/office/drawing/2014/chart" uri="{C3380CC4-5D6E-409C-BE32-E72D297353CC}">
              <c16:uniqueId val="{00000003-36FD-4EA5-83E1-2F144DD53A7E}"/>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36FD-4EA5-83E1-2F144DD53A7E}"/>
              </c:ext>
            </c:extLst>
          </c:dPt>
          <c:dPt>
            <c:idx val="1"/>
            <c:invertIfNegative val="0"/>
            <c:bubble3D val="0"/>
            <c:extLst>
              <c:ext xmlns:c16="http://schemas.microsoft.com/office/drawing/2014/chart" uri="{C3380CC4-5D6E-409C-BE32-E72D297353CC}">
                <c16:uniqueId val="{00000005-36FD-4EA5-83E1-2F144DD53A7E}"/>
              </c:ext>
            </c:extLst>
          </c:dPt>
          <c:dPt>
            <c:idx val="2"/>
            <c:invertIfNegative val="0"/>
            <c:bubble3D val="0"/>
            <c:extLst>
              <c:ext xmlns:c16="http://schemas.microsoft.com/office/drawing/2014/chart" uri="{C3380CC4-5D6E-409C-BE32-E72D297353CC}">
                <c16:uniqueId val="{00000006-36FD-4EA5-83E1-2F144DD53A7E}"/>
              </c:ext>
            </c:extLst>
          </c:dPt>
          <c:dLbls>
            <c:dLbl>
              <c:idx val="0"/>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36FD-4EA5-83E1-2F144DD53A7E}"/>
                </c:ext>
              </c:extLst>
            </c:dLbl>
            <c:dLbl>
              <c:idx val="1"/>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36FD-4EA5-83E1-2F144DD53A7E}"/>
                </c:ext>
              </c:extLst>
            </c:dLbl>
            <c:dLbl>
              <c:idx val="2"/>
              <c:tx>
                <c:rich>
                  <a:bodyPr/>
                  <a:lstStyle/>
                  <a:p>
                    <a:r>
                      <a:rPr lang="en-U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36FD-4EA5-83E1-2F144DD53A7E}"/>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RAINY SEASON 2021</c:v>
                </c:pt>
                <c:pt idx="1">
                  <c:v>DRY SEASON 2021</c:v>
                </c:pt>
                <c:pt idx="2">
                  <c:v>RAINY SEASON 2022</c:v>
                </c:pt>
              </c:strCache>
            </c:strRef>
          </c:cat>
          <c:val>
            <c:numRef>
              <c:f>Hoja1!$D$2:$D$4</c:f>
              <c:numCache>
                <c:formatCode>0.0</c:formatCode>
                <c:ptCount val="3"/>
                <c:pt idx="0">
                  <c:v>82.3</c:v>
                </c:pt>
                <c:pt idx="1">
                  <c:v>88.3</c:v>
                </c:pt>
                <c:pt idx="2">
                  <c:v>94.2</c:v>
                </c:pt>
              </c:numCache>
            </c:numRef>
          </c:val>
          <c:extLst>
            <c:ext xmlns:c16="http://schemas.microsoft.com/office/drawing/2014/chart" uri="{C3380CC4-5D6E-409C-BE32-E72D297353CC}">
              <c16:uniqueId val="{00000007-36FD-4EA5-83E1-2F144DD53A7E}"/>
            </c:ext>
          </c:extLst>
        </c:ser>
        <c:dLbls>
          <c:showLegendKey val="0"/>
          <c:showVal val="0"/>
          <c:showCatName val="0"/>
          <c:showSerName val="0"/>
          <c:showPercent val="0"/>
          <c:showBubbleSize val="0"/>
        </c:dLbls>
        <c:gapWidth val="150"/>
        <c:axId val="684934608"/>
        <c:axId val="684936176"/>
      </c:barChart>
      <c:catAx>
        <c:axId val="68493460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84936176"/>
        <c:crosses val="autoZero"/>
        <c:auto val="1"/>
        <c:lblAlgn val="ctr"/>
        <c:lblOffset val="100"/>
        <c:noMultiLvlLbl val="0"/>
      </c:catAx>
      <c:valAx>
        <c:axId val="684936176"/>
        <c:scaling>
          <c:orientation val="minMax"/>
          <c:max val="100"/>
        </c:scaling>
        <c:delete val="0"/>
        <c:axPos val="l"/>
        <c:majorGridlines>
          <c:spPr>
            <a:ln>
              <a:solidFill>
                <a:schemeClr val="bg1">
                  <a:lumMod val="50000"/>
                  <a:alpha val="23000"/>
                </a:schemeClr>
              </a:solidFill>
            </a:ln>
          </c:spPr>
        </c:majorGridlines>
        <c:numFmt formatCode="0.0" sourceLinked="1"/>
        <c:majorTickMark val="none"/>
        <c:minorTickMark val="none"/>
        <c:tickLblPos val="nextTo"/>
        <c:spPr>
          <a:ln>
            <a:solidFill>
              <a:schemeClr val="bg1">
                <a:lumMod val="75000"/>
                <a:alpha val="50000"/>
              </a:schemeClr>
            </a:solidFill>
          </a:ln>
        </c:spPr>
        <c:crossAx val="684934608"/>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2">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ES" sz="700">
                <a:effectLst/>
              </a:rPr>
              <a:t>GW 07 -  ICA Y EVALUACIÓN DE CUMPLIMIENTO DE LOS LÍMITES DE CALIDAD DE AGUA</a:t>
            </a:r>
            <a:r>
              <a:rPr lang="es-ES" sz="700" baseline="0">
                <a:effectLst/>
              </a:rPr>
              <a:t> </a:t>
            </a:r>
            <a:r>
              <a:rPr lang="es-ES" sz="700">
                <a:effectLst/>
              </a:rPr>
              <a:t>POTABLE</a:t>
            </a:r>
          </a:p>
        </c:rich>
      </c:tx>
      <c:layout>
        <c:manualLayout>
          <c:xMode val="edge"/>
          <c:yMode val="edge"/>
          <c:x val="0.17137386091985221"/>
          <c:y val="2.804860319896681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ICA</c:v>
                </c:pt>
              </c:strCache>
            </c:strRef>
          </c:tx>
          <c:spPr>
            <a:solidFill>
              <a:schemeClr val="tx2">
                <a:lumMod val="60000"/>
                <a:lumOff val="40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0-6FA1-43DB-8253-D791088A766B}"/>
              </c:ext>
            </c:extLst>
          </c:dPt>
          <c:dPt>
            <c:idx val="1"/>
            <c:invertIfNegative val="0"/>
            <c:bubble3D val="0"/>
            <c:extLst>
              <c:ext xmlns:c16="http://schemas.microsoft.com/office/drawing/2014/chart" uri="{C3380CC4-5D6E-409C-BE32-E72D297353CC}">
                <c16:uniqueId val="{00000001-6FA1-43DB-8253-D791088A766B}"/>
              </c:ext>
            </c:extLst>
          </c:dPt>
          <c:dPt>
            <c:idx val="2"/>
            <c:invertIfNegative val="0"/>
            <c:bubble3D val="0"/>
            <c:extLst>
              <c:ext xmlns:c16="http://schemas.microsoft.com/office/drawing/2014/chart" uri="{C3380CC4-5D6E-409C-BE32-E72D297353CC}">
                <c16:uniqueId val="{00000002-6FA1-43DB-8253-D791088A766B}"/>
              </c:ext>
            </c:extLst>
          </c:dPt>
          <c:dLbls>
            <c:spPr>
              <a:noFill/>
              <a:ln>
                <a:noFill/>
              </a:ln>
              <a:effectLst/>
            </c:spPr>
            <c:dLblPos val="outEnd"/>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Hoja1!$B$2:$B$3</c:f>
              <c:strCache>
                <c:ptCount val="2"/>
                <c:pt idx="0">
                  <c:v>DRY SEASON 2021</c:v>
                </c:pt>
                <c:pt idx="1">
                  <c:v>RAINY SEASON 2022</c:v>
                </c:pt>
              </c:strCache>
            </c:strRef>
          </c:cat>
          <c:val>
            <c:numRef>
              <c:f>Hoja1!$C$2:$C$3</c:f>
              <c:numCache>
                <c:formatCode>0.0</c:formatCode>
                <c:ptCount val="2"/>
                <c:pt idx="0">
                  <c:v>29.053000000000001</c:v>
                </c:pt>
                <c:pt idx="1">
                  <c:v>35.150999999999996</c:v>
                </c:pt>
              </c:numCache>
            </c:numRef>
          </c:val>
          <c:extLst>
            <c:ext xmlns:c16="http://schemas.microsoft.com/office/drawing/2014/chart" uri="{C3380CC4-5D6E-409C-BE32-E72D297353CC}">
              <c16:uniqueId val="{00000003-6FA1-43DB-8253-D791088A766B}"/>
            </c:ext>
          </c:extLst>
        </c:ser>
        <c:ser>
          <c:idx val="1"/>
          <c:order val="1"/>
          <c:tx>
            <c:strRef>
              <c:f>Hoja1!$D$1</c:f>
              <c:strCache>
                <c:ptCount val="1"/>
                <c:pt idx="0">
                  <c:v>CUMPLE (%)</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6FA1-43DB-8253-D791088A766B}"/>
              </c:ext>
            </c:extLst>
          </c:dPt>
          <c:dPt>
            <c:idx val="1"/>
            <c:invertIfNegative val="0"/>
            <c:bubble3D val="0"/>
            <c:extLst>
              <c:ext xmlns:c16="http://schemas.microsoft.com/office/drawing/2014/chart" uri="{C3380CC4-5D6E-409C-BE32-E72D297353CC}">
                <c16:uniqueId val="{00000005-6FA1-43DB-8253-D791088A766B}"/>
              </c:ext>
            </c:extLst>
          </c:dPt>
          <c:dPt>
            <c:idx val="2"/>
            <c:invertIfNegative val="0"/>
            <c:bubble3D val="0"/>
            <c:extLst>
              <c:ext xmlns:c16="http://schemas.microsoft.com/office/drawing/2014/chart" uri="{C3380CC4-5D6E-409C-BE32-E72D297353CC}">
                <c16:uniqueId val="{00000006-6FA1-43DB-8253-D791088A766B}"/>
              </c:ext>
            </c:extLst>
          </c:dPt>
          <c:dLbls>
            <c:dLbl>
              <c:idx val="0"/>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6FA1-43DB-8253-D791088A766B}"/>
                </c:ext>
              </c:extLst>
            </c:dLbl>
            <c:dLbl>
              <c:idx val="1"/>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6FA1-43DB-8253-D791088A766B}"/>
                </c:ext>
              </c:extLst>
            </c:dLbl>
            <c:dLbl>
              <c:idx val="2"/>
              <c:tx>
                <c:rich>
                  <a:bodyPr/>
                  <a:lstStyle/>
                  <a:p>
                    <a:r>
                      <a:rPr lang="es-ES"/>
                      <a:t>CUMPLE </a:t>
                    </a:r>
                  </a:p>
                </c:rich>
              </c:tx>
              <c:showLegendKey val="0"/>
              <c:showVal val="0"/>
              <c:showCatName val="0"/>
              <c:showSerName val="1"/>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6FA1-43DB-8253-D791088A766B}"/>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Hoja1!$B$2:$B$3</c:f>
              <c:strCache>
                <c:ptCount val="2"/>
                <c:pt idx="0">
                  <c:v>DRY SEASON 2021</c:v>
                </c:pt>
                <c:pt idx="1">
                  <c:v>RAINY SEASON 2022</c:v>
                </c:pt>
              </c:strCache>
            </c:strRef>
          </c:cat>
          <c:val>
            <c:numRef>
              <c:f>Hoja1!$D$2:$D$3</c:f>
              <c:numCache>
                <c:formatCode>0.0</c:formatCode>
                <c:ptCount val="2"/>
                <c:pt idx="0">
                  <c:v>82.3</c:v>
                </c:pt>
                <c:pt idx="1">
                  <c:v>76.5</c:v>
                </c:pt>
              </c:numCache>
            </c:numRef>
          </c:val>
          <c:extLst>
            <c:ext xmlns:c16="http://schemas.microsoft.com/office/drawing/2014/chart" uri="{C3380CC4-5D6E-409C-BE32-E72D297353CC}">
              <c16:uniqueId val="{00000007-6FA1-43DB-8253-D791088A766B}"/>
            </c:ext>
          </c:extLst>
        </c:ser>
        <c:dLbls>
          <c:showLegendKey val="0"/>
          <c:showVal val="0"/>
          <c:showCatName val="0"/>
          <c:showSerName val="0"/>
          <c:showPercent val="0"/>
          <c:showBubbleSize val="0"/>
        </c:dLbls>
        <c:gapWidth val="150"/>
        <c:axId val="684941272"/>
        <c:axId val="684933824"/>
      </c:barChart>
      <c:catAx>
        <c:axId val="68494127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84933824"/>
        <c:crosses val="autoZero"/>
        <c:auto val="1"/>
        <c:lblAlgn val="ctr"/>
        <c:lblOffset val="100"/>
        <c:noMultiLvlLbl val="0"/>
      </c:catAx>
      <c:valAx>
        <c:axId val="684933824"/>
        <c:scaling>
          <c:orientation val="minMax"/>
          <c:max val="100"/>
        </c:scaling>
        <c:delete val="0"/>
        <c:axPos val="l"/>
        <c:majorGridlines>
          <c:spPr>
            <a:ln>
              <a:solidFill>
                <a:schemeClr val="bg1">
                  <a:lumMod val="50000"/>
                  <a:alpha val="23000"/>
                </a:schemeClr>
              </a:solidFill>
            </a:ln>
          </c:spPr>
        </c:majorGridlines>
        <c:numFmt formatCode="0.0" sourceLinked="1"/>
        <c:majorTickMark val="none"/>
        <c:minorTickMark val="none"/>
        <c:tickLblPos val="nextTo"/>
        <c:spPr>
          <a:ln>
            <a:solidFill>
              <a:schemeClr val="bg1">
                <a:lumMod val="75000"/>
                <a:alpha val="50000"/>
              </a:schemeClr>
            </a:solidFill>
          </a:ln>
        </c:spPr>
        <c:crossAx val="684941272"/>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PY" sz="800" b="0"/>
              <a:t>ÍNDICE NSF</a:t>
            </a:r>
            <a:r>
              <a:rPr lang="es-PY" sz="800" b="0" baseline="0"/>
              <a:t> </a:t>
            </a:r>
            <a:r>
              <a:rPr lang="es-PY" sz="800" b="0"/>
              <a:t>Y </a:t>
            </a:r>
            <a:r>
              <a:rPr lang="es-PY" sz="800">
                <a:effectLst/>
              </a:rPr>
              <a:t>CUMPLIMIENTO DE RESOLUCIÓN 222/02</a:t>
            </a:r>
            <a:r>
              <a:rPr lang="es-PY" sz="800" b="0"/>
              <a:t>- FW 304-HE</a:t>
            </a:r>
            <a:endParaRPr lang="es-ES" sz="800" b="0"/>
          </a:p>
        </c:rich>
      </c:tx>
      <c:layout>
        <c:manualLayout>
          <c:xMode val="edge"/>
          <c:yMode val="edge"/>
          <c:x val="0.23566244912814172"/>
          <c:y val="2.3752886406588614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NSF</c:v>
                </c:pt>
              </c:strCache>
            </c:strRef>
          </c:tx>
          <c:spPr>
            <a:solidFill>
              <a:srgbClr val="6CAB68"/>
            </a:solidFill>
            <a:ln w="12700">
              <a:solidFill>
                <a:schemeClr val="tx1"/>
              </a:solidFill>
            </a:ln>
          </c:spPr>
          <c:invertIfNegative val="0"/>
          <c:dPt>
            <c:idx val="0"/>
            <c:invertIfNegative val="0"/>
            <c:bubble3D val="0"/>
            <c:extLst>
              <c:ext xmlns:c16="http://schemas.microsoft.com/office/drawing/2014/chart" uri="{C3380CC4-5D6E-409C-BE32-E72D297353CC}">
                <c16:uniqueId val="{00000000-D5D3-46C1-8190-890FF8F9977C}"/>
              </c:ext>
            </c:extLst>
          </c:dPt>
          <c:dPt>
            <c:idx val="1"/>
            <c:invertIfNegative val="0"/>
            <c:bubble3D val="0"/>
            <c:extLst>
              <c:ext xmlns:c16="http://schemas.microsoft.com/office/drawing/2014/chart" uri="{C3380CC4-5D6E-409C-BE32-E72D297353CC}">
                <c16:uniqueId val="{00000001-D5D3-46C1-8190-890FF8F9977C}"/>
              </c:ext>
            </c:extLst>
          </c:dPt>
          <c:dPt>
            <c:idx val="2"/>
            <c:invertIfNegative val="0"/>
            <c:bubble3D val="0"/>
            <c:extLst>
              <c:ext xmlns:c16="http://schemas.microsoft.com/office/drawing/2014/chart" uri="{C3380CC4-5D6E-409C-BE32-E72D297353CC}">
                <c16:uniqueId val="{00000002-D5D3-46C1-8190-890FF8F9977C}"/>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Hoja1!$C$2:$C$4</c:f>
              <c:numCache>
                <c:formatCode>General</c:formatCode>
                <c:ptCount val="3"/>
                <c:pt idx="0">
                  <c:v>78.83</c:v>
                </c:pt>
                <c:pt idx="1">
                  <c:v>76.209999999999994</c:v>
                </c:pt>
                <c:pt idx="2">
                  <c:v>79.88</c:v>
                </c:pt>
              </c:numCache>
            </c:numRef>
          </c:val>
          <c:extLst>
            <c:ext xmlns:c16="http://schemas.microsoft.com/office/drawing/2014/chart" uri="{C3380CC4-5D6E-409C-BE32-E72D297353CC}">
              <c16:uniqueId val="{00000003-D5D3-46C1-8190-890FF8F9977C}"/>
            </c:ext>
          </c:extLst>
        </c:ser>
        <c:ser>
          <c:idx val="1"/>
          <c:order val="1"/>
          <c:tx>
            <c:strRef>
              <c:f>Hoja1!$D$1</c:f>
              <c:strCache>
                <c:ptCount val="1"/>
                <c:pt idx="0">
                  <c:v>RES 222/02</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D5D3-46C1-8190-890FF8F9977C}"/>
              </c:ext>
            </c:extLst>
          </c:dPt>
          <c:dPt>
            <c:idx val="1"/>
            <c:invertIfNegative val="0"/>
            <c:bubble3D val="0"/>
            <c:extLst>
              <c:ext xmlns:c16="http://schemas.microsoft.com/office/drawing/2014/chart" uri="{C3380CC4-5D6E-409C-BE32-E72D297353CC}">
                <c16:uniqueId val="{00000005-D5D3-46C1-8190-890FF8F9977C}"/>
              </c:ext>
            </c:extLst>
          </c:dPt>
          <c:dPt>
            <c:idx val="2"/>
            <c:invertIfNegative val="0"/>
            <c:bubble3D val="0"/>
            <c:extLst>
              <c:ext xmlns:c16="http://schemas.microsoft.com/office/drawing/2014/chart" uri="{C3380CC4-5D6E-409C-BE32-E72D297353CC}">
                <c16:uniqueId val="{00000006-D5D3-46C1-8190-890FF8F9977C}"/>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Hoja1!$D$2:$D$4</c:f>
              <c:numCache>
                <c:formatCode>0.0</c:formatCode>
                <c:ptCount val="3"/>
                <c:pt idx="0">
                  <c:v>86.7</c:v>
                </c:pt>
                <c:pt idx="1">
                  <c:v>95.5</c:v>
                </c:pt>
                <c:pt idx="2">
                  <c:v>91.1</c:v>
                </c:pt>
              </c:numCache>
            </c:numRef>
          </c:val>
          <c:extLst>
            <c:ext xmlns:c16="http://schemas.microsoft.com/office/drawing/2014/chart" uri="{C3380CC4-5D6E-409C-BE32-E72D297353CC}">
              <c16:uniqueId val="{00000007-D5D3-46C1-8190-890FF8F9977C}"/>
            </c:ext>
          </c:extLst>
        </c:ser>
        <c:dLbls>
          <c:showLegendKey val="0"/>
          <c:showVal val="0"/>
          <c:showCatName val="0"/>
          <c:showSerName val="0"/>
          <c:showPercent val="0"/>
          <c:showBubbleSize val="0"/>
        </c:dLbls>
        <c:gapWidth val="150"/>
        <c:axId val="737678928"/>
        <c:axId val="737680104"/>
      </c:barChart>
      <c:catAx>
        <c:axId val="73767892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737680104"/>
        <c:crosses val="autoZero"/>
        <c:auto val="1"/>
        <c:lblAlgn val="ctr"/>
        <c:lblOffset val="100"/>
        <c:noMultiLvlLbl val="0"/>
      </c:catAx>
      <c:valAx>
        <c:axId val="737680104"/>
        <c:scaling>
          <c:orientation val="minMax"/>
          <c:max val="110"/>
          <c:min val="10"/>
        </c:scaling>
        <c:delete val="0"/>
        <c:axPos val="l"/>
        <c:majorGridlines>
          <c:spPr>
            <a:ln>
              <a:solidFill>
                <a:schemeClr val="bg1">
                  <a:lumMod val="50000"/>
                  <a:alpha val="23000"/>
                </a:schemeClr>
              </a:solidFill>
            </a:ln>
          </c:spPr>
        </c:majorGridlines>
        <c:numFmt formatCode="General" sourceLinked="1"/>
        <c:majorTickMark val="none"/>
        <c:minorTickMark val="none"/>
        <c:tickLblPos val="nextTo"/>
        <c:spPr>
          <a:ln>
            <a:solidFill>
              <a:schemeClr val="bg1">
                <a:lumMod val="75000"/>
                <a:alpha val="50000"/>
              </a:schemeClr>
            </a:solidFill>
          </a:ln>
        </c:spPr>
        <c:crossAx val="737678928"/>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PY" sz="800" b="0"/>
              <a:t>ÍNDICE</a:t>
            </a:r>
            <a:r>
              <a:rPr lang="es-PY" sz="800" b="0" baseline="0"/>
              <a:t> </a:t>
            </a:r>
            <a:r>
              <a:rPr lang="es-PY" sz="800" b="0"/>
              <a:t>NSF</a:t>
            </a:r>
            <a:r>
              <a:rPr lang="es-PY" sz="800" b="0" baseline="0"/>
              <a:t> </a:t>
            </a:r>
            <a:r>
              <a:rPr lang="es-PY" sz="800" b="0"/>
              <a:t>Y </a:t>
            </a:r>
            <a:r>
              <a:rPr lang="es-PY" sz="800">
                <a:effectLst/>
              </a:rPr>
              <a:t>CUMPLIMIENTO DE RESOLUCIÓN 222/02</a:t>
            </a:r>
            <a:r>
              <a:rPr lang="es-PY" sz="800" b="0"/>
              <a:t>- FW 100-GASL</a:t>
            </a:r>
            <a:endParaRPr lang="es-ES" sz="800" b="0"/>
          </a:p>
        </c:rich>
      </c:tx>
      <c:layout>
        <c:manualLayout>
          <c:xMode val="edge"/>
          <c:yMode val="edge"/>
          <c:x val="0.23566244912814172"/>
          <c:y val="2.3752886406588614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NSF</c:v>
                </c:pt>
              </c:strCache>
            </c:strRef>
          </c:tx>
          <c:spPr>
            <a:solidFill>
              <a:srgbClr val="F8F32B"/>
            </a:solidFill>
            <a:ln w="12700">
              <a:solidFill>
                <a:schemeClr val="tx1"/>
              </a:solidFill>
            </a:ln>
          </c:spPr>
          <c:invertIfNegative val="0"/>
          <c:dPt>
            <c:idx val="0"/>
            <c:invertIfNegative val="0"/>
            <c:bubble3D val="0"/>
            <c:extLst>
              <c:ext xmlns:c16="http://schemas.microsoft.com/office/drawing/2014/chart" uri="{C3380CC4-5D6E-409C-BE32-E72D297353CC}">
                <c16:uniqueId val="{00000000-D2B0-471D-9906-B79778131849}"/>
              </c:ext>
            </c:extLst>
          </c:dPt>
          <c:dPt>
            <c:idx val="1"/>
            <c:invertIfNegative val="0"/>
            <c:bubble3D val="0"/>
            <c:spPr>
              <a:solidFill>
                <a:srgbClr val="6CAB68"/>
              </a:solidFill>
              <a:ln w="12700">
                <a:solidFill>
                  <a:schemeClr val="tx1"/>
                </a:solidFill>
              </a:ln>
            </c:spPr>
            <c:extLst>
              <c:ext xmlns:c16="http://schemas.microsoft.com/office/drawing/2014/chart" uri="{C3380CC4-5D6E-409C-BE32-E72D297353CC}">
                <c16:uniqueId val="{00000002-D2B0-471D-9906-B79778131849}"/>
              </c:ext>
            </c:extLst>
          </c:dPt>
          <c:dPt>
            <c:idx val="2"/>
            <c:invertIfNegative val="0"/>
            <c:bubble3D val="0"/>
            <c:extLst>
              <c:ext xmlns:c16="http://schemas.microsoft.com/office/drawing/2014/chart" uri="{C3380CC4-5D6E-409C-BE32-E72D297353CC}">
                <c16:uniqueId val="{00000003-D2B0-471D-9906-B79778131849}"/>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Hoja1!$C$2:$C$4</c:f>
              <c:numCache>
                <c:formatCode>General</c:formatCode>
                <c:ptCount val="3"/>
                <c:pt idx="0">
                  <c:v>68.47</c:v>
                </c:pt>
                <c:pt idx="1">
                  <c:v>73.849999999999994</c:v>
                </c:pt>
                <c:pt idx="2">
                  <c:v>59.09</c:v>
                </c:pt>
              </c:numCache>
            </c:numRef>
          </c:val>
          <c:extLst>
            <c:ext xmlns:c16="http://schemas.microsoft.com/office/drawing/2014/chart" uri="{C3380CC4-5D6E-409C-BE32-E72D297353CC}">
              <c16:uniqueId val="{00000004-D2B0-471D-9906-B79778131849}"/>
            </c:ext>
          </c:extLst>
        </c:ser>
        <c:ser>
          <c:idx val="1"/>
          <c:order val="1"/>
          <c:tx>
            <c:strRef>
              <c:f>Hoja1!$D$1</c:f>
              <c:strCache>
                <c:ptCount val="1"/>
                <c:pt idx="0">
                  <c:v>RES 222/02</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5-D2B0-471D-9906-B79778131849}"/>
              </c:ext>
            </c:extLst>
          </c:dPt>
          <c:dPt>
            <c:idx val="1"/>
            <c:invertIfNegative val="0"/>
            <c:bubble3D val="0"/>
            <c:extLst>
              <c:ext xmlns:c16="http://schemas.microsoft.com/office/drawing/2014/chart" uri="{C3380CC4-5D6E-409C-BE32-E72D297353CC}">
                <c16:uniqueId val="{00000006-D2B0-471D-9906-B79778131849}"/>
              </c:ext>
            </c:extLst>
          </c:dPt>
          <c:dPt>
            <c:idx val="2"/>
            <c:invertIfNegative val="0"/>
            <c:bubble3D val="0"/>
            <c:extLst>
              <c:ext xmlns:c16="http://schemas.microsoft.com/office/drawing/2014/chart" uri="{C3380CC4-5D6E-409C-BE32-E72D297353CC}">
                <c16:uniqueId val="{00000007-D2B0-471D-9906-B79778131849}"/>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Hoja1!$D$2:$D$4</c:f>
              <c:numCache>
                <c:formatCode>0.0</c:formatCode>
                <c:ptCount val="3"/>
                <c:pt idx="0">
                  <c:v>91.1</c:v>
                </c:pt>
                <c:pt idx="1">
                  <c:v>95.6</c:v>
                </c:pt>
                <c:pt idx="2">
                  <c:v>82.3</c:v>
                </c:pt>
              </c:numCache>
            </c:numRef>
          </c:val>
          <c:extLst>
            <c:ext xmlns:c16="http://schemas.microsoft.com/office/drawing/2014/chart" uri="{C3380CC4-5D6E-409C-BE32-E72D297353CC}">
              <c16:uniqueId val="{00000008-D2B0-471D-9906-B79778131849}"/>
            </c:ext>
          </c:extLst>
        </c:ser>
        <c:dLbls>
          <c:showLegendKey val="0"/>
          <c:showVal val="0"/>
          <c:showCatName val="0"/>
          <c:showSerName val="0"/>
          <c:showPercent val="0"/>
          <c:showBubbleSize val="0"/>
        </c:dLbls>
        <c:gapWidth val="150"/>
        <c:axId val="737678144"/>
        <c:axId val="737679320"/>
      </c:barChart>
      <c:catAx>
        <c:axId val="737678144"/>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737679320"/>
        <c:crosses val="autoZero"/>
        <c:auto val="1"/>
        <c:lblAlgn val="ctr"/>
        <c:lblOffset val="100"/>
        <c:noMultiLvlLbl val="0"/>
      </c:catAx>
      <c:valAx>
        <c:axId val="737679320"/>
        <c:scaling>
          <c:orientation val="minMax"/>
          <c:max val="110"/>
          <c:min val="10"/>
        </c:scaling>
        <c:delete val="0"/>
        <c:axPos val="l"/>
        <c:majorGridlines>
          <c:spPr>
            <a:ln>
              <a:solidFill>
                <a:schemeClr val="bg1">
                  <a:lumMod val="50000"/>
                  <a:alpha val="23000"/>
                </a:schemeClr>
              </a:solidFill>
            </a:ln>
          </c:spPr>
        </c:majorGridlines>
        <c:numFmt formatCode="General" sourceLinked="1"/>
        <c:majorTickMark val="none"/>
        <c:minorTickMark val="none"/>
        <c:tickLblPos val="nextTo"/>
        <c:spPr>
          <a:ln>
            <a:solidFill>
              <a:schemeClr val="bg1">
                <a:lumMod val="75000"/>
                <a:alpha val="50000"/>
              </a:schemeClr>
            </a:solidFill>
          </a:ln>
        </c:spPr>
        <c:crossAx val="737678144"/>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PY" sz="800" b="0"/>
              <a:t>ÍNDICE NSF</a:t>
            </a:r>
            <a:r>
              <a:rPr lang="es-PY" sz="800" b="0" baseline="0"/>
              <a:t> </a:t>
            </a:r>
            <a:r>
              <a:rPr lang="es-PY" sz="800" b="0"/>
              <a:t>I Y </a:t>
            </a:r>
            <a:r>
              <a:rPr lang="es-PY" sz="800">
                <a:effectLst/>
              </a:rPr>
              <a:t>CUMPLIMIENTO DE RESOLUCIÓN 222/02</a:t>
            </a:r>
            <a:r>
              <a:rPr lang="es-PY" sz="800" b="0"/>
              <a:t>- FW 200-SLTR</a:t>
            </a:r>
            <a:endParaRPr lang="es-ES" sz="800" b="0"/>
          </a:p>
        </c:rich>
      </c:tx>
      <c:layout>
        <c:manualLayout>
          <c:xMode val="edge"/>
          <c:yMode val="edge"/>
          <c:x val="0.23566244912814172"/>
          <c:y val="2.3752886406588614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NSF</c:v>
                </c:pt>
              </c:strCache>
            </c:strRef>
          </c:tx>
          <c:spPr>
            <a:solidFill>
              <a:srgbClr val="F8F32B"/>
            </a:solidFill>
            <a:ln w="12700">
              <a:solidFill>
                <a:schemeClr val="tx1"/>
              </a:solidFill>
            </a:ln>
          </c:spPr>
          <c:invertIfNegative val="0"/>
          <c:dPt>
            <c:idx val="0"/>
            <c:invertIfNegative val="0"/>
            <c:bubble3D val="0"/>
            <c:extLst>
              <c:ext xmlns:c16="http://schemas.microsoft.com/office/drawing/2014/chart" uri="{C3380CC4-5D6E-409C-BE32-E72D297353CC}">
                <c16:uniqueId val="{00000000-ACD1-4A79-8274-ABD275C1F8D0}"/>
              </c:ext>
            </c:extLst>
          </c:dPt>
          <c:dPt>
            <c:idx val="1"/>
            <c:invertIfNegative val="0"/>
            <c:bubble3D val="0"/>
            <c:extLst>
              <c:ext xmlns:c16="http://schemas.microsoft.com/office/drawing/2014/chart" uri="{C3380CC4-5D6E-409C-BE32-E72D297353CC}">
                <c16:uniqueId val="{00000001-ACD1-4A79-8274-ABD275C1F8D0}"/>
              </c:ext>
            </c:extLst>
          </c:dPt>
          <c:dPt>
            <c:idx val="2"/>
            <c:invertIfNegative val="0"/>
            <c:bubble3D val="0"/>
            <c:extLst>
              <c:ext xmlns:c16="http://schemas.microsoft.com/office/drawing/2014/chart" uri="{C3380CC4-5D6E-409C-BE32-E72D297353CC}">
                <c16:uniqueId val="{00000002-ACD1-4A79-8274-ABD275C1F8D0}"/>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Hoja1!$C$2:$C$4</c:f>
              <c:numCache>
                <c:formatCode>General</c:formatCode>
                <c:ptCount val="3"/>
                <c:pt idx="0">
                  <c:v>52.99</c:v>
                </c:pt>
              </c:numCache>
            </c:numRef>
          </c:val>
          <c:extLst>
            <c:ext xmlns:c16="http://schemas.microsoft.com/office/drawing/2014/chart" uri="{C3380CC4-5D6E-409C-BE32-E72D297353CC}">
              <c16:uniqueId val="{00000003-ACD1-4A79-8274-ABD275C1F8D0}"/>
            </c:ext>
          </c:extLst>
        </c:ser>
        <c:ser>
          <c:idx val="1"/>
          <c:order val="1"/>
          <c:tx>
            <c:strRef>
              <c:f>Hoja1!$D$1</c:f>
              <c:strCache>
                <c:ptCount val="1"/>
                <c:pt idx="0">
                  <c:v>RES 222/02</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ACD1-4A79-8274-ABD275C1F8D0}"/>
              </c:ext>
            </c:extLst>
          </c:dPt>
          <c:dPt>
            <c:idx val="1"/>
            <c:invertIfNegative val="0"/>
            <c:bubble3D val="0"/>
            <c:extLst>
              <c:ext xmlns:c16="http://schemas.microsoft.com/office/drawing/2014/chart" uri="{C3380CC4-5D6E-409C-BE32-E72D297353CC}">
                <c16:uniqueId val="{00000005-ACD1-4A79-8274-ABD275C1F8D0}"/>
              </c:ext>
            </c:extLst>
          </c:dPt>
          <c:dPt>
            <c:idx val="2"/>
            <c:invertIfNegative val="0"/>
            <c:bubble3D val="0"/>
            <c:extLst>
              <c:ext xmlns:c16="http://schemas.microsoft.com/office/drawing/2014/chart" uri="{C3380CC4-5D6E-409C-BE32-E72D297353CC}">
                <c16:uniqueId val="{00000006-ACD1-4A79-8274-ABD275C1F8D0}"/>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Hoja1!$D$2:$D$4</c:f>
              <c:numCache>
                <c:formatCode>General</c:formatCode>
                <c:ptCount val="3"/>
                <c:pt idx="0" formatCode="0.0">
                  <c:v>86.6</c:v>
                </c:pt>
              </c:numCache>
            </c:numRef>
          </c:val>
          <c:extLst>
            <c:ext xmlns:c16="http://schemas.microsoft.com/office/drawing/2014/chart" uri="{C3380CC4-5D6E-409C-BE32-E72D297353CC}">
              <c16:uniqueId val="{00000007-ACD1-4A79-8274-ABD275C1F8D0}"/>
            </c:ext>
          </c:extLst>
        </c:ser>
        <c:dLbls>
          <c:showLegendKey val="0"/>
          <c:showVal val="0"/>
          <c:showCatName val="0"/>
          <c:showSerName val="0"/>
          <c:showPercent val="0"/>
          <c:showBubbleSize val="0"/>
        </c:dLbls>
        <c:gapWidth val="150"/>
        <c:axId val="779650432"/>
        <c:axId val="779649648"/>
      </c:barChart>
      <c:catAx>
        <c:axId val="77965043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779649648"/>
        <c:crosses val="autoZero"/>
        <c:auto val="1"/>
        <c:lblAlgn val="ctr"/>
        <c:lblOffset val="100"/>
        <c:noMultiLvlLbl val="0"/>
      </c:catAx>
      <c:valAx>
        <c:axId val="779649648"/>
        <c:scaling>
          <c:orientation val="minMax"/>
          <c:max val="100"/>
          <c:min val="10"/>
        </c:scaling>
        <c:delete val="0"/>
        <c:axPos val="l"/>
        <c:majorGridlines>
          <c:spPr>
            <a:ln>
              <a:solidFill>
                <a:schemeClr val="bg1">
                  <a:lumMod val="50000"/>
                  <a:alpha val="23000"/>
                </a:schemeClr>
              </a:solidFill>
            </a:ln>
          </c:spPr>
        </c:majorGridlines>
        <c:numFmt formatCode="General" sourceLinked="1"/>
        <c:majorTickMark val="none"/>
        <c:minorTickMark val="none"/>
        <c:tickLblPos val="nextTo"/>
        <c:spPr>
          <a:ln>
            <a:solidFill>
              <a:schemeClr val="bg1">
                <a:lumMod val="75000"/>
                <a:alpha val="50000"/>
              </a:schemeClr>
            </a:solidFill>
          </a:ln>
        </c:spPr>
        <c:crossAx val="779650432"/>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PY" sz="800" b="0"/>
              <a:t>ÍNDICE NSF</a:t>
            </a:r>
            <a:r>
              <a:rPr lang="es-PY" sz="800" b="0" baseline="0"/>
              <a:t> </a:t>
            </a:r>
            <a:r>
              <a:rPr lang="es-PY" sz="800" b="0"/>
              <a:t>Y </a:t>
            </a:r>
            <a:r>
              <a:rPr lang="es-PY" sz="800">
                <a:effectLst/>
              </a:rPr>
              <a:t>CUMPLIMIENTO DE RESOLUCIÓN 222/02</a:t>
            </a:r>
            <a:r>
              <a:rPr lang="es-PY" sz="800" b="0"/>
              <a:t>- FW</a:t>
            </a:r>
            <a:r>
              <a:rPr lang="es-PY" sz="800" b="0" baseline="0"/>
              <a:t> 208-TR</a:t>
            </a:r>
            <a:endParaRPr lang="es-ES" sz="800" b="0"/>
          </a:p>
        </c:rich>
      </c:tx>
      <c:layout>
        <c:manualLayout>
          <c:xMode val="edge"/>
          <c:yMode val="edge"/>
          <c:x val="0.23566244912814172"/>
          <c:y val="2.3752886406588614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NSF</c:v>
                </c:pt>
              </c:strCache>
            </c:strRef>
          </c:tx>
          <c:spPr>
            <a:solidFill>
              <a:srgbClr val="F8F32B"/>
            </a:solidFill>
            <a:ln w="12700">
              <a:solidFill>
                <a:schemeClr val="tx1"/>
              </a:solidFill>
            </a:ln>
          </c:spPr>
          <c:invertIfNegative val="0"/>
          <c:dPt>
            <c:idx val="0"/>
            <c:invertIfNegative val="0"/>
            <c:bubble3D val="0"/>
            <c:extLst>
              <c:ext xmlns:c16="http://schemas.microsoft.com/office/drawing/2014/chart" uri="{C3380CC4-5D6E-409C-BE32-E72D297353CC}">
                <c16:uniqueId val="{00000000-F38B-42B9-99F9-35CF3A8A0B1A}"/>
              </c:ext>
            </c:extLst>
          </c:dPt>
          <c:dPt>
            <c:idx val="1"/>
            <c:invertIfNegative val="0"/>
            <c:bubble3D val="0"/>
            <c:spPr>
              <a:solidFill>
                <a:srgbClr val="6CAB68"/>
              </a:solidFill>
              <a:ln w="12700">
                <a:solidFill>
                  <a:schemeClr val="tx1"/>
                </a:solidFill>
              </a:ln>
            </c:spPr>
            <c:extLst>
              <c:ext xmlns:c16="http://schemas.microsoft.com/office/drawing/2014/chart" uri="{C3380CC4-5D6E-409C-BE32-E72D297353CC}">
                <c16:uniqueId val="{00000002-F38B-42B9-99F9-35CF3A8A0B1A}"/>
              </c:ext>
            </c:extLst>
          </c:dPt>
          <c:dPt>
            <c:idx val="2"/>
            <c:invertIfNegative val="0"/>
            <c:bubble3D val="0"/>
            <c:extLst>
              <c:ext xmlns:c16="http://schemas.microsoft.com/office/drawing/2014/chart" uri="{C3380CC4-5D6E-409C-BE32-E72D297353CC}">
                <c16:uniqueId val="{00000003-F38B-42B9-99F9-35CF3A8A0B1A}"/>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Hoja1!$C$2:$C$4</c:f>
              <c:numCache>
                <c:formatCode>General</c:formatCode>
                <c:ptCount val="3"/>
                <c:pt idx="0">
                  <c:v>54.56</c:v>
                </c:pt>
                <c:pt idx="1">
                  <c:v>77.39</c:v>
                </c:pt>
                <c:pt idx="2">
                  <c:v>66.56</c:v>
                </c:pt>
              </c:numCache>
            </c:numRef>
          </c:val>
          <c:extLst>
            <c:ext xmlns:c16="http://schemas.microsoft.com/office/drawing/2014/chart" uri="{C3380CC4-5D6E-409C-BE32-E72D297353CC}">
              <c16:uniqueId val="{00000004-F38B-42B9-99F9-35CF3A8A0B1A}"/>
            </c:ext>
          </c:extLst>
        </c:ser>
        <c:ser>
          <c:idx val="1"/>
          <c:order val="1"/>
          <c:tx>
            <c:strRef>
              <c:f>Hoja1!$D$1</c:f>
              <c:strCache>
                <c:ptCount val="1"/>
                <c:pt idx="0">
                  <c:v>RES 222/02</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5-F38B-42B9-99F9-35CF3A8A0B1A}"/>
              </c:ext>
            </c:extLst>
          </c:dPt>
          <c:dPt>
            <c:idx val="1"/>
            <c:invertIfNegative val="0"/>
            <c:bubble3D val="0"/>
            <c:extLst>
              <c:ext xmlns:c16="http://schemas.microsoft.com/office/drawing/2014/chart" uri="{C3380CC4-5D6E-409C-BE32-E72D297353CC}">
                <c16:uniqueId val="{00000006-F38B-42B9-99F9-35CF3A8A0B1A}"/>
              </c:ext>
            </c:extLst>
          </c:dPt>
          <c:dPt>
            <c:idx val="2"/>
            <c:invertIfNegative val="0"/>
            <c:bubble3D val="0"/>
            <c:extLst>
              <c:ext xmlns:c16="http://schemas.microsoft.com/office/drawing/2014/chart" uri="{C3380CC4-5D6E-409C-BE32-E72D297353CC}">
                <c16:uniqueId val="{00000007-F38B-42B9-99F9-35CF3A8A0B1A}"/>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Hoja1!$D$2:$D$4</c:f>
              <c:numCache>
                <c:formatCode>0.0</c:formatCode>
                <c:ptCount val="3"/>
                <c:pt idx="0">
                  <c:v>84.5</c:v>
                </c:pt>
                <c:pt idx="1">
                  <c:v>95.5</c:v>
                </c:pt>
                <c:pt idx="2">
                  <c:v>88.8</c:v>
                </c:pt>
              </c:numCache>
            </c:numRef>
          </c:val>
          <c:extLst>
            <c:ext xmlns:c16="http://schemas.microsoft.com/office/drawing/2014/chart" uri="{C3380CC4-5D6E-409C-BE32-E72D297353CC}">
              <c16:uniqueId val="{00000008-F38B-42B9-99F9-35CF3A8A0B1A}"/>
            </c:ext>
          </c:extLst>
        </c:ser>
        <c:dLbls>
          <c:showLegendKey val="0"/>
          <c:showVal val="0"/>
          <c:showCatName val="0"/>
          <c:showSerName val="0"/>
          <c:showPercent val="0"/>
          <c:showBubbleSize val="0"/>
        </c:dLbls>
        <c:gapWidth val="150"/>
        <c:axId val="779647688"/>
        <c:axId val="779648080"/>
      </c:barChart>
      <c:catAx>
        <c:axId val="77964768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779648080"/>
        <c:crosses val="autoZero"/>
        <c:auto val="1"/>
        <c:lblAlgn val="ctr"/>
        <c:lblOffset val="100"/>
        <c:noMultiLvlLbl val="0"/>
      </c:catAx>
      <c:valAx>
        <c:axId val="779648080"/>
        <c:scaling>
          <c:orientation val="minMax"/>
          <c:max val="100"/>
          <c:min val="10"/>
        </c:scaling>
        <c:delete val="0"/>
        <c:axPos val="l"/>
        <c:majorGridlines>
          <c:spPr>
            <a:ln>
              <a:solidFill>
                <a:schemeClr val="bg1">
                  <a:lumMod val="50000"/>
                  <a:alpha val="23000"/>
                </a:schemeClr>
              </a:solidFill>
            </a:ln>
          </c:spPr>
        </c:majorGridlines>
        <c:numFmt formatCode="General" sourceLinked="1"/>
        <c:majorTickMark val="none"/>
        <c:minorTickMark val="none"/>
        <c:tickLblPos val="nextTo"/>
        <c:spPr>
          <a:ln>
            <a:solidFill>
              <a:schemeClr val="bg1">
                <a:lumMod val="75000"/>
                <a:alpha val="50000"/>
              </a:schemeClr>
            </a:solidFill>
          </a:ln>
        </c:spPr>
        <c:crossAx val="779647688"/>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40" b="0" i="0" u="none" strike="noStrike" kern="1200" baseline="0">
                <a:solidFill>
                  <a:sysClr val="windowText" lastClr="000000"/>
                </a:solidFill>
                <a:latin typeface="MADE Evolve Sans" pitchFamily="50" charset="0"/>
                <a:ea typeface="+mn-ea"/>
                <a:cs typeface="+mn-cs"/>
              </a:defRPr>
            </a:pPr>
            <a:r>
              <a:rPr lang="es-PY" sz="800" b="0"/>
              <a:t>ÍNDICE NSF</a:t>
            </a:r>
            <a:r>
              <a:rPr lang="es-PY" sz="800" b="0" baseline="0"/>
              <a:t> </a:t>
            </a:r>
            <a:r>
              <a:rPr lang="es-PY" sz="800" b="0"/>
              <a:t>Y </a:t>
            </a:r>
            <a:r>
              <a:rPr lang="es-PY" sz="800">
                <a:effectLst/>
              </a:rPr>
              <a:t>CUMPLIMIENTO DE RESOLUCIÓN 222/02</a:t>
            </a:r>
            <a:r>
              <a:rPr lang="es-PY" sz="800" b="0"/>
              <a:t>- FW 205-TR</a:t>
            </a:r>
            <a:endParaRPr lang="es-ES" sz="800" b="0"/>
          </a:p>
        </c:rich>
      </c:tx>
      <c:layout>
        <c:manualLayout>
          <c:xMode val="edge"/>
          <c:yMode val="edge"/>
          <c:x val="0.23566244912814172"/>
          <c:y val="2.3752886406588614E-2"/>
        </c:manualLayout>
      </c:layout>
      <c:overlay val="0"/>
    </c:title>
    <c:autoTitleDeleted val="0"/>
    <c:plotArea>
      <c:layout>
        <c:manualLayout>
          <c:layoutTarget val="inner"/>
          <c:xMode val="edge"/>
          <c:yMode val="edge"/>
          <c:x val="0.11590585928195743"/>
          <c:y val="0.12312872619335383"/>
          <c:w val="0.86109254861660811"/>
          <c:h val="0.68904534743376056"/>
        </c:manualLayout>
      </c:layout>
      <c:barChart>
        <c:barDir val="col"/>
        <c:grouping val="clustered"/>
        <c:varyColors val="0"/>
        <c:ser>
          <c:idx val="0"/>
          <c:order val="0"/>
          <c:tx>
            <c:strRef>
              <c:f>Hoja1!$C$1</c:f>
              <c:strCache>
                <c:ptCount val="1"/>
                <c:pt idx="0">
                  <c:v>NSF</c:v>
                </c:pt>
              </c:strCache>
            </c:strRef>
          </c:tx>
          <c:spPr>
            <a:solidFill>
              <a:srgbClr val="F8F32B"/>
            </a:solidFill>
            <a:ln w="12700">
              <a:solidFill>
                <a:schemeClr val="tx1"/>
              </a:solidFill>
            </a:ln>
          </c:spPr>
          <c:invertIfNegative val="0"/>
          <c:dPt>
            <c:idx val="0"/>
            <c:invertIfNegative val="0"/>
            <c:bubble3D val="0"/>
            <c:extLst>
              <c:ext xmlns:c16="http://schemas.microsoft.com/office/drawing/2014/chart" uri="{C3380CC4-5D6E-409C-BE32-E72D297353CC}">
                <c16:uniqueId val="{00000000-8C80-4934-9A0F-5F9109640A8F}"/>
              </c:ext>
            </c:extLst>
          </c:dPt>
          <c:dPt>
            <c:idx val="1"/>
            <c:invertIfNegative val="0"/>
            <c:bubble3D val="0"/>
            <c:extLst>
              <c:ext xmlns:c16="http://schemas.microsoft.com/office/drawing/2014/chart" uri="{C3380CC4-5D6E-409C-BE32-E72D297353CC}">
                <c16:uniqueId val="{00000001-8C80-4934-9A0F-5F9109640A8F}"/>
              </c:ext>
            </c:extLst>
          </c:dPt>
          <c:dPt>
            <c:idx val="2"/>
            <c:invertIfNegative val="0"/>
            <c:bubble3D val="0"/>
            <c:extLst>
              <c:ext xmlns:c16="http://schemas.microsoft.com/office/drawing/2014/chart" uri="{C3380CC4-5D6E-409C-BE32-E72D297353CC}">
                <c16:uniqueId val="{00000002-8C80-4934-9A0F-5F9109640A8F}"/>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Hoja1!$C$2:$C$4</c:f>
              <c:numCache>
                <c:formatCode>General</c:formatCode>
                <c:ptCount val="3"/>
                <c:pt idx="0">
                  <c:v>54.64</c:v>
                </c:pt>
              </c:numCache>
            </c:numRef>
          </c:val>
          <c:extLst>
            <c:ext xmlns:c16="http://schemas.microsoft.com/office/drawing/2014/chart" uri="{C3380CC4-5D6E-409C-BE32-E72D297353CC}">
              <c16:uniqueId val="{00000003-8C80-4934-9A0F-5F9109640A8F}"/>
            </c:ext>
          </c:extLst>
        </c:ser>
        <c:ser>
          <c:idx val="1"/>
          <c:order val="1"/>
          <c:tx>
            <c:strRef>
              <c:f>Hoja1!$D$1</c:f>
              <c:strCache>
                <c:ptCount val="1"/>
                <c:pt idx="0">
                  <c:v>RES 222/02</c:v>
                </c:pt>
              </c:strCache>
            </c:strRef>
          </c:tx>
          <c:spPr>
            <a:solidFill>
              <a:schemeClr val="bg1">
                <a:lumMod val="95000"/>
              </a:schemeClr>
            </a:solidFill>
            <a:ln w="12700">
              <a:solidFill>
                <a:schemeClr val="tx1"/>
              </a:solidFill>
            </a:ln>
          </c:spPr>
          <c:invertIfNegative val="0"/>
          <c:dPt>
            <c:idx val="0"/>
            <c:invertIfNegative val="0"/>
            <c:bubble3D val="0"/>
            <c:extLst>
              <c:ext xmlns:c16="http://schemas.microsoft.com/office/drawing/2014/chart" uri="{C3380CC4-5D6E-409C-BE32-E72D297353CC}">
                <c16:uniqueId val="{00000004-8C80-4934-9A0F-5F9109640A8F}"/>
              </c:ext>
            </c:extLst>
          </c:dPt>
          <c:dPt>
            <c:idx val="1"/>
            <c:invertIfNegative val="0"/>
            <c:bubble3D val="0"/>
            <c:extLst>
              <c:ext xmlns:c16="http://schemas.microsoft.com/office/drawing/2014/chart" uri="{C3380CC4-5D6E-409C-BE32-E72D297353CC}">
                <c16:uniqueId val="{00000005-8C80-4934-9A0F-5F9109640A8F}"/>
              </c:ext>
            </c:extLst>
          </c:dPt>
          <c:dPt>
            <c:idx val="2"/>
            <c:invertIfNegative val="0"/>
            <c:bubble3D val="0"/>
            <c:extLst>
              <c:ext xmlns:c16="http://schemas.microsoft.com/office/drawing/2014/chart" uri="{C3380CC4-5D6E-409C-BE32-E72D297353CC}">
                <c16:uniqueId val="{00000006-8C80-4934-9A0F-5F9109640A8F}"/>
              </c:ext>
            </c:extLst>
          </c:dPt>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Hoja1!$B$2:$B$4</c:f>
              <c:strCache>
                <c:ptCount val="3"/>
                <c:pt idx="0">
                  <c:v>RS 21</c:v>
                </c:pt>
                <c:pt idx="1">
                  <c:v>DS 21</c:v>
                </c:pt>
                <c:pt idx="2">
                  <c:v>RS 22</c:v>
                </c:pt>
              </c:strCache>
            </c:strRef>
          </c:cat>
          <c:val>
            <c:numRef>
              <c:f>Hoja1!$D$2:$D$4</c:f>
              <c:numCache>
                <c:formatCode>General</c:formatCode>
                <c:ptCount val="3"/>
                <c:pt idx="0" formatCode="0.0">
                  <c:v>77.8</c:v>
                </c:pt>
              </c:numCache>
            </c:numRef>
          </c:val>
          <c:extLst>
            <c:ext xmlns:c16="http://schemas.microsoft.com/office/drawing/2014/chart" uri="{C3380CC4-5D6E-409C-BE32-E72D297353CC}">
              <c16:uniqueId val="{00000007-8C80-4934-9A0F-5F9109640A8F}"/>
            </c:ext>
          </c:extLst>
        </c:ser>
        <c:dLbls>
          <c:showLegendKey val="0"/>
          <c:showVal val="0"/>
          <c:showCatName val="0"/>
          <c:showSerName val="0"/>
          <c:showPercent val="0"/>
          <c:showBubbleSize val="0"/>
        </c:dLbls>
        <c:gapWidth val="150"/>
        <c:axId val="741691960"/>
        <c:axId val="741693136"/>
      </c:barChart>
      <c:catAx>
        <c:axId val="74169196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741693136"/>
        <c:crosses val="autoZero"/>
        <c:auto val="1"/>
        <c:lblAlgn val="ctr"/>
        <c:lblOffset val="100"/>
        <c:noMultiLvlLbl val="0"/>
      </c:catAx>
      <c:valAx>
        <c:axId val="741693136"/>
        <c:scaling>
          <c:orientation val="minMax"/>
          <c:max val="100"/>
        </c:scaling>
        <c:delete val="0"/>
        <c:axPos val="l"/>
        <c:majorGridlines>
          <c:spPr>
            <a:ln>
              <a:solidFill>
                <a:schemeClr val="bg1">
                  <a:lumMod val="50000"/>
                  <a:alpha val="23000"/>
                </a:schemeClr>
              </a:solidFill>
            </a:ln>
          </c:spPr>
        </c:majorGridlines>
        <c:numFmt formatCode="General" sourceLinked="1"/>
        <c:majorTickMark val="none"/>
        <c:minorTickMark val="none"/>
        <c:tickLblPos val="nextTo"/>
        <c:spPr>
          <a:ln>
            <a:solidFill>
              <a:schemeClr val="bg1">
                <a:lumMod val="75000"/>
                <a:alpha val="50000"/>
              </a:schemeClr>
            </a:solidFill>
          </a:ln>
        </c:spPr>
        <c:crossAx val="741691960"/>
        <c:crosses val="autoZero"/>
        <c:crossBetween val="between"/>
      </c:valAx>
      <c:dTable>
        <c:showHorzBorder val="1"/>
        <c:showVertBorder val="1"/>
        <c:showOutline val="1"/>
        <c:showKeys val="0"/>
      </c:dTable>
    </c:plotArea>
    <c:plotVisOnly val="1"/>
    <c:dispBlanksAs val="gap"/>
    <c:showDLblsOverMax val="0"/>
  </c:chart>
  <c:txPr>
    <a:bodyPr/>
    <a:lstStyle/>
    <a:p>
      <a:pPr>
        <a:defRPr sz="700">
          <a:latin typeface="MADE Evolve Sans" pitchFamily="50" charset="0"/>
        </a:defRPr>
      </a:pPr>
      <a:endParaRPr lang="es-PY"/>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ersonalizado 1">
      <a:majorFont>
        <a:latin typeface="MADE Evolve Sans"/>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23D70-FE51-4EF4-90BE-AA64A5D14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16376</TotalTime>
  <Pages>76</Pages>
  <Words>20514</Words>
  <Characters>112829</Characters>
  <Application>Microsoft Office Word</Application>
  <DocSecurity>0</DocSecurity>
  <Lines>940</Lines>
  <Paragraphs>266</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133077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365 Pro Plus</cp:lastModifiedBy>
  <cp:revision>142</cp:revision>
  <cp:lastPrinted>2021-12-20T20:46:00Z</cp:lastPrinted>
  <dcterms:created xsi:type="dcterms:W3CDTF">2021-04-20T19:38:00Z</dcterms:created>
  <dcterms:modified xsi:type="dcterms:W3CDTF">2022-08-04T02:00:00Z</dcterms:modified>
</cp:coreProperties>
</file>